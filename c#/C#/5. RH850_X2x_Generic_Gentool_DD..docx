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2964" w:rsidRPr="006D3C18" w:rsidRDefault="00932964" w:rsidP="00932964">
      <w:pPr>
        <w:pStyle w:val="Header"/>
        <w:rPr>
          <w:rFonts w:cs="Arial"/>
          <w:sz w:val="24"/>
          <w:szCs w:val="28"/>
        </w:rPr>
      </w:pPr>
      <w:r w:rsidRPr="006D3C18">
        <w:rPr>
          <w:rFonts w:cs="Arial"/>
          <w:noProof/>
          <w:lang w:eastAsia="en-US"/>
        </w:rPr>
        <w:drawing>
          <wp:inline distT="0" distB="0" distL="0" distR="0">
            <wp:extent cx="1752600" cy="18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80975"/>
                    </a:xfrm>
                    <a:prstGeom prst="rect">
                      <a:avLst/>
                    </a:prstGeom>
                    <a:noFill/>
                    <a:ln>
                      <a:noFill/>
                    </a:ln>
                  </pic:spPr>
                </pic:pic>
              </a:graphicData>
            </a:graphic>
          </wp:inline>
        </w:drawing>
      </w:r>
    </w:p>
    <w:p w:rsidR="00932964" w:rsidRPr="006D3C18" w:rsidRDefault="00932964" w:rsidP="00932964">
      <w:pPr>
        <w:pStyle w:val="Header"/>
        <w:jc w:val="right"/>
        <w:rPr>
          <w:rFonts w:cs="Arial"/>
          <w:sz w:val="28"/>
          <w:szCs w:val="28"/>
        </w:rPr>
      </w:pPr>
      <w:r w:rsidRPr="006D3C18">
        <w:rPr>
          <w:rFonts w:cs="Arial"/>
          <w:sz w:val="24"/>
          <w:szCs w:val="28"/>
        </w:rPr>
        <w:t>Ver.1.0.</w:t>
      </w:r>
      <w:r w:rsidR="004920BF">
        <w:rPr>
          <w:rFonts w:cs="Arial"/>
          <w:sz w:val="24"/>
          <w:szCs w:val="28"/>
        </w:rPr>
        <w:t>0</w:t>
      </w:r>
    </w:p>
    <w:tbl>
      <w:tblPr>
        <w:tblpPr w:leftFromText="142" w:rightFromText="142" w:vertAnchor="text" w:horzAnchor="margin" w:tblpY="388"/>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771"/>
        <w:gridCol w:w="4001"/>
        <w:gridCol w:w="1440"/>
        <w:gridCol w:w="1290"/>
        <w:gridCol w:w="901"/>
      </w:tblGrid>
      <w:tr w:rsidR="00932964" w:rsidRPr="006D3C18" w:rsidTr="008D1CFA">
        <w:trPr>
          <w:cantSplit/>
          <w:trHeight w:val="429"/>
        </w:trPr>
        <w:tc>
          <w:tcPr>
            <w:tcW w:w="3255" w:type="pct"/>
            <w:gridSpan w:val="2"/>
            <w:tcBorders>
              <w:top w:val="nil"/>
              <w:left w:val="nil"/>
              <w:right w:val="single" w:sz="12" w:space="0" w:color="auto"/>
            </w:tcBorders>
            <w:vAlign w:val="center"/>
          </w:tcPr>
          <w:p w:rsidR="00932964" w:rsidRPr="006D3C18" w:rsidRDefault="00932964" w:rsidP="00EA73D2">
            <w:pPr>
              <w:rPr>
                <w:rFonts w:eastAsia="MS PGothic" w:cs="Arial"/>
                <w:sz w:val="22"/>
                <w:szCs w:val="21"/>
              </w:rPr>
            </w:pPr>
          </w:p>
        </w:tc>
        <w:tc>
          <w:tcPr>
            <w:tcW w:w="1745" w:type="pct"/>
            <w:gridSpan w:val="3"/>
            <w:tcBorders>
              <w:top w:val="single" w:sz="12" w:space="0" w:color="auto"/>
              <w:left w:val="single" w:sz="12" w:space="0" w:color="auto"/>
              <w:right w:val="single" w:sz="12" w:space="0" w:color="auto"/>
            </w:tcBorders>
            <w:vAlign w:val="center"/>
          </w:tcPr>
          <w:p w:rsidR="00932964" w:rsidRPr="006D3C18" w:rsidRDefault="0028079D" w:rsidP="00EA73D2">
            <w:pPr>
              <w:jc w:val="center"/>
              <w:rPr>
                <w:rFonts w:eastAsia="MS PGothic" w:cs="Arial"/>
                <w:sz w:val="18"/>
                <w:szCs w:val="18"/>
              </w:rPr>
            </w:pPr>
            <w:r w:rsidRPr="0028079D">
              <w:rPr>
                <w:rFonts w:eastAsia="MS PGothic" w:cs="Arial"/>
                <w:szCs w:val="18"/>
              </w:rPr>
              <w:t>D-RHA-235086</w:t>
            </w:r>
          </w:p>
        </w:tc>
      </w:tr>
      <w:tr w:rsidR="00932964" w:rsidRPr="006D3C18" w:rsidTr="008D1CFA">
        <w:trPr>
          <w:cantSplit/>
          <w:trHeight w:val="429"/>
        </w:trPr>
        <w:tc>
          <w:tcPr>
            <w:tcW w:w="1332" w:type="pct"/>
            <w:tcBorders>
              <w:top w:val="single" w:sz="12" w:space="0" w:color="auto"/>
              <w:left w:val="single" w:sz="12" w:space="0" w:color="auto"/>
            </w:tcBorders>
            <w:vAlign w:val="center"/>
          </w:tcPr>
          <w:p w:rsidR="00932964" w:rsidRPr="006D3C18" w:rsidRDefault="00932964" w:rsidP="00EA73D2">
            <w:pPr>
              <w:ind w:right="180"/>
              <w:rPr>
                <w:rFonts w:cs="Arial"/>
                <w:szCs w:val="20"/>
              </w:rPr>
            </w:pPr>
            <w:r w:rsidRPr="006D3C18">
              <w:rPr>
                <w:rFonts w:cs="Arial"/>
                <w:szCs w:val="20"/>
              </w:rPr>
              <w:t>Deliver to</w:t>
            </w:r>
          </w:p>
        </w:tc>
        <w:tc>
          <w:tcPr>
            <w:tcW w:w="1923" w:type="pct"/>
            <w:vMerge w:val="restart"/>
            <w:tcBorders>
              <w:top w:val="single" w:sz="12" w:space="0" w:color="auto"/>
            </w:tcBorders>
            <w:vAlign w:val="center"/>
          </w:tcPr>
          <w:p w:rsidR="00932964" w:rsidRPr="006D3C18" w:rsidRDefault="00932964" w:rsidP="00EA73D2">
            <w:pPr>
              <w:jc w:val="center"/>
              <w:rPr>
                <w:rFonts w:cs="Arial"/>
                <w:szCs w:val="20"/>
              </w:rPr>
            </w:pPr>
            <w:r w:rsidRPr="006D3C18">
              <w:rPr>
                <w:rFonts w:cs="Arial"/>
                <w:szCs w:val="20"/>
              </w:rPr>
              <w:t>Generic Generation Tool AUTOSAR R</w:t>
            </w:r>
            <w:r w:rsidR="007E516A">
              <w:rPr>
                <w:rFonts w:cs="Arial"/>
                <w:szCs w:val="20"/>
              </w:rPr>
              <w:t>4.0</w:t>
            </w:r>
            <w:r w:rsidR="00BA620B">
              <w:rPr>
                <w:rFonts w:cs="Arial"/>
                <w:szCs w:val="20"/>
              </w:rPr>
              <w:t>.3</w:t>
            </w:r>
            <w:r w:rsidR="00B0438D">
              <w:rPr>
                <w:rFonts w:cs="Arial"/>
                <w:szCs w:val="20"/>
              </w:rPr>
              <w:t xml:space="preserve"> and R</w:t>
            </w:r>
            <w:r w:rsidR="007E516A">
              <w:rPr>
                <w:rFonts w:cs="Arial"/>
                <w:szCs w:val="20"/>
              </w:rPr>
              <w:t>4.2</w:t>
            </w:r>
            <w:r w:rsidR="00BA620B">
              <w:rPr>
                <w:rFonts w:cs="Arial"/>
                <w:szCs w:val="20"/>
              </w:rPr>
              <w:t>.2</w:t>
            </w:r>
          </w:p>
          <w:p w:rsidR="00932964" w:rsidRPr="006D3C18" w:rsidRDefault="00932964" w:rsidP="00EA73D2">
            <w:pPr>
              <w:jc w:val="center"/>
              <w:rPr>
                <w:rFonts w:cs="Arial"/>
                <w:szCs w:val="20"/>
              </w:rPr>
            </w:pPr>
            <w:r w:rsidRPr="006D3C18">
              <w:rPr>
                <w:rFonts w:cs="Arial"/>
                <w:szCs w:val="20"/>
              </w:rPr>
              <w:t>Software Detail Design Document</w:t>
            </w:r>
          </w:p>
        </w:tc>
        <w:tc>
          <w:tcPr>
            <w:tcW w:w="1745" w:type="pct"/>
            <w:gridSpan w:val="3"/>
            <w:tcBorders>
              <w:top w:val="single" w:sz="4" w:space="0" w:color="auto"/>
              <w:right w:val="single" w:sz="12" w:space="0" w:color="auto"/>
            </w:tcBorders>
            <w:vAlign w:val="center"/>
          </w:tcPr>
          <w:p w:rsidR="00932964" w:rsidRPr="006D3C18" w:rsidRDefault="003F6135" w:rsidP="00B466CD">
            <w:pPr>
              <w:jc w:val="center"/>
              <w:rPr>
                <w:rFonts w:eastAsia="MS PGothic" w:cs="Arial"/>
                <w:szCs w:val="18"/>
              </w:rPr>
            </w:pPr>
            <w:ins w:id="0" w:author="Pham Minh Tu" w:date="2020-01-03T14:45:00Z">
              <w:r>
                <w:rPr>
                  <w:rFonts w:eastAsia="MS PGothic" w:cs="Arial"/>
                  <w:szCs w:val="18"/>
                </w:rPr>
                <w:t>03</w:t>
              </w:r>
            </w:ins>
            <w:del w:id="1" w:author="Pham Minh Tu" w:date="2020-01-03T14:45:00Z">
              <w:r w:rsidR="00861DD0" w:rsidDel="003F6135">
                <w:rPr>
                  <w:rFonts w:eastAsia="MS PGothic" w:cs="Arial"/>
                  <w:szCs w:val="18"/>
                </w:rPr>
                <w:delText>12</w:delText>
              </w:r>
            </w:del>
            <w:r w:rsidR="00B0438D">
              <w:rPr>
                <w:rFonts w:eastAsia="MS PGothic" w:cs="Arial"/>
                <w:szCs w:val="18"/>
              </w:rPr>
              <w:t>/</w:t>
            </w:r>
            <w:ins w:id="2" w:author="Pham Minh Tu" w:date="2020-01-03T14:45:00Z">
              <w:r>
                <w:rPr>
                  <w:rFonts w:eastAsia="MS PGothic" w:cs="Arial"/>
                  <w:szCs w:val="18"/>
                </w:rPr>
                <w:t>01</w:t>
              </w:r>
            </w:ins>
            <w:del w:id="3" w:author="Pham Minh Tu" w:date="2020-01-03T14:45:00Z">
              <w:r w:rsidR="008F71C1" w:rsidDel="003F6135">
                <w:rPr>
                  <w:rFonts w:eastAsia="MS PGothic" w:cs="Arial"/>
                  <w:szCs w:val="18"/>
                </w:rPr>
                <w:delText>11</w:delText>
              </w:r>
            </w:del>
            <w:r w:rsidR="004920BF">
              <w:rPr>
                <w:rFonts w:eastAsia="MS PGothic" w:cs="Arial"/>
                <w:szCs w:val="18"/>
              </w:rPr>
              <w:t>/</w:t>
            </w:r>
            <w:ins w:id="4" w:author="Pham Minh Tu" w:date="2020-01-03T14:45:00Z">
              <w:r>
                <w:rPr>
                  <w:rFonts w:eastAsia="MS PGothic" w:cs="Arial"/>
                  <w:szCs w:val="18"/>
                </w:rPr>
                <w:t>20</w:t>
              </w:r>
            </w:ins>
            <w:del w:id="5" w:author="Pham Minh Tu" w:date="2020-01-03T14:45:00Z">
              <w:r w:rsidR="004920BF" w:rsidDel="003F6135">
                <w:rPr>
                  <w:rFonts w:eastAsia="MS PGothic" w:cs="Arial"/>
                  <w:szCs w:val="18"/>
                </w:rPr>
                <w:delText>19</w:delText>
              </w:r>
            </w:del>
          </w:p>
        </w:tc>
      </w:tr>
      <w:tr w:rsidR="00932964" w:rsidRPr="006D3C18" w:rsidTr="008D1CFA">
        <w:trPr>
          <w:cantSplit/>
          <w:trHeight w:val="1183"/>
        </w:trPr>
        <w:tc>
          <w:tcPr>
            <w:tcW w:w="1332" w:type="pct"/>
            <w:vMerge w:val="restart"/>
            <w:tcBorders>
              <w:left w:val="single" w:sz="12" w:space="0" w:color="auto"/>
            </w:tcBorders>
          </w:tcPr>
          <w:p w:rsidR="00932964" w:rsidRDefault="00932964" w:rsidP="00EA73D2">
            <w:pPr>
              <w:rPr>
                <w:rFonts w:eastAsia="MS PGothic" w:cs="Arial"/>
                <w:sz w:val="18"/>
                <w:szCs w:val="18"/>
              </w:rPr>
            </w:pPr>
          </w:p>
          <w:p w:rsidR="000B4C51" w:rsidRPr="000B4C51" w:rsidRDefault="000B4C51" w:rsidP="000B4C51">
            <w:pPr>
              <w:rPr>
                <w:rFonts w:eastAsia="MS PGothic" w:cs="Arial"/>
                <w:sz w:val="18"/>
                <w:szCs w:val="18"/>
              </w:rPr>
            </w:pPr>
            <w:r w:rsidRPr="000B4C51">
              <w:rPr>
                <w:rFonts w:eastAsia="MS PGothic" w:cs="Arial"/>
                <w:sz w:val="18"/>
                <w:szCs w:val="18"/>
              </w:rPr>
              <w:t>RVC/QA</w:t>
            </w:r>
          </w:p>
          <w:p w:rsidR="000B4C51" w:rsidRPr="000B4C51" w:rsidRDefault="000B4C51" w:rsidP="000B4C51">
            <w:pPr>
              <w:rPr>
                <w:rFonts w:eastAsia="MS PGothic" w:cs="Arial"/>
                <w:sz w:val="18"/>
                <w:szCs w:val="18"/>
              </w:rPr>
            </w:pPr>
            <w:r w:rsidRPr="000B4C51">
              <w:rPr>
                <w:rFonts w:eastAsia="MS PGothic" w:cs="Arial"/>
                <w:sz w:val="18"/>
                <w:szCs w:val="18"/>
              </w:rPr>
              <w:t>RVC/PQA</w:t>
            </w:r>
          </w:p>
          <w:p w:rsidR="000B4C51" w:rsidRPr="006D3C18" w:rsidRDefault="000B4C51" w:rsidP="000B4C51">
            <w:pPr>
              <w:rPr>
                <w:rFonts w:eastAsia="MS PGothic" w:cs="Arial"/>
                <w:sz w:val="18"/>
                <w:szCs w:val="18"/>
              </w:rPr>
            </w:pPr>
            <w:r w:rsidRPr="000B4C51">
              <w:rPr>
                <w:rFonts w:eastAsia="MS PGothic" w:cs="Arial"/>
                <w:sz w:val="18"/>
                <w:szCs w:val="18"/>
              </w:rPr>
              <w:t>RVC/PM, PL</w:t>
            </w:r>
          </w:p>
        </w:tc>
        <w:tc>
          <w:tcPr>
            <w:tcW w:w="1923" w:type="pct"/>
            <w:vMerge/>
          </w:tcPr>
          <w:p w:rsidR="00932964" w:rsidRPr="006D3C18" w:rsidRDefault="00932964" w:rsidP="00EA73D2">
            <w:pPr>
              <w:rPr>
                <w:rFonts w:eastAsia="MS PGothic" w:cs="Arial"/>
                <w:sz w:val="18"/>
                <w:szCs w:val="18"/>
              </w:rPr>
            </w:pPr>
          </w:p>
        </w:tc>
        <w:tc>
          <w:tcPr>
            <w:tcW w:w="1745" w:type="pct"/>
            <w:gridSpan w:val="3"/>
            <w:tcBorders>
              <w:right w:val="single" w:sz="12" w:space="0" w:color="auto"/>
            </w:tcBorders>
            <w:vAlign w:val="center"/>
          </w:tcPr>
          <w:p w:rsidR="00647BE3" w:rsidRPr="00863FD5" w:rsidRDefault="00647BE3" w:rsidP="00647BE3">
            <w:pPr>
              <w:rPr>
                <w:rFonts w:eastAsia="MS PGothic" w:cs="Arial"/>
                <w:sz w:val="18"/>
                <w:szCs w:val="18"/>
              </w:rPr>
            </w:pPr>
            <w:r w:rsidRPr="00863FD5">
              <w:rPr>
                <w:rFonts w:eastAsia="MS PGothic" w:cs="Arial"/>
                <w:sz w:val="18"/>
                <w:szCs w:val="18"/>
              </w:rPr>
              <w:t>Renesas Design Vietnam Co., Ltd.</w:t>
            </w:r>
          </w:p>
          <w:p w:rsidR="00647BE3" w:rsidRPr="00863FD5" w:rsidRDefault="00647BE3" w:rsidP="00647BE3">
            <w:pPr>
              <w:rPr>
                <w:rFonts w:eastAsia="MS PGothic" w:cs="Arial"/>
                <w:sz w:val="18"/>
                <w:szCs w:val="18"/>
              </w:rPr>
            </w:pPr>
            <w:r w:rsidRPr="00863FD5">
              <w:rPr>
                <w:rFonts w:eastAsia="MS PGothic" w:cs="Arial"/>
                <w:sz w:val="18"/>
                <w:szCs w:val="18"/>
              </w:rPr>
              <w:t>Software Engineering Division</w:t>
            </w:r>
          </w:p>
          <w:p w:rsidR="00932964" w:rsidRPr="006D3C18" w:rsidRDefault="00647BE3" w:rsidP="00647BE3">
            <w:pPr>
              <w:rPr>
                <w:rFonts w:eastAsia="MS PGothic" w:cs="Arial"/>
                <w:sz w:val="18"/>
                <w:szCs w:val="18"/>
              </w:rPr>
            </w:pPr>
            <w:r w:rsidRPr="00863FD5">
              <w:rPr>
                <w:rFonts w:eastAsia="MS PGothic" w:cs="Arial"/>
                <w:sz w:val="18"/>
                <w:szCs w:val="18"/>
              </w:rPr>
              <w:t>Software Engineering Department</w:t>
            </w:r>
          </w:p>
        </w:tc>
      </w:tr>
      <w:tr w:rsidR="00932964" w:rsidRPr="006D3C18" w:rsidTr="008D1CFA">
        <w:trPr>
          <w:cantSplit/>
          <w:trHeight w:val="277"/>
        </w:trPr>
        <w:tc>
          <w:tcPr>
            <w:tcW w:w="1332" w:type="pct"/>
            <w:vMerge/>
            <w:tcBorders>
              <w:left w:val="single" w:sz="12" w:space="0" w:color="auto"/>
            </w:tcBorders>
          </w:tcPr>
          <w:p w:rsidR="00932964" w:rsidRPr="006D3C18" w:rsidRDefault="00932964" w:rsidP="00EA73D2">
            <w:pPr>
              <w:rPr>
                <w:rFonts w:eastAsia="MS PGothic" w:cs="Arial"/>
                <w:sz w:val="18"/>
                <w:szCs w:val="18"/>
              </w:rPr>
            </w:pPr>
          </w:p>
        </w:tc>
        <w:tc>
          <w:tcPr>
            <w:tcW w:w="1923" w:type="pct"/>
            <w:vMerge/>
          </w:tcPr>
          <w:p w:rsidR="00932964" w:rsidRPr="006D3C18" w:rsidRDefault="00932964" w:rsidP="00EA73D2">
            <w:pPr>
              <w:rPr>
                <w:rFonts w:eastAsia="MS PGothic" w:cs="Arial"/>
                <w:sz w:val="18"/>
                <w:szCs w:val="18"/>
              </w:rPr>
            </w:pPr>
          </w:p>
        </w:tc>
        <w:tc>
          <w:tcPr>
            <w:tcW w:w="692" w:type="pct"/>
            <w:vAlign w:val="center"/>
          </w:tcPr>
          <w:p w:rsidR="00932964" w:rsidRPr="006D3C18" w:rsidRDefault="00932964" w:rsidP="00EA73D2">
            <w:pPr>
              <w:jc w:val="center"/>
              <w:rPr>
                <w:rFonts w:cs="Arial"/>
                <w:szCs w:val="20"/>
              </w:rPr>
            </w:pPr>
            <w:r w:rsidRPr="006D3C18">
              <w:rPr>
                <w:rFonts w:cs="Arial"/>
                <w:szCs w:val="20"/>
              </w:rPr>
              <w:t>Approved</w:t>
            </w:r>
          </w:p>
        </w:tc>
        <w:tc>
          <w:tcPr>
            <w:tcW w:w="620" w:type="pct"/>
            <w:vAlign w:val="center"/>
          </w:tcPr>
          <w:p w:rsidR="00932964" w:rsidRPr="006D3C18" w:rsidRDefault="00932964" w:rsidP="00EA73D2">
            <w:pPr>
              <w:jc w:val="center"/>
              <w:rPr>
                <w:rFonts w:cs="Arial"/>
                <w:szCs w:val="20"/>
              </w:rPr>
            </w:pPr>
            <w:r w:rsidRPr="006D3C18">
              <w:rPr>
                <w:rFonts w:cs="Arial"/>
                <w:szCs w:val="20"/>
              </w:rPr>
              <w:t>Checked</w:t>
            </w:r>
          </w:p>
        </w:tc>
        <w:tc>
          <w:tcPr>
            <w:tcW w:w="434" w:type="pct"/>
            <w:tcBorders>
              <w:right w:val="single" w:sz="12" w:space="0" w:color="auto"/>
            </w:tcBorders>
            <w:vAlign w:val="center"/>
          </w:tcPr>
          <w:p w:rsidR="00932964" w:rsidRPr="006D3C18" w:rsidRDefault="00932964" w:rsidP="00EA73D2">
            <w:pPr>
              <w:jc w:val="center"/>
              <w:rPr>
                <w:rFonts w:cs="Arial"/>
                <w:szCs w:val="20"/>
              </w:rPr>
            </w:pPr>
            <w:r w:rsidRPr="006D3C18">
              <w:rPr>
                <w:rFonts w:cs="Arial"/>
                <w:szCs w:val="20"/>
              </w:rPr>
              <w:t>Issued</w:t>
            </w:r>
          </w:p>
        </w:tc>
      </w:tr>
      <w:tr w:rsidR="008D1CFA" w:rsidRPr="006D3C18" w:rsidTr="008D1CFA">
        <w:trPr>
          <w:cantSplit/>
          <w:trHeight w:val="850"/>
        </w:trPr>
        <w:tc>
          <w:tcPr>
            <w:tcW w:w="1332" w:type="pct"/>
            <w:vMerge/>
            <w:tcBorders>
              <w:left w:val="single" w:sz="12" w:space="0" w:color="auto"/>
              <w:bottom w:val="single" w:sz="12" w:space="0" w:color="auto"/>
            </w:tcBorders>
          </w:tcPr>
          <w:p w:rsidR="008D1CFA" w:rsidRPr="006D3C18" w:rsidRDefault="008D1CFA" w:rsidP="008D1CFA">
            <w:pPr>
              <w:rPr>
                <w:rFonts w:eastAsia="MS PGothic" w:cs="Arial"/>
                <w:sz w:val="18"/>
                <w:szCs w:val="18"/>
              </w:rPr>
            </w:pPr>
          </w:p>
        </w:tc>
        <w:tc>
          <w:tcPr>
            <w:tcW w:w="1923" w:type="pct"/>
            <w:vMerge/>
            <w:tcBorders>
              <w:bottom w:val="single" w:sz="12" w:space="0" w:color="auto"/>
            </w:tcBorders>
          </w:tcPr>
          <w:p w:rsidR="008D1CFA" w:rsidRPr="006D3C18" w:rsidRDefault="008D1CFA" w:rsidP="008D1CFA">
            <w:pPr>
              <w:rPr>
                <w:rFonts w:eastAsia="MS PGothic" w:cs="Arial"/>
                <w:sz w:val="18"/>
                <w:szCs w:val="18"/>
              </w:rPr>
            </w:pPr>
          </w:p>
        </w:tc>
        <w:tc>
          <w:tcPr>
            <w:tcW w:w="692" w:type="pct"/>
            <w:tcBorders>
              <w:bottom w:val="single" w:sz="12" w:space="0" w:color="auto"/>
            </w:tcBorders>
            <w:vAlign w:val="center"/>
          </w:tcPr>
          <w:p w:rsidR="008D1CFA" w:rsidRDefault="008D1CFA" w:rsidP="008D1CFA">
            <w:pPr>
              <w:jc w:val="center"/>
              <w:rPr>
                <w:rFonts w:eastAsia="MS PGothic" w:cs="Arial"/>
                <w:sz w:val="18"/>
                <w:szCs w:val="18"/>
              </w:rPr>
            </w:pPr>
            <w:r>
              <w:rPr>
                <w:rFonts w:eastAsia="MS PGothic" w:cs="Arial"/>
                <w:sz w:val="18"/>
                <w:szCs w:val="18"/>
              </w:rPr>
              <w:t>Phuong Nguyen</w:t>
            </w:r>
          </w:p>
        </w:tc>
        <w:tc>
          <w:tcPr>
            <w:tcW w:w="620" w:type="pct"/>
            <w:tcBorders>
              <w:bottom w:val="single" w:sz="12" w:space="0" w:color="auto"/>
            </w:tcBorders>
            <w:vAlign w:val="center"/>
          </w:tcPr>
          <w:p w:rsidR="008D1CFA" w:rsidRDefault="008D1CFA" w:rsidP="008D1CFA">
            <w:pPr>
              <w:jc w:val="center"/>
              <w:rPr>
                <w:rFonts w:eastAsia="MS PGothic" w:cs="Arial"/>
                <w:sz w:val="18"/>
                <w:szCs w:val="18"/>
              </w:rPr>
            </w:pPr>
            <w:del w:id="6" w:author="Pham Minh Tu" w:date="2020-01-03T14:45:00Z">
              <w:r w:rsidDel="003F6135">
                <w:rPr>
                  <w:rFonts w:eastAsia="MS PGothic" w:cs="Arial"/>
                  <w:sz w:val="18"/>
                  <w:szCs w:val="18"/>
                </w:rPr>
                <w:delText>Trung Ngo</w:delText>
              </w:r>
            </w:del>
            <w:ins w:id="7" w:author="Pham Minh Tu" w:date="2020-01-03T14:45:00Z">
              <w:r w:rsidR="003F6135">
                <w:rPr>
                  <w:rFonts w:eastAsia="MS PGothic" w:cs="Arial"/>
                  <w:sz w:val="18"/>
                  <w:szCs w:val="18"/>
                </w:rPr>
                <w:t>Khanh Tran</w:t>
              </w:r>
            </w:ins>
          </w:p>
        </w:tc>
        <w:tc>
          <w:tcPr>
            <w:tcW w:w="434" w:type="pct"/>
            <w:tcBorders>
              <w:bottom w:val="single" w:sz="12" w:space="0" w:color="auto"/>
              <w:right w:val="single" w:sz="12" w:space="0" w:color="auto"/>
            </w:tcBorders>
            <w:vAlign w:val="center"/>
          </w:tcPr>
          <w:p w:rsidR="008D1CFA" w:rsidRPr="006D3C18" w:rsidRDefault="008D1CFA" w:rsidP="008D1CFA">
            <w:pPr>
              <w:jc w:val="center"/>
              <w:rPr>
                <w:rFonts w:eastAsia="SimSun" w:cs="Arial"/>
                <w:sz w:val="18"/>
                <w:szCs w:val="18"/>
                <w:lang w:eastAsia="zh-CN"/>
              </w:rPr>
            </w:pPr>
            <w:r>
              <w:rPr>
                <w:rFonts w:eastAsia="SimSun" w:cs="Arial"/>
                <w:sz w:val="18"/>
                <w:szCs w:val="18"/>
                <w:lang w:eastAsia="zh-CN"/>
              </w:rPr>
              <w:t>TuPham</w:t>
            </w:r>
          </w:p>
        </w:tc>
      </w:tr>
    </w:tbl>
    <w:p w:rsidR="00932964" w:rsidRPr="006D3C18" w:rsidRDefault="00932964" w:rsidP="00932964">
      <w:pPr>
        <w:rPr>
          <w:rFonts w:cs="Arial"/>
        </w:rPr>
      </w:pPr>
    </w:p>
    <w:p w:rsidR="00932964" w:rsidRPr="006D3C18" w:rsidRDefault="00932964" w:rsidP="00932964">
      <w:pPr>
        <w:rPr>
          <w:rFonts w:cs="Arial"/>
        </w:rPr>
        <w:sectPr w:rsidR="00932964" w:rsidRPr="006D3C18">
          <w:headerReference w:type="even" r:id="rId9"/>
          <w:footerReference w:type="even" r:id="rId10"/>
          <w:footerReference w:type="default" r:id="rId11"/>
          <w:headerReference w:type="first" r:id="rId12"/>
          <w:footerReference w:type="first" r:id="rId13"/>
          <w:pgSz w:w="11907" w:h="16840" w:code="9"/>
          <w:pgMar w:top="851" w:right="851" w:bottom="902" w:left="851" w:header="709" w:footer="709" w:gutter="0"/>
          <w:cols w:space="708"/>
          <w:titlePg/>
          <w:docGrid w:linePitch="360"/>
        </w:sectPr>
      </w:pPr>
    </w:p>
    <w:p w:rsidR="00932964" w:rsidRPr="006D3C18" w:rsidRDefault="00932964" w:rsidP="00932964">
      <w:pPr>
        <w:pStyle w:val="Heading2withoutTOC"/>
        <w:tabs>
          <w:tab w:val="center" w:pos="4156"/>
          <w:tab w:val="left" w:pos="6113"/>
        </w:tabs>
        <w:rPr>
          <w:rFonts w:cs="Arial"/>
        </w:rPr>
      </w:pPr>
      <w:r w:rsidRPr="006D3C18">
        <w:rPr>
          <w:rFonts w:cs="Arial"/>
        </w:rPr>
        <w:lastRenderedPageBreak/>
        <w:t>Table of contents</w:t>
      </w:r>
    </w:p>
    <w:p w:rsidR="004C2FB8" w:rsidRDefault="00932964">
      <w:pPr>
        <w:pStyle w:val="TOC1"/>
        <w:rPr>
          <w:ins w:id="8" w:author="Pham Minh Tu" w:date="2020-01-06T16:01:00Z"/>
          <w:rFonts w:asciiTheme="minorHAnsi" w:eastAsiaTheme="minorEastAsia" w:hAnsiTheme="minorHAnsi" w:cstheme="minorBidi"/>
          <w:b w:val="0"/>
          <w:noProof/>
          <w:sz w:val="22"/>
          <w:szCs w:val="22"/>
          <w:lang w:eastAsia="en-US"/>
        </w:rPr>
      </w:pPr>
      <w:r w:rsidRPr="006D3C18">
        <w:rPr>
          <w:rFonts w:cs="Arial"/>
        </w:rPr>
        <w:fldChar w:fldCharType="begin"/>
      </w:r>
      <w:r w:rsidRPr="006D3C18">
        <w:rPr>
          <w:rFonts w:cs="Arial"/>
        </w:rPr>
        <w:instrText xml:space="preserve"> TOC \o "1-3" \h \z \u </w:instrText>
      </w:r>
      <w:r w:rsidRPr="006D3C18">
        <w:rPr>
          <w:rFonts w:cs="Arial"/>
        </w:rPr>
        <w:fldChar w:fldCharType="separate"/>
      </w:r>
      <w:ins w:id="9" w:author="Pham Minh Tu" w:date="2020-01-06T16:01:00Z">
        <w:r w:rsidR="004C2FB8" w:rsidRPr="00932A83">
          <w:rPr>
            <w:rStyle w:val="Hyperlink"/>
            <w:noProof/>
          </w:rPr>
          <w:fldChar w:fldCharType="begin"/>
        </w:r>
        <w:r w:rsidR="004C2FB8" w:rsidRPr="00932A83">
          <w:rPr>
            <w:rStyle w:val="Hyperlink"/>
            <w:noProof/>
          </w:rPr>
          <w:instrText xml:space="preserve"> </w:instrText>
        </w:r>
        <w:r w:rsidR="004C2FB8">
          <w:rPr>
            <w:noProof/>
          </w:rPr>
          <w:instrText>HYPERLINK \l "_Toc29218925"</w:instrText>
        </w:r>
        <w:r w:rsidR="004C2FB8" w:rsidRPr="00932A83">
          <w:rPr>
            <w:rStyle w:val="Hyperlink"/>
            <w:noProof/>
          </w:rPr>
          <w:instrText xml:space="preserve"> </w:instrText>
        </w:r>
        <w:r w:rsidR="004C2FB8" w:rsidRPr="00932A83">
          <w:rPr>
            <w:rStyle w:val="Hyperlink"/>
            <w:noProof/>
          </w:rPr>
        </w:r>
        <w:r w:rsidR="004C2FB8" w:rsidRPr="00932A83">
          <w:rPr>
            <w:rStyle w:val="Hyperlink"/>
            <w:noProof/>
          </w:rPr>
          <w:fldChar w:fldCharType="separate"/>
        </w:r>
        <w:r w:rsidR="004C2FB8" w:rsidRPr="00932A83">
          <w:rPr>
            <w:rStyle w:val="Hyperlink"/>
            <w:noProof/>
          </w:rPr>
          <w:t>Chapter 0 - Preface</w:t>
        </w:r>
        <w:r w:rsidR="004C2FB8">
          <w:rPr>
            <w:noProof/>
            <w:webHidden/>
          </w:rPr>
          <w:tab/>
        </w:r>
        <w:r w:rsidR="004C2FB8">
          <w:rPr>
            <w:noProof/>
            <w:webHidden/>
          </w:rPr>
          <w:fldChar w:fldCharType="begin"/>
        </w:r>
        <w:r w:rsidR="004C2FB8">
          <w:rPr>
            <w:noProof/>
            <w:webHidden/>
          </w:rPr>
          <w:instrText xml:space="preserve"> PAGEREF _Toc29218925 \h </w:instrText>
        </w:r>
        <w:r w:rsidR="004C2FB8">
          <w:rPr>
            <w:noProof/>
            <w:webHidden/>
          </w:rPr>
        </w:r>
      </w:ins>
      <w:r w:rsidR="004C2FB8">
        <w:rPr>
          <w:noProof/>
          <w:webHidden/>
        </w:rPr>
        <w:fldChar w:fldCharType="separate"/>
      </w:r>
      <w:ins w:id="10" w:author="Pham Minh Tu" w:date="2020-01-06T16:01:00Z">
        <w:r w:rsidR="004C2FB8">
          <w:rPr>
            <w:noProof/>
            <w:webHidden/>
          </w:rPr>
          <w:t>6</w:t>
        </w:r>
        <w:r w:rsidR="004C2FB8">
          <w:rPr>
            <w:noProof/>
            <w:webHidden/>
          </w:rPr>
          <w:fldChar w:fldCharType="end"/>
        </w:r>
        <w:r w:rsidR="004C2FB8" w:rsidRPr="00932A83">
          <w:rPr>
            <w:rStyle w:val="Hyperlink"/>
            <w:noProof/>
          </w:rPr>
          <w:fldChar w:fldCharType="end"/>
        </w:r>
      </w:ins>
    </w:p>
    <w:p w:rsidR="004C2FB8" w:rsidRDefault="004C2FB8">
      <w:pPr>
        <w:pStyle w:val="TOC2"/>
        <w:tabs>
          <w:tab w:val="right" w:leader="dot" w:pos="8297"/>
        </w:tabs>
        <w:rPr>
          <w:ins w:id="11" w:author="Pham Minh Tu" w:date="2020-01-06T16:01:00Z"/>
          <w:rFonts w:asciiTheme="minorHAnsi" w:eastAsiaTheme="minorEastAsia" w:hAnsiTheme="minorHAnsi" w:cstheme="minorBidi"/>
          <w:b w:val="0"/>
          <w:noProof/>
          <w:sz w:val="22"/>
          <w:szCs w:val="22"/>
          <w:lang w:eastAsia="en-US"/>
        </w:rPr>
      </w:pPr>
      <w:ins w:id="1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"_Toc29218926"</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0.1</w:t>
        </w:r>
        <w:r>
          <w:rPr>
            <w:rFonts w:asciiTheme="minorHAnsi" w:eastAsiaTheme="minorEastAsia" w:hAnsiTheme="minorHAnsi" w:cstheme="minorBidi"/>
            <w:b w:val="0"/>
            <w:noProof/>
            <w:sz w:val="22"/>
            <w:szCs w:val="22"/>
            <w:lang w:eastAsia="en-US"/>
          </w:rPr>
          <w:tab/>
        </w:r>
        <w:r w:rsidRPr="00932A83">
          <w:rPr>
            <w:rStyle w:val="Hyperlink"/>
            <w:noProof/>
          </w:rPr>
          <w:t>Manual conventions</w:t>
        </w:r>
        <w:r>
          <w:rPr>
            <w:noProof/>
            <w:webHidden/>
          </w:rPr>
          <w:tab/>
        </w:r>
        <w:r>
          <w:rPr>
            <w:noProof/>
            <w:webHidden/>
          </w:rPr>
          <w:fldChar w:fldCharType="begin"/>
        </w:r>
        <w:r>
          <w:rPr>
            <w:noProof/>
            <w:webHidden/>
          </w:rPr>
          <w:instrText xml:space="preserve"> PAGEREF _Toc29218926 \h </w:instrText>
        </w:r>
        <w:r>
          <w:rPr>
            <w:noProof/>
            <w:webHidden/>
          </w:rPr>
        </w:r>
      </w:ins>
      <w:r>
        <w:rPr>
          <w:noProof/>
          <w:webHidden/>
        </w:rPr>
        <w:fldChar w:fldCharType="separate"/>
      </w:r>
      <w:ins w:id="13" w:author="Pham Minh Tu" w:date="2020-01-06T16:01:00Z">
        <w:r>
          <w:rPr>
            <w:noProof/>
            <w:webHidden/>
          </w:rPr>
          <w:t>6</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14" w:author="Pham Minh Tu" w:date="2020-01-06T16:01:00Z"/>
          <w:rFonts w:asciiTheme="minorHAnsi" w:eastAsiaTheme="minorEastAsia" w:hAnsiTheme="minorHAnsi" w:cstheme="minorBidi"/>
          <w:b w:val="0"/>
          <w:noProof/>
          <w:sz w:val="22"/>
          <w:szCs w:val="22"/>
          <w:lang w:eastAsia="en-US"/>
        </w:rPr>
      </w:pPr>
      <w:ins w:id="15"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"_Toc29218927"</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0.2</w:t>
        </w:r>
        <w:r>
          <w:rPr>
            <w:rFonts w:asciiTheme="minorHAnsi" w:eastAsiaTheme="minorEastAsia" w:hAnsiTheme="minorHAnsi" w:cstheme="minorBidi"/>
            <w:b w:val="0"/>
            <w:noProof/>
            <w:sz w:val="22"/>
            <w:szCs w:val="22"/>
            <w:lang w:eastAsia="en-US"/>
          </w:rPr>
          <w:tab/>
        </w:r>
        <w:r w:rsidRPr="00932A83">
          <w:rPr>
            <w:rStyle w:val="Hyperlink"/>
            <w:noProof/>
          </w:rPr>
          <w:t>Related documents</w:t>
        </w:r>
        <w:r>
          <w:rPr>
            <w:noProof/>
            <w:webHidden/>
          </w:rPr>
          <w:tab/>
        </w:r>
        <w:r>
          <w:rPr>
            <w:noProof/>
            <w:webHidden/>
          </w:rPr>
          <w:fldChar w:fldCharType="begin"/>
        </w:r>
        <w:r>
          <w:rPr>
            <w:noProof/>
            <w:webHidden/>
          </w:rPr>
          <w:instrText xml:space="preserve"> PAGEREF _Toc29218927 \h </w:instrText>
        </w:r>
        <w:r>
          <w:rPr>
            <w:noProof/>
            <w:webHidden/>
          </w:rPr>
        </w:r>
      </w:ins>
      <w:r>
        <w:rPr>
          <w:noProof/>
          <w:webHidden/>
        </w:rPr>
        <w:fldChar w:fldCharType="separate"/>
      </w:r>
      <w:ins w:id="16" w:author="Pham Minh Tu" w:date="2020-01-06T16:01:00Z">
        <w:r>
          <w:rPr>
            <w:noProof/>
            <w:webHidden/>
          </w:rPr>
          <w:t>6</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17" w:author="Pham Minh Tu" w:date="2020-01-06T16:01:00Z"/>
          <w:rFonts w:asciiTheme="minorHAnsi" w:eastAsiaTheme="minorEastAsia" w:hAnsiTheme="minorHAnsi" w:cstheme="minorBidi"/>
          <w:b w:val="0"/>
          <w:noProof/>
          <w:sz w:val="22"/>
          <w:szCs w:val="22"/>
          <w:lang w:eastAsia="en-US"/>
        </w:rPr>
      </w:pPr>
      <w:ins w:id="18"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"_Toc29218928"</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0.3</w:t>
        </w:r>
        <w:r>
          <w:rPr>
            <w:rFonts w:asciiTheme="minorHAnsi" w:eastAsiaTheme="minorEastAsia" w:hAnsiTheme="minorHAnsi" w:cstheme="minorBidi"/>
            <w:b w:val="0"/>
            <w:noProof/>
            <w:sz w:val="22"/>
            <w:szCs w:val="22"/>
            <w:lang w:eastAsia="en-US"/>
          </w:rPr>
          <w:tab/>
        </w:r>
        <w:r w:rsidRPr="00932A83">
          <w:rPr>
            <w:rStyle w:val="Hyperlink"/>
            <w:noProof/>
          </w:rPr>
          <w:t>How to read this document</w:t>
        </w:r>
        <w:r>
          <w:rPr>
            <w:noProof/>
            <w:webHidden/>
          </w:rPr>
          <w:tab/>
        </w:r>
        <w:r>
          <w:rPr>
            <w:noProof/>
            <w:webHidden/>
          </w:rPr>
          <w:fldChar w:fldCharType="begin"/>
        </w:r>
        <w:r>
          <w:rPr>
            <w:noProof/>
            <w:webHidden/>
          </w:rPr>
          <w:instrText xml:space="preserve"> PAGEREF _Toc29218928 \h </w:instrText>
        </w:r>
        <w:r>
          <w:rPr>
            <w:noProof/>
            <w:webHidden/>
          </w:rPr>
        </w:r>
      </w:ins>
      <w:r>
        <w:rPr>
          <w:noProof/>
          <w:webHidden/>
        </w:rPr>
        <w:fldChar w:fldCharType="separate"/>
      </w:r>
      <w:ins w:id="19" w:author="Pham Minh Tu" w:date="2020-01-06T16:01:00Z">
        <w:r>
          <w:rPr>
            <w:noProof/>
            <w:webHidden/>
          </w:rPr>
          <w:t>6</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20" w:author="Pham Minh Tu" w:date="2020-01-06T16:01:00Z"/>
          <w:rFonts w:asciiTheme="minorHAnsi" w:eastAsiaTheme="minorEastAsia" w:hAnsiTheme="minorHAnsi" w:cstheme="minorBidi"/>
          <w:b w:val="0"/>
          <w:noProof/>
          <w:sz w:val="22"/>
          <w:szCs w:val="22"/>
          <w:lang w:eastAsia="en-US"/>
        </w:rPr>
      </w:pPr>
      <w:ins w:id="21"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"_Toc29218929"</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0.4</w:t>
        </w:r>
        <w:r>
          <w:rPr>
            <w:rFonts w:asciiTheme="minorHAnsi" w:eastAsiaTheme="minorEastAsia" w:hAnsiTheme="minorHAnsi" w:cstheme="minorBidi"/>
            <w:b w:val="0"/>
            <w:noProof/>
            <w:sz w:val="22"/>
            <w:szCs w:val="22"/>
            <w:lang w:eastAsia="en-US"/>
          </w:rPr>
          <w:tab/>
        </w:r>
        <w:r w:rsidRPr="00932A83">
          <w:rPr>
            <w:rStyle w:val="Hyperlink"/>
            <w:noProof/>
          </w:rPr>
          <w:t>Abbreviations &amp; Acronyms</w:t>
        </w:r>
        <w:r>
          <w:rPr>
            <w:noProof/>
            <w:webHidden/>
          </w:rPr>
          <w:tab/>
        </w:r>
        <w:r>
          <w:rPr>
            <w:noProof/>
            <w:webHidden/>
          </w:rPr>
          <w:fldChar w:fldCharType="begin"/>
        </w:r>
        <w:r>
          <w:rPr>
            <w:noProof/>
            <w:webHidden/>
          </w:rPr>
          <w:instrText xml:space="preserve"> PAGEREF _Toc29218929 \h </w:instrText>
        </w:r>
        <w:r>
          <w:rPr>
            <w:noProof/>
            <w:webHidden/>
          </w:rPr>
        </w:r>
      </w:ins>
      <w:r>
        <w:rPr>
          <w:noProof/>
          <w:webHidden/>
        </w:rPr>
        <w:fldChar w:fldCharType="separate"/>
      </w:r>
      <w:ins w:id="22" w:author="Pham Minh Tu" w:date="2020-01-06T16:01:00Z">
        <w:r>
          <w:rPr>
            <w:noProof/>
            <w:webHidden/>
          </w:rPr>
          <w:t>7</w:t>
        </w:r>
        <w:r>
          <w:rPr>
            <w:noProof/>
            <w:webHidden/>
          </w:rPr>
          <w:fldChar w:fldCharType="end"/>
        </w:r>
        <w:r w:rsidRPr="00932A83">
          <w:rPr>
            <w:rStyle w:val="Hyperlink"/>
            <w:noProof/>
          </w:rPr>
          <w:fldChar w:fldCharType="end"/>
        </w:r>
      </w:ins>
    </w:p>
    <w:p w:rsidR="004C2FB8" w:rsidRDefault="004C2FB8">
      <w:pPr>
        <w:pStyle w:val="TOC1"/>
        <w:rPr>
          <w:ins w:id="23" w:author="Pham Minh Tu" w:date="2020-01-06T16:01:00Z"/>
          <w:rFonts w:asciiTheme="minorHAnsi" w:eastAsiaTheme="minorEastAsia" w:hAnsiTheme="minorHAnsi" w:cstheme="minorBidi"/>
          <w:b w:val="0"/>
          <w:noProof/>
          <w:sz w:val="22"/>
          <w:szCs w:val="22"/>
          <w:lang w:eastAsia="en-US"/>
        </w:rPr>
      </w:pPr>
      <w:ins w:id="24"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"_Toc29218930"</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Chapter 1 - Introduction</w:t>
        </w:r>
        <w:r>
          <w:rPr>
            <w:noProof/>
            <w:webHidden/>
          </w:rPr>
          <w:tab/>
        </w:r>
        <w:r>
          <w:rPr>
            <w:noProof/>
            <w:webHidden/>
          </w:rPr>
          <w:fldChar w:fldCharType="begin"/>
        </w:r>
        <w:r>
          <w:rPr>
            <w:noProof/>
            <w:webHidden/>
          </w:rPr>
          <w:instrText xml:space="preserve"> PAGEREF _Toc29218930 \h </w:instrText>
        </w:r>
        <w:r>
          <w:rPr>
            <w:noProof/>
            <w:webHidden/>
          </w:rPr>
        </w:r>
      </w:ins>
      <w:r>
        <w:rPr>
          <w:noProof/>
          <w:webHidden/>
        </w:rPr>
        <w:fldChar w:fldCharType="separate"/>
      </w:r>
      <w:ins w:id="25" w:author="Pham Minh Tu" w:date="2020-01-06T16:01:00Z">
        <w:r>
          <w:rPr>
            <w:noProof/>
            <w:webHidden/>
          </w:rPr>
          <w:t>8</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26" w:author="Pham Minh Tu" w:date="2020-01-06T16:01:00Z"/>
          <w:rFonts w:asciiTheme="minorHAnsi" w:eastAsiaTheme="minorEastAsia" w:hAnsiTheme="minorHAnsi" w:cstheme="minorBidi"/>
          <w:b w:val="0"/>
          <w:noProof/>
          <w:sz w:val="22"/>
          <w:szCs w:val="22"/>
          <w:lang w:eastAsia="en-US"/>
        </w:rPr>
      </w:pPr>
      <w:ins w:id="27"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"_Toc29218931"</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1.1</w:t>
        </w:r>
        <w:r>
          <w:rPr>
            <w:rFonts w:asciiTheme="minorHAnsi" w:eastAsiaTheme="minorEastAsia" w:hAnsiTheme="minorHAnsi" w:cstheme="minorBidi"/>
            <w:b w:val="0"/>
            <w:noProof/>
            <w:sz w:val="22"/>
            <w:szCs w:val="22"/>
            <w:lang w:eastAsia="en-US"/>
          </w:rPr>
          <w:tab/>
        </w:r>
        <w:r w:rsidRPr="00932A83">
          <w:rPr>
            <w:rStyle w:val="Hyperlink"/>
            <w:noProof/>
          </w:rPr>
          <w:t>Scope</w:t>
        </w:r>
        <w:r>
          <w:rPr>
            <w:noProof/>
            <w:webHidden/>
          </w:rPr>
          <w:tab/>
        </w:r>
        <w:r>
          <w:rPr>
            <w:noProof/>
            <w:webHidden/>
          </w:rPr>
          <w:fldChar w:fldCharType="begin"/>
        </w:r>
        <w:r>
          <w:rPr>
            <w:noProof/>
            <w:webHidden/>
          </w:rPr>
          <w:instrText xml:space="preserve"> PAGEREF _Toc29218931 \h </w:instrText>
        </w:r>
        <w:r>
          <w:rPr>
            <w:noProof/>
            <w:webHidden/>
          </w:rPr>
        </w:r>
      </w:ins>
      <w:r>
        <w:rPr>
          <w:noProof/>
          <w:webHidden/>
        </w:rPr>
        <w:fldChar w:fldCharType="separate"/>
      </w:r>
      <w:ins w:id="28" w:author="Pham Minh Tu" w:date="2020-01-06T16:01:00Z">
        <w:r>
          <w:rPr>
            <w:noProof/>
            <w:webHidden/>
          </w:rPr>
          <w:t>8</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29" w:author="Pham Minh Tu" w:date="2020-01-06T16:01:00Z"/>
          <w:rFonts w:asciiTheme="minorHAnsi" w:eastAsiaTheme="minorEastAsia" w:hAnsiTheme="minorHAnsi" w:cstheme="minorBidi"/>
          <w:b w:val="0"/>
          <w:noProof/>
          <w:sz w:val="22"/>
          <w:szCs w:val="22"/>
          <w:lang w:eastAsia="en-US"/>
        </w:rPr>
      </w:pPr>
      <w:ins w:id="3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"_Toc29218932"</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1.2</w:t>
        </w:r>
        <w:r>
          <w:rPr>
            <w:rFonts w:asciiTheme="minorHAnsi" w:eastAsiaTheme="minorEastAsia" w:hAnsiTheme="minorHAnsi" w:cstheme="minorBidi"/>
            <w:b w:val="0"/>
            <w:noProof/>
            <w:sz w:val="22"/>
            <w:szCs w:val="22"/>
            <w:lang w:eastAsia="en-US"/>
          </w:rPr>
          <w:tab/>
        </w:r>
        <w:r w:rsidRPr="00932A83">
          <w:rPr>
            <w:rStyle w:val="Hyperlink"/>
            <w:noProof/>
          </w:rPr>
          <w:t>Generation Tool Overview</w:t>
        </w:r>
        <w:r>
          <w:rPr>
            <w:noProof/>
            <w:webHidden/>
          </w:rPr>
          <w:tab/>
        </w:r>
        <w:r>
          <w:rPr>
            <w:noProof/>
            <w:webHidden/>
          </w:rPr>
          <w:fldChar w:fldCharType="begin"/>
        </w:r>
        <w:r>
          <w:rPr>
            <w:noProof/>
            <w:webHidden/>
          </w:rPr>
          <w:instrText xml:space="preserve"> PAGEREF _Toc29218932 \h </w:instrText>
        </w:r>
        <w:r>
          <w:rPr>
            <w:noProof/>
            <w:webHidden/>
          </w:rPr>
        </w:r>
      </w:ins>
      <w:r>
        <w:rPr>
          <w:noProof/>
          <w:webHidden/>
        </w:rPr>
        <w:fldChar w:fldCharType="separate"/>
      </w:r>
      <w:ins w:id="31" w:author="Pham Minh Tu" w:date="2020-01-06T16:01:00Z">
        <w:r>
          <w:rPr>
            <w:noProof/>
            <w:webHidden/>
          </w:rPr>
          <w:t>8</w:t>
        </w:r>
        <w:r>
          <w:rPr>
            <w:noProof/>
            <w:webHidden/>
          </w:rPr>
          <w:fldChar w:fldCharType="end"/>
        </w:r>
        <w:r w:rsidRPr="00932A83">
          <w:rPr>
            <w:rStyle w:val="Hyperlink"/>
            <w:noProof/>
          </w:rPr>
          <w:fldChar w:fldCharType="end"/>
        </w:r>
      </w:ins>
    </w:p>
    <w:p w:rsidR="004C2FB8" w:rsidRDefault="004C2FB8">
      <w:pPr>
        <w:pStyle w:val="TOC1"/>
        <w:rPr>
          <w:ins w:id="32" w:author="Pham Minh Tu" w:date="2020-01-06T16:01:00Z"/>
          <w:rFonts w:asciiTheme="minorHAnsi" w:eastAsiaTheme="minorEastAsia" w:hAnsiTheme="minorHAnsi" w:cstheme="minorBidi"/>
          <w:b w:val="0"/>
          <w:noProof/>
          <w:sz w:val="22"/>
          <w:szCs w:val="22"/>
          <w:lang w:eastAsia="en-US"/>
        </w:rPr>
      </w:pPr>
      <w:ins w:id="33"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"_Toc29218933"</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Chapter 2 - Architecture</w:t>
        </w:r>
        <w:r>
          <w:rPr>
            <w:noProof/>
            <w:webHidden/>
          </w:rPr>
          <w:tab/>
        </w:r>
        <w:r>
          <w:rPr>
            <w:noProof/>
            <w:webHidden/>
          </w:rPr>
          <w:fldChar w:fldCharType="begin"/>
        </w:r>
        <w:r>
          <w:rPr>
            <w:noProof/>
            <w:webHidden/>
          </w:rPr>
          <w:instrText xml:space="preserve"> PAGEREF _Toc29218933 \h </w:instrText>
        </w:r>
        <w:r>
          <w:rPr>
            <w:noProof/>
            <w:webHidden/>
          </w:rPr>
        </w:r>
      </w:ins>
      <w:r>
        <w:rPr>
          <w:noProof/>
          <w:webHidden/>
        </w:rPr>
        <w:fldChar w:fldCharType="separate"/>
      </w:r>
      <w:ins w:id="34" w:author="Pham Minh Tu" w:date="2020-01-06T16:01:00Z">
        <w:r>
          <w:rPr>
            <w:noProof/>
            <w:webHidden/>
          </w:rPr>
          <w:t>9</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35" w:author="Pham Minh Tu" w:date="2020-01-06T16:01:00Z"/>
          <w:rFonts w:asciiTheme="minorHAnsi" w:eastAsiaTheme="minorEastAsia" w:hAnsiTheme="minorHAnsi" w:cstheme="minorBidi"/>
          <w:b w:val="0"/>
          <w:noProof/>
          <w:sz w:val="22"/>
          <w:szCs w:val="22"/>
          <w:lang w:eastAsia="en-US"/>
        </w:rPr>
      </w:pPr>
      <w:ins w:id="36"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"_Toc29218934"</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2.1</w:t>
        </w:r>
        <w:r>
          <w:rPr>
            <w:rFonts w:asciiTheme="minorHAnsi" w:eastAsiaTheme="minorEastAsia" w:hAnsiTheme="minorHAnsi" w:cstheme="minorBidi"/>
            <w:b w:val="0"/>
            <w:noProof/>
            <w:sz w:val="22"/>
            <w:szCs w:val="22"/>
            <w:lang w:eastAsia="en-US"/>
          </w:rPr>
          <w:tab/>
        </w:r>
        <w:r w:rsidRPr="00932A83">
          <w:rPr>
            <w:rStyle w:val="Hyperlink"/>
            <w:noProof/>
          </w:rPr>
          <w:t>Overview of Generation Tool Architecture</w:t>
        </w:r>
        <w:r>
          <w:rPr>
            <w:noProof/>
            <w:webHidden/>
          </w:rPr>
          <w:tab/>
        </w:r>
        <w:r>
          <w:rPr>
            <w:noProof/>
            <w:webHidden/>
          </w:rPr>
          <w:fldChar w:fldCharType="begin"/>
        </w:r>
        <w:r>
          <w:rPr>
            <w:noProof/>
            <w:webHidden/>
          </w:rPr>
          <w:instrText xml:space="preserve"> PAGEREF _Toc29218934 \h </w:instrText>
        </w:r>
        <w:r>
          <w:rPr>
            <w:noProof/>
            <w:webHidden/>
          </w:rPr>
        </w:r>
      </w:ins>
      <w:r>
        <w:rPr>
          <w:noProof/>
          <w:webHidden/>
        </w:rPr>
        <w:fldChar w:fldCharType="separate"/>
      </w:r>
      <w:ins w:id="37" w:author="Pham Minh Tu" w:date="2020-01-06T16:01:00Z">
        <w:r>
          <w:rPr>
            <w:noProof/>
            <w:webHidden/>
          </w:rPr>
          <w:t>9</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38" w:author="Pham Minh Tu" w:date="2020-01-06T16:01:00Z"/>
          <w:rFonts w:asciiTheme="minorHAnsi" w:eastAsiaTheme="minorEastAsia" w:hAnsiTheme="minorHAnsi" w:cstheme="minorBidi"/>
          <w:b w:val="0"/>
          <w:noProof/>
          <w:sz w:val="22"/>
          <w:szCs w:val="22"/>
          <w:lang w:eastAsia="en-US"/>
        </w:rPr>
      </w:pPr>
      <w:ins w:id="39"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"_Toc29218935"</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2.2</w:t>
        </w:r>
        <w:r>
          <w:rPr>
            <w:rFonts w:asciiTheme="minorHAnsi" w:eastAsiaTheme="minorEastAsia" w:hAnsiTheme="minorHAnsi" w:cstheme="minorBidi"/>
            <w:b w:val="0"/>
            <w:noProof/>
            <w:sz w:val="22"/>
            <w:szCs w:val="22"/>
            <w:lang w:eastAsia="en-US"/>
          </w:rPr>
          <w:tab/>
        </w:r>
        <w:r w:rsidRPr="00932A83">
          <w:rPr>
            <w:rStyle w:val="Hyperlink"/>
            <w:noProof/>
          </w:rPr>
          <w:t>Dependencies to Other Modules</w:t>
        </w:r>
        <w:r>
          <w:rPr>
            <w:noProof/>
            <w:webHidden/>
          </w:rPr>
          <w:tab/>
        </w:r>
        <w:r>
          <w:rPr>
            <w:noProof/>
            <w:webHidden/>
          </w:rPr>
          <w:fldChar w:fldCharType="begin"/>
        </w:r>
        <w:r>
          <w:rPr>
            <w:noProof/>
            <w:webHidden/>
          </w:rPr>
          <w:instrText xml:space="preserve"> PAGEREF _Toc29218935 \h </w:instrText>
        </w:r>
        <w:r>
          <w:rPr>
            <w:noProof/>
            <w:webHidden/>
          </w:rPr>
        </w:r>
      </w:ins>
      <w:r>
        <w:rPr>
          <w:noProof/>
          <w:webHidden/>
        </w:rPr>
        <w:fldChar w:fldCharType="separate"/>
      </w:r>
      <w:ins w:id="40" w:author="Pham Minh Tu" w:date="2020-01-06T16:01:00Z">
        <w:r>
          <w:rPr>
            <w:noProof/>
            <w:webHidden/>
          </w:rPr>
          <w:t>11</w:t>
        </w:r>
        <w:r>
          <w:rPr>
            <w:noProof/>
            <w:webHidden/>
          </w:rPr>
          <w:fldChar w:fldCharType="end"/>
        </w:r>
        <w:r w:rsidRPr="00932A83">
          <w:rPr>
            <w:rStyle w:val="Hyperlink"/>
            <w:noProof/>
          </w:rPr>
          <w:fldChar w:fldCharType="end"/>
        </w:r>
      </w:ins>
    </w:p>
    <w:p w:rsidR="004C2FB8" w:rsidRDefault="004C2FB8">
      <w:pPr>
        <w:pStyle w:val="TOC1"/>
        <w:rPr>
          <w:ins w:id="41" w:author="Pham Minh Tu" w:date="2020-01-06T16:01:00Z"/>
          <w:rFonts w:asciiTheme="minorHAnsi" w:eastAsiaTheme="minorEastAsia" w:hAnsiTheme="minorHAnsi" w:cstheme="minorBidi"/>
          <w:b w:val="0"/>
          <w:noProof/>
          <w:sz w:val="22"/>
          <w:szCs w:val="22"/>
          <w:lang w:eastAsia="en-US"/>
        </w:rPr>
      </w:pPr>
      <w:ins w:id="4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"_Toc29218936"</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Chapter 3 - Environment</w:t>
        </w:r>
        <w:r>
          <w:rPr>
            <w:noProof/>
            <w:webHidden/>
          </w:rPr>
          <w:tab/>
        </w:r>
        <w:r>
          <w:rPr>
            <w:noProof/>
            <w:webHidden/>
          </w:rPr>
          <w:fldChar w:fldCharType="begin"/>
        </w:r>
        <w:r>
          <w:rPr>
            <w:noProof/>
            <w:webHidden/>
          </w:rPr>
          <w:instrText xml:space="preserve"> PAGEREF _Toc29218936 \h </w:instrText>
        </w:r>
        <w:r>
          <w:rPr>
            <w:noProof/>
            <w:webHidden/>
          </w:rPr>
        </w:r>
      </w:ins>
      <w:r>
        <w:rPr>
          <w:noProof/>
          <w:webHidden/>
        </w:rPr>
        <w:fldChar w:fldCharType="separate"/>
      </w:r>
      <w:ins w:id="43" w:author="Pham Minh Tu" w:date="2020-01-06T16:01:00Z">
        <w:r>
          <w:rPr>
            <w:noProof/>
            <w:webHidden/>
          </w:rPr>
          <w:t>12</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44" w:author="Pham Minh Tu" w:date="2020-01-06T16:01:00Z"/>
          <w:rFonts w:asciiTheme="minorHAnsi" w:eastAsiaTheme="minorEastAsia" w:hAnsiTheme="minorHAnsi" w:cstheme="minorBidi"/>
          <w:b w:val="0"/>
          <w:noProof/>
          <w:sz w:val="22"/>
          <w:szCs w:val="22"/>
          <w:lang w:eastAsia="en-US"/>
        </w:rPr>
      </w:pPr>
      <w:ins w:id="45"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"_Toc29218937"</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3.1</w:t>
        </w:r>
        <w:r>
          <w:rPr>
            <w:rFonts w:asciiTheme="minorHAnsi" w:eastAsiaTheme="minorEastAsia" w:hAnsiTheme="minorHAnsi" w:cstheme="minorBidi"/>
            <w:b w:val="0"/>
            <w:noProof/>
            <w:sz w:val="22"/>
            <w:szCs w:val="22"/>
            <w:lang w:eastAsia="en-US"/>
          </w:rPr>
          <w:tab/>
        </w:r>
        <w:r w:rsidRPr="00932A83">
          <w:rPr>
            <w:rStyle w:val="Hyperlink"/>
            <w:noProof/>
          </w:rPr>
          <w:t>Hardware Requirements</w:t>
        </w:r>
        <w:r>
          <w:rPr>
            <w:noProof/>
            <w:webHidden/>
          </w:rPr>
          <w:tab/>
        </w:r>
        <w:r>
          <w:rPr>
            <w:noProof/>
            <w:webHidden/>
          </w:rPr>
          <w:fldChar w:fldCharType="begin"/>
        </w:r>
        <w:r>
          <w:rPr>
            <w:noProof/>
            <w:webHidden/>
          </w:rPr>
          <w:instrText xml:space="preserve"> PAGEREF _Toc29218937 \h </w:instrText>
        </w:r>
        <w:r>
          <w:rPr>
            <w:noProof/>
            <w:webHidden/>
          </w:rPr>
        </w:r>
      </w:ins>
      <w:r>
        <w:rPr>
          <w:noProof/>
          <w:webHidden/>
        </w:rPr>
        <w:fldChar w:fldCharType="separate"/>
      </w:r>
      <w:ins w:id="46" w:author="Pham Minh Tu" w:date="2020-01-06T16:01:00Z">
        <w:r>
          <w:rPr>
            <w:noProof/>
            <w:webHidden/>
          </w:rPr>
          <w:t>12</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47" w:author="Pham Minh Tu" w:date="2020-01-06T16:01:00Z"/>
          <w:rFonts w:asciiTheme="minorHAnsi" w:eastAsiaTheme="minorEastAsia" w:hAnsiTheme="minorHAnsi" w:cstheme="minorBidi"/>
          <w:b w:val="0"/>
          <w:noProof/>
          <w:sz w:val="22"/>
          <w:szCs w:val="22"/>
          <w:lang w:eastAsia="en-US"/>
        </w:rPr>
      </w:pPr>
      <w:ins w:id="48"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"_Toc29218938"</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3.2</w:t>
        </w:r>
        <w:r>
          <w:rPr>
            <w:rFonts w:asciiTheme="minorHAnsi" w:eastAsiaTheme="minorEastAsia" w:hAnsiTheme="minorHAnsi" w:cstheme="minorBidi"/>
            <w:b w:val="0"/>
            <w:noProof/>
            <w:sz w:val="22"/>
            <w:szCs w:val="22"/>
            <w:lang w:eastAsia="en-US"/>
          </w:rPr>
          <w:tab/>
        </w:r>
        <w:r w:rsidRPr="00932A83">
          <w:rPr>
            <w:rStyle w:val="Hyperlink"/>
            <w:noProof/>
          </w:rPr>
          <w:t>Software Requirements</w:t>
        </w:r>
        <w:r>
          <w:rPr>
            <w:noProof/>
            <w:webHidden/>
          </w:rPr>
          <w:tab/>
        </w:r>
        <w:r>
          <w:rPr>
            <w:noProof/>
            <w:webHidden/>
          </w:rPr>
          <w:fldChar w:fldCharType="begin"/>
        </w:r>
        <w:r>
          <w:rPr>
            <w:noProof/>
            <w:webHidden/>
          </w:rPr>
          <w:instrText xml:space="preserve"> PAGEREF _Toc29218938 \h </w:instrText>
        </w:r>
        <w:r>
          <w:rPr>
            <w:noProof/>
            <w:webHidden/>
          </w:rPr>
        </w:r>
      </w:ins>
      <w:r>
        <w:rPr>
          <w:noProof/>
          <w:webHidden/>
        </w:rPr>
        <w:fldChar w:fldCharType="separate"/>
      </w:r>
      <w:ins w:id="49" w:author="Pham Minh Tu" w:date="2020-01-06T16:01:00Z">
        <w:r>
          <w:rPr>
            <w:noProof/>
            <w:webHidden/>
          </w:rPr>
          <w:t>12</w:t>
        </w:r>
        <w:r>
          <w:rPr>
            <w:noProof/>
            <w:webHidden/>
          </w:rPr>
          <w:fldChar w:fldCharType="end"/>
        </w:r>
        <w:r w:rsidRPr="00932A83">
          <w:rPr>
            <w:rStyle w:val="Hyperlink"/>
            <w:noProof/>
          </w:rPr>
          <w:fldChar w:fldCharType="end"/>
        </w:r>
      </w:ins>
    </w:p>
    <w:p w:rsidR="004C2FB8" w:rsidRDefault="004C2FB8">
      <w:pPr>
        <w:pStyle w:val="TOC1"/>
        <w:rPr>
          <w:ins w:id="50" w:author="Pham Minh Tu" w:date="2020-01-06T16:01:00Z"/>
          <w:rFonts w:asciiTheme="minorHAnsi" w:eastAsiaTheme="minorEastAsia" w:hAnsiTheme="minorHAnsi" w:cstheme="minorBidi"/>
          <w:b w:val="0"/>
          <w:noProof/>
          <w:sz w:val="22"/>
          <w:szCs w:val="22"/>
          <w:lang w:eastAsia="en-US"/>
        </w:rPr>
      </w:pPr>
      <w:ins w:id="51"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"_Toc29218939"</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Chapter 4 - Design</w:t>
        </w:r>
        <w:r>
          <w:rPr>
            <w:noProof/>
            <w:webHidden/>
          </w:rPr>
          <w:tab/>
        </w:r>
        <w:r>
          <w:rPr>
            <w:noProof/>
            <w:webHidden/>
          </w:rPr>
          <w:fldChar w:fldCharType="begin"/>
        </w:r>
        <w:r>
          <w:rPr>
            <w:noProof/>
            <w:webHidden/>
          </w:rPr>
          <w:instrText xml:space="preserve"> PAGEREF _Toc29218939 \h </w:instrText>
        </w:r>
        <w:r>
          <w:rPr>
            <w:noProof/>
            <w:webHidden/>
          </w:rPr>
        </w:r>
      </w:ins>
      <w:r>
        <w:rPr>
          <w:noProof/>
          <w:webHidden/>
        </w:rPr>
        <w:fldChar w:fldCharType="separate"/>
      </w:r>
      <w:ins w:id="52" w:author="Pham Minh Tu" w:date="2020-01-06T16:01:00Z">
        <w:r>
          <w:rPr>
            <w:noProof/>
            <w:webHidden/>
          </w:rPr>
          <w:t>13</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53" w:author="Pham Minh Tu" w:date="2020-01-06T16:01:00Z"/>
          <w:rFonts w:asciiTheme="minorHAnsi" w:eastAsiaTheme="minorEastAsia" w:hAnsiTheme="minorHAnsi" w:cstheme="minorBidi"/>
          <w:b w:val="0"/>
          <w:noProof/>
          <w:sz w:val="22"/>
          <w:szCs w:val="22"/>
          <w:lang w:eastAsia="en-US"/>
        </w:rPr>
      </w:pPr>
      <w:ins w:id="54"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"_Toc29218940"</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4.1</w:t>
        </w:r>
        <w:r>
          <w:rPr>
            <w:rFonts w:asciiTheme="minorHAnsi" w:eastAsiaTheme="minorEastAsia" w:hAnsiTheme="minorHAnsi" w:cstheme="minorBidi"/>
            <w:b w:val="0"/>
            <w:noProof/>
            <w:sz w:val="22"/>
            <w:szCs w:val="22"/>
            <w:lang w:eastAsia="en-US"/>
          </w:rPr>
          <w:tab/>
        </w:r>
        <w:r w:rsidRPr="00932A83">
          <w:rPr>
            <w:rStyle w:val="Hyperlink"/>
            <w:noProof/>
          </w:rPr>
          <w:t>Concept</w:t>
        </w:r>
        <w:r>
          <w:rPr>
            <w:noProof/>
            <w:webHidden/>
          </w:rPr>
          <w:tab/>
        </w:r>
        <w:r>
          <w:rPr>
            <w:noProof/>
            <w:webHidden/>
          </w:rPr>
          <w:fldChar w:fldCharType="begin"/>
        </w:r>
        <w:r>
          <w:rPr>
            <w:noProof/>
            <w:webHidden/>
          </w:rPr>
          <w:instrText xml:space="preserve"> PAGEREF _Toc29218940 \h </w:instrText>
        </w:r>
        <w:r>
          <w:rPr>
            <w:noProof/>
            <w:webHidden/>
          </w:rPr>
        </w:r>
      </w:ins>
      <w:r>
        <w:rPr>
          <w:noProof/>
          <w:webHidden/>
        </w:rPr>
        <w:fldChar w:fldCharType="separate"/>
      </w:r>
      <w:ins w:id="55" w:author="Pham Minh Tu" w:date="2020-01-06T16:01:00Z">
        <w:r>
          <w:rPr>
            <w:noProof/>
            <w:webHidden/>
          </w:rPr>
          <w:t>13</w:t>
        </w:r>
        <w:r>
          <w:rPr>
            <w:noProof/>
            <w:webHidden/>
          </w:rPr>
          <w:fldChar w:fldCharType="end"/>
        </w:r>
        <w:r w:rsidRPr="00932A83">
          <w:rPr>
            <w:rStyle w:val="Hyperlink"/>
            <w:noProof/>
          </w:rPr>
          <w:fldChar w:fldCharType="end"/>
        </w:r>
      </w:ins>
    </w:p>
    <w:p w:rsidR="004C2FB8" w:rsidRDefault="004C2FB8">
      <w:pPr>
        <w:pStyle w:val="TOC3"/>
        <w:rPr>
          <w:ins w:id="56" w:author="Pham Minh Tu" w:date="2020-01-06T16:01:00Z"/>
          <w:rFonts w:asciiTheme="minorHAnsi" w:eastAsiaTheme="minorEastAsia" w:hAnsiTheme="minorHAnsi" w:cstheme="minorBidi"/>
          <w:noProof/>
          <w:sz w:val="22"/>
          <w:szCs w:val="22"/>
          <w:lang w:eastAsia="en-US"/>
        </w:rPr>
      </w:pPr>
      <w:ins w:id="57"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"_Toc29218941"</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4.1.1</w:t>
        </w:r>
        <w:r>
          <w:rPr>
            <w:rFonts w:asciiTheme="minorHAnsi" w:eastAsiaTheme="minorEastAsia" w:hAnsiTheme="minorHAnsi" w:cstheme="minorBidi"/>
            <w:noProof/>
            <w:sz w:val="22"/>
            <w:szCs w:val="22"/>
            <w:lang w:eastAsia="en-US"/>
          </w:rPr>
          <w:tab/>
        </w:r>
        <w:r w:rsidRPr="00932A83">
          <w:rPr>
            <w:rStyle w:val="Hyperlink"/>
            <w:noProof/>
          </w:rPr>
          <w:t>Presentation</w:t>
        </w:r>
        <w:r>
          <w:rPr>
            <w:noProof/>
            <w:webHidden/>
          </w:rPr>
          <w:tab/>
        </w:r>
        <w:r>
          <w:rPr>
            <w:noProof/>
            <w:webHidden/>
          </w:rPr>
          <w:fldChar w:fldCharType="begin"/>
        </w:r>
        <w:r>
          <w:rPr>
            <w:noProof/>
            <w:webHidden/>
          </w:rPr>
          <w:instrText xml:space="preserve"> PAGEREF _Toc29218941 \h </w:instrText>
        </w:r>
        <w:r>
          <w:rPr>
            <w:noProof/>
            <w:webHidden/>
          </w:rPr>
        </w:r>
      </w:ins>
      <w:r>
        <w:rPr>
          <w:noProof/>
          <w:webHidden/>
        </w:rPr>
        <w:fldChar w:fldCharType="separate"/>
      </w:r>
      <w:ins w:id="58" w:author="Pham Minh Tu" w:date="2020-01-06T16:01:00Z">
        <w:r>
          <w:rPr>
            <w:noProof/>
            <w:webHidden/>
          </w:rPr>
          <w:t>15</w:t>
        </w:r>
        <w:r>
          <w:rPr>
            <w:noProof/>
            <w:webHidden/>
          </w:rPr>
          <w:fldChar w:fldCharType="end"/>
        </w:r>
        <w:r w:rsidRPr="00932A83">
          <w:rPr>
            <w:rStyle w:val="Hyperlink"/>
            <w:noProof/>
          </w:rPr>
          <w:fldChar w:fldCharType="end"/>
        </w:r>
      </w:ins>
    </w:p>
    <w:p w:rsidR="004C2FB8" w:rsidRDefault="004C2FB8">
      <w:pPr>
        <w:pStyle w:val="TOC3"/>
        <w:rPr>
          <w:ins w:id="59" w:author="Pham Minh Tu" w:date="2020-01-06T16:01:00Z"/>
          <w:rFonts w:asciiTheme="minorHAnsi" w:eastAsiaTheme="minorEastAsia" w:hAnsiTheme="minorHAnsi" w:cstheme="minorBidi"/>
          <w:noProof/>
          <w:sz w:val="22"/>
          <w:szCs w:val="22"/>
          <w:lang w:eastAsia="en-US"/>
        </w:rPr>
      </w:pPr>
      <w:ins w:id="6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"_Toc29218942"</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4.1.2</w:t>
        </w:r>
        <w:r>
          <w:rPr>
            <w:rFonts w:asciiTheme="minorHAnsi" w:eastAsiaTheme="minorEastAsia" w:hAnsiTheme="minorHAnsi" w:cstheme="minorBidi"/>
            <w:noProof/>
            <w:sz w:val="22"/>
            <w:szCs w:val="22"/>
            <w:lang w:eastAsia="en-US"/>
          </w:rPr>
          <w:tab/>
        </w:r>
        <w:r w:rsidRPr="00932A83">
          <w:rPr>
            <w:rStyle w:val="Hyperlink"/>
            <w:noProof/>
          </w:rPr>
          <w:t>Business</w:t>
        </w:r>
        <w:r>
          <w:rPr>
            <w:noProof/>
            <w:webHidden/>
          </w:rPr>
          <w:tab/>
        </w:r>
        <w:r>
          <w:rPr>
            <w:noProof/>
            <w:webHidden/>
          </w:rPr>
          <w:fldChar w:fldCharType="begin"/>
        </w:r>
        <w:r>
          <w:rPr>
            <w:noProof/>
            <w:webHidden/>
          </w:rPr>
          <w:instrText xml:space="preserve"> PAGEREF _Toc29218942 \h </w:instrText>
        </w:r>
        <w:r>
          <w:rPr>
            <w:noProof/>
            <w:webHidden/>
          </w:rPr>
        </w:r>
      </w:ins>
      <w:r>
        <w:rPr>
          <w:noProof/>
          <w:webHidden/>
        </w:rPr>
        <w:fldChar w:fldCharType="separate"/>
      </w:r>
      <w:ins w:id="61" w:author="Pham Minh Tu" w:date="2020-01-06T16:01:00Z">
        <w:r>
          <w:rPr>
            <w:noProof/>
            <w:webHidden/>
          </w:rPr>
          <w:t>15</w:t>
        </w:r>
        <w:r>
          <w:rPr>
            <w:noProof/>
            <w:webHidden/>
          </w:rPr>
          <w:fldChar w:fldCharType="end"/>
        </w:r>
        <w:r w:rsidRPr="00932A83">
          <w:rPr>
            <w:rStyle w:val="Hyperlink"/>
            <w:noProof/>
          </w:rPr>
          <w:fldChar w:fldCharType="end"/>
        </w:r>
      </w:ins>
    </w:p>
    <w:p w:rsidR="004C2FB8" w:rsidRDefault="004C2FB8">
      <w:pPr>
        <w:pStyle w:val="TOC3"/>
        <w:rPr>
          <w:ins w:id="62" w:author="Pham Minh Tu" w:date="2020-01-06T16:01:00Z"/>
          <w:rFonts w:asciiTheme="minorHAnsi" w:eastAsiaTheme="minorEastAsia" w:hAnsiTheme="minorHAnsi" w:cstheme="minorBidi"/>
          <w:noProof/>
          <w:sz w:val="22"/>
          <w:szCs w:val="22"/>
          <w:lang w:eastAsia="en-US"/>
        </w:rPr>
      </w:pPr>
      <w:ins w:id="63"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"_Toc29218943"</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4.1.3</w:t>
        </w:r>
        <w:r>
          <w:rPr>
            <w:rFonts w:asciiTheme="minorHAnsi" w:eastAsiaTheme="minorEastAsia" w:hAnsiTheme="minorHAnsi" w:cstheme="minorBidi"/>
            <w:noProof/>
            <w:sz w:val="22"/>
            <w:szCs w:val="22"/>
            <w:lang w:eastAsia="en-US"/>
          </w:rPr>
          <w:tab/>
        </w:r>
        <w:r w:rsidRPr="00932A83">
          <w:rPr>
            <w:rStyle w:val="Hyperlink"/>
            <w:noProof/>
          </w:rPr>
          <w:t>Data</w:t>
        </w:r>
        <w:r>
          <w:rPr>
            <w:noProof/>
            <w:webHidden/>
          </w:rPr>
          <w:tab/>
        </w:r>
      </w:ins>
      <w:ins w:id="64" w:author="Pham Minh Tu" w:date="2020-01-06T16:10:00Z">
        <w:r w:rsidR="004E3E81">
          <w:rPr>
            <w:noProof/>
            <w:webHidden/>
          </w:rPr>
          <w:tab/>
        </w:r>
      </w:ins>
      <w:ins w:id="65" w:author="Pham Minh Tu" w:date="2020-01-06T16:01:00Z">
        <w:r>
          <w:rPr>
            <w:noProof/>
            <w:webHidden/>
          </w:rPr>
          <w:fldChar w:fldCharType="begin"/>
        </w:r>
        <w:r>
          <w:rPr>
            <w:noProof/>
            <w:webHidden/>
          </w:rPr>
          <w:instrText xml:space="preserve"> PAGEREF _Toc29218943 \h </w:instrText>
        </w:r>
        <w:r>
          <w:rPr>
            <w:noProof/>
            <w:webHidden/>
          </w:rPr>
        </w:r>
      </w:ins>
      <w:r>
        <w:rPr>
          <w:noProof/>
          <w:webHidden/>
        </w:rPr>
        <w:fldChar w:fldCharType="separate"/>
      </w:r>
      <w:ins w:id="66" w:author="Pham Minh Tu" w:date="2020-01-06T16:01:00Z">
        <w:r>
          <w:rPr>
            <w:noProof/>
            <w:webHidden/>
          </w:rPr>
          <w:t>16</w:t>
        </w:r>
        <w:r>
          <w:rPr>
            <w:noProof/>
            <w:webHidden/>
          </w:rPr>
          <w:fldChar w:fldCharType="end"/>
        </w:r>
        <w:r w:rsidRPr="00932A83">
          <w:rPr>
            <w:rStyle w:val="Hyperlink"/>
            <w:noProof/>
          </w:rPr>
          <w:fldChar w:fldCharType="end"/>
        </w:r>
      </w:ins>
    </w:p>
    <w:p w:rsidR="004C2FB8" w:rsidRDefault="004C2FB8">
      <w:pPr>
        <w:pStyle w:val="TOC3"/>
        <w:rPr>
          <w:ins w:id="67" w:author="Pham Minh Tu" w:date="2020-01-06T16:01:00Z"/>
          <w:rFonts w:asciiTheme="minorHAnsi" w:eastAsiaTheme="minorEastAsia" w:hAnsiTheme="minorHAnsi" w:cstheme="minorBidi"/>
          <w:noProof/>
          <w:sz w:val="22"/>
          <w:szCs w:val="22"/>
          <w:lang w:eastAsia="en-US"/>
        </w:rPr>
      </w:pPr>
      <w:ins w:id="68"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"_Toc29218944"</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4.1.4</w:t>
        </w:r>
        <w:r>
          <w:rPr>
            <w:rFonts w:asciiTheme="minorHAnsi" w:eastAsiaTheme="minorEastAsia" w:hAnsiTheme="minorHAnsi" w:cstheme="minorBidi"/>
            <w:noProof/>
            <w:sz w:val="22"/>
            <w:szCs w:val="22"/>
            <w:lang w:eastAsia="en-US"/>
          </w:rPr>
          <w:tab/>
        </w:r>
        <w:r w:rsidRPr="00932A83">
          <w:rPr>
            <w:rStyle w:val="Hyperlink"/>
            <w:noProof/>
          </w:rPr>
          <w:t>Cross cutting</w:t>
        </w:r>
        <w:r>
          <w:rPr>
            <w:noProof/>
            <w:webHidden/>
          </w:rPr>
          <w:tab/>
        </w:r>
        <w:r>
          <w:rPr>
            <w:noProof/>
            <w:webHidden/>
          </w:rPr>
          <w:fldChar w:fldCharType="begin"/>
        </w:r>
        <w:r>
          <w:rPr>
            <w:noProof/>
            <w:webHidden/>
          </w:rPr>
          <w:instrText xml:space="preserve"> PAGEREF _Toc29218944 \h </w:instrText>
        </w:r>
        <w:r>
          <w:rPr>
            <w:noProof/>
            <w:webHidden/>
          </w:rPr>
        </w:r>
      </w:ins>
      <w:r>
        <w:rPr>
          <w:noProof/>
          <w:webHidden/>
        </w:rPr>
        <w:fldChar w:fldCharType="separate"/>
      </w:r>
      <w:ins w:id="69" w:author="Pham Minh Tu" w:date="2020-01-06T16:01:00Z">
        <w:r>
          <w:rPr>
            <w:noProof/>
            <w:webHidden/>
          </w:rPr>
          <w:t>17</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70" w:author="Pham Minh Tu" w:date="2020-01-06T16:01:00Z"/>
          <w:rFonts w:asciiTheme="minorHAnsi" w:eastAsiaTheme="minorEastAsia" w:hAnsiTheme="minorHAnsi" w:cstheme="minorBidi"/>
          <w:b w:val="0"/>
          <w:noProof/>
          <w:sz w:val="22"/>
          <w:szCs w:val="22"/>
          <w:lang w:eastAsia="en-US"/>
        </w:rPr>
      </w:pPr>
      <w:ins w:id="71"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"_Toc29218945"</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4.2</w:t>
        </w:r>
        <w:r>
          <w:rPr>
            <w:rFonts w:asciiTheme="minorHAnsi" w:eastAsiaTheme="minorEastAsia" w:hAnsiTheme="minorHAnsi" w:cstheme="minorBidi"/>
            <w:b w:val="0"/>
            <w:noProof/>
            <w:sz w:val="22"/>
            <w:szCs w:val="22"/>
            <w:lang w:eastAsia="en-US"/>
          </w:rPr>
          <w:tab/>
        </w:r>
        <w:r w:rsidRPr="00932A83">
          <w:rPr>
            <w:rStyle w:val="Hyperlink"/>
            <w:noProof/>
          </w:rPr>
          <w:t>File structure</w:t>
        </w:r>
        <w:r>
          <w:rPr>
            <w:noProof/>
            <w:webHidden/>
          </w:rPr>
          <w:tab/>
        </w:r>
        <w:r>
          <w:rPr>
            <w:noProof/>
            <w:webHidden/>
          </w:rPr>
          <w:fldChar w:fldCharType="begin"/>
        </w:r>
        <w:r>
          <w:rPr>
            <w:noProof/>
            <w:webHidden/>
          </w:rPr>
          <w:instrText xml:space="preserve"> PAGEREF _Toc29218945 \h </w:instrText>
        </w:r>
        <w:r>
          <w:rPr>
            <w:noProof/>
            <w:webHidden/>
          </w:rPr>
        </w:r>
      </w:ins>
      <w:r>
        <w:rPr>
          <w:noProof/>
          <w:webHidden/>
        </w:rPr>
        <w:fldChar w:fldCharType="separate"/>
      </w:r>
      <w:ins w:id="72" w:author="Pham Minh Tu" w:date="2020-01-06T16:01:00Z">
        <w:r>
          <w:rPr>
            <w:noProof/>
            <w:webHidden/>
          </w:rPr>
          <w:t>18</w:t>
        </w:r>
        <w:r>
          <w:rPr>
            <w:noProof/>
            <w:webHidden/>
          </w:rPr>
          <w:fldChar w:fldCharType="end"/>
        </w:r>
        <w:r w:rsidRPr="00932A83">
          <w:rPr>
            <w:rStyle w:val="Hyperlink"/>
            <w:noProof/>
          </w:rPr>
          <w:fldChar w:fldCharType="end"/>
        </w:r>
      </w:ins>
    </w:p>
    <w:p w:rsidR="004C2FB8" w:rsidRDefault="004C2FB8">
      <w:pPr>
        <w:pStyle w:val="TOC1"/>
        <w:rPr>
          <w:ins w:id="73" w:author="Pham Minh Tu" w:date="2020-01-06T16:01:00Z"/>
          <w:rFonts w:asciiTheme="minorHAnsi" w:eastAsiaTheme="minorEastAsia" w:hAnsiTheme="minorHAnsi" w:cstheme="minorBidi"/>
          <w:b w:val="0"/>
          <w:noProof/>
          <w:sz w:val="22"/>
          <w:szCs w:val="22"/>
          <w:lang w:eastAsia="en-US"/>
        </w:rPr>
      </w:pPr>
      <w:ins w:id="74"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"_Toc29218946"</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Chapter 5 - Class</w:t>
        </w:r>
        <w:r>
          <w:rPr>
            <w:noProof/>
            <w:webHidden/>
          </w:rPr>
          <w:tab/>
        </w:r>
        <w:r>
          <w:rPr>
            <w:noProof/>
            <w:webHidden/>
          </w:rPr>
          <w:fldChar w:fldCharType="begin"/>
        </w:r>
        <w:r>
          <w:rPr>
            <w:noProof/>
            <w:webHidden/>
          </w:rPr>
          <w:instrText xml:space="preserve"> PAGEREF _Toc29218946 \h </w:instrText>
        </w:r>
        <w:r>
          <w:rPr>
            <w:noProof/>
            <w:webHidden/>
          </w:rPr>
        </w:r>
      </w:ins>
      <w:r>
        <w:rPr>
          <w:noProof/>
          <w:webHidden/>
        </w:rPr>
        <w:fldChar w:fldCharType="separate"/>
      </w:r>
      <w:ins w:id="75" w:author="Pham Minh Tu" w:date="2020-01-06T16:01:00Z">
        <w:r>
          <w:rPr>
            <w:noProof/>
            <w:webHidden/>
          </w:rPr>
          <w:t>21</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76" w:author="Pham Minh Tu" w:date="2020-01-06T16:01:00Z"/>
          <w:rFonts w:asciiTheme="minorHAnsi" w:eastAsiaTheme="minorEastAsia" w:hAnsiTheme="minorHAnsi" w:cstheme="minorBidi"/>
          <w:b w:val="0"/>
          <w:noProof/>
          <w:sz w:val="22"/>
          <w:szCs w:val="22"/>
          <w:lang w:eastAsia="en-US"/>
        </w:rPr>
      </w:pPr>
      <w:ins w:id="77"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"_Toc29218947"</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w:t>
        </w:r>
        <w:r>
          <w:rPr>
            <w:rFonts w:asciiTheme="minorHAnsi" w:eastAsiaTheme="minorEastAsia" w:hAnsiTheme="minorHAnsi" w:cstheme="minorBidi"/>
            <w:b w:val="0"/>
            <w:noProof/>
            <w:sz w:val="22"/>
            <w:szCs w:val="22"/>
            <w:lang w:eastAsia="en-US"/>
          </w:rPr>
          <w:tab/>
        </w:r>
        <w:r w:rsidRPr="00932A83">
          <w:rPr>
            <w:rStyle w:val="Hyperlink"/>
            <w:noProof/>
          </w:rPr>
          <w:t>CommandLine</w:t>
        </w:r>
        <w:r>
          <w:rPr>
            <w:noProof/>
            <w:webHidden/>
          </w:rPr>
          <w:tab/>
        </w:r>
        <w:r>
          <w:rPr>
            <w:noProof/>
            <w:webHidden/>
          </w:rPr>
          <w:fldChar w:fldCharType="begin"/>
        </w:r>
        <w:r>
          <w:rPr>
            <w:noProof/>
            <w:webHidden/>
          </w:rPr>
          <w:instrText xml:space="preserve"> PAGEREF _Toc29218947 \h </w:instrText>
        </w:r>
        <w:r>
          <w:rPr>
            <w:noProof/>
            <w:webHidden/>
          </w:rPr>
        </w:r>
      </w:ins>
      <w:r>
        <w:rPr>
          <w:noProof/>
          <w:webHidden/>
        </w:rPr>
        <w:fldChar w:fldCharType="separate"/>
      </w:r>
      <w:ins w:id="78" w:author="Pham Minh Tu" w:date="2020-01-06T16:01:00Z">
        <w:r>
          <w:rPr>
            <w:noProof/>
            <w:webHidden/>
          </w:rPr>
          <w:t>22</w:t>
        </w:r>
        <w:r>
          <w:rPr>
            <w:noProof/>
            <w:webHidden/>
          </w:rPr>
          <w:fldChar w:fldCharType="end"/>
        </w:r>
        <w:r w:rsidRPr="00932A83">
          <w:rPr>
            <w:rStyle w:val="Hyperlink"/>
            <w:noProof/>
          </w:rPr>
          <w:fldChar w:fldCharType="end"/>
        </w:r>
      </w:ins>
    </w:p>
    <w:p w:rsidR="004C2FB8" w:rsidRDefault="004C2FB8">
      <w:pPr>
        <w:pStyle w:val="TOC3"/>
        <w:rPr>
          <w:ins w:id="79" w:author="Pham Minh Tu" w:date="2020-01-06T16:01:00Z"/>
          <w:rFonts w:asciiTheme="minorHAnsi" w:eastAsiaTheme="minorEastAsia" w:hAnsiTheme="minorHAnsi" w:cstheme="minorBidi"/>
          <w:noProof/>
          <w:sz w:val="22"/>
          <w:szCs w:val="22"/>
          <w:lang w:eastAsia="en-US"/>
        </w:rPr>
      </w:pPr>
      <w:ins w:id="8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"_Toc29218948"</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5.1.1</w:t>
        </w:r>
        <w:r>
          <w:rPr>
            <w:rFonts w:asciiTheme="minorHAnsi" w:eastAsiaTheme="minorEastAsia" w:hAnsiTheme="minorHAnsi" w:cstheme="minorBidi"/>
            <w:noProof/>
            <w:sz w:val="22"/>
            <w:szCs w:val="22"/>
            <w:lang w:eastAsia="en-US"/>
          </w:rPr>
          <w:tab/>
        </w:r>
        <w:r w:rsidRPr="00932A83">
          <w:rPr>
            <w:rStyle w:val="Hyperlink"/>
            <w:noProof/>
          </w:rPr>
          <w:t>UML</w:t>
        </w:r>
      </w:ins>
      <w:ins w:id="81" w:author="Pham Minh Tu" w:date="2020-01-06T16:02:00Z">
        <w:r>
          <w:rPr>
            <w:rStyle w:val="Hyperlink"/>
            <w:noProof/>
          </w:rPr>
          <w:tab/>
        </w:r>
      </w:ins>
      <w:ins w:id="82" w:author="Pham Minh Tu" w:date="2020-01-06T16:01:00Z">
        <w:r>
          <w:rPr>
            <w:noProof/>
            <w:webHidden/>
          </w:rPr>
          <w:tab/>
        </w:r>
        <w:r>
          <w:rPr>
            <w:noProof/>
            <w:webHidden/>
          </w:rPr>
          <w:fldChar w:fldCharType="begin"/>
        </w:r>
        <w:r>
          <w:rPr>
            <w:noProof/>
            <w:webHidden/>
          </w:rPr>
          <w:instrText xml:space="preserve"> PAGEREF _Toc29218948 \h </w:instrText>
        </w:r>
        <w:r>
          <w:rPr>
            <w:noProof/>
            <w:webHidden/>
          </w:rPr>
        </w:r>
      </w:ins>
      <w:r>
        <w:rPr>
          <w:noProof/>
          <w:webHidden/>
        </w:rPr>
        <w:fldChar w:fldCharType="separate"/>
      </w:r>
      <w:ins w:id="83" w:author="Pham Minh Tu" w:date="2020-01-06T16:01:00Z">
        <w:r>
          <w:rPr>
            <w:noProof/>
            <w:webHidden/>
          </w:rPr>
          <w:t>22</w:t>
        </w:r>
        <w:r>
          <w:rPr>
            <w:noProof/>
            <w:webHidden/>
          </w:rPr>
          <w:fldChar w:fldCharType="end"/>
        </w:r>
        <w:r w:rsidRPr="00932A83">
          <w:rPr>
            <w:rStyle w:val="Hyperlink"/>
            <w:noProof/>
          </w:rPr>
          <w:fldChar w:fldCharType="end"/>
        </w:r>
      </w:ins>
    </w:p>
    <w:p w:rsidR="004C2FB8" w:rsidRDefault="004C2FB8">
      <w:pPr>
        <w:pStyle w:val="TOC3"/>
        <w:rPr>
          <w:ins w:id="84" w:author="Pham Minh Tu" w:date="2020-01-06T16:01:00Z"/>
          <w:rFonts w:asciiTheme="minorHAnsi" w:eastAsiaTheme="minorEastAsia" w:hAnsiTheme="minorHAnsi" w:cstheme="minorBidi"/>
          <w:noProof/>
          <w:sz w:val="22"/>
          <w:szCs w:val="22"/>
          <w:lang w:eastAsia="en-US"/>
        </w:rPr>
      </w:pPr>
      <w:ins w:id="85"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"_Toc29218949"</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5.1.2</w:t>
        </w:r>
        <w:r>
          <w:rPr>
            <w:rFonts w:asciiTheme="minorHAnsi" w:eastAsiaTheme="minorEastAsia" w:hAnsiTheme="minorHAnsi" w:cstheme="minorBidi"/>
            <w:noProof/>
            <w:sz w:val="22"/>
            <w:szCs w:val="22"/>
            <w:lang w:eastAsia="en-US"/>
          </w:rPr>
          <w:tab/>
        </w:r>
        <w:r w:rsidRPr="00932A83">
          <w:rPr>
            <w:rStyle w:val="Hyperlink"/>
            <w:noProof/>
          </w:rPr>
          <w:t>Renesas::Generator::MCALConfGen::Business::CommandLine::CommandLine</w:t>
        </w:r>
      </w:ins>
      <w:ins w:id="86" w:author="Pham Minh Tu" w:date="2020-01-06T16:02:00Z">
        <w:r>
          <w:rPr>
            <w:rStyle w:val="Hyperlink"/>
            <w:noProof/>
          </w:rPr>
          <w:tab/>
        </w:r>
        <w:r>
          <w:rPr>
            <w:rStyle w:val="Hyperlink"/>
            <w:noProof/>
          </w:rPr>
          <w:tab/>
        </w:r>
      </w:ins>
      <w:ins w:id="87" w:author="Pham Minh Tu" w:date="2020-01-06T16:01:00Z">
        <w:r>
          <w:rPr>
            <w:noProof/>
            <w:webHidden/>
          </w:rPr>
          <w:tab/>
        </w:r>
        <w:r>
          <w:rPr>
            <w:noProof/>
            <w:webHidden/>
          </w:rPr>
          <w:fldChar w:fldCharType="begin"/>
        </w:r>
        <w:r>
          <w:rPr>
            <w:noProof/>
            <w:webHidden/>
          </w:rPr>
          <w:instrText xml:space="preserve"> PAGEREF _Toc29218949 \h </w:instrText>
        </w:r>
        <w:r>
          <w:rPr>
            <w:noProof/>
            <w:webHidden/>
          </w:rPr>
        </w:r>
      </w:ins>
      <w:r>
        <w:rPr>
          <w:noProof/>
          <w:webHidden/>
        </w:rPr>
        <w:fldChar w:fldCharType="separate"/>
      </w:r>
      <w:ins w:id="88" w:author="Pham Minh Tu" w:date="2020-01-06T16:01:00Z">
        <w:r>
          <w:rPr>
            <w:noProof/>
            <w:webHidden/>
          </w:rPr>
          <w:t>22</w:t>
        </w:r>
        <w:r>
          <w:rPr>
            <w:noProof/>
            <w:webHidden/>
          </w:rPr>
          <w:fldChar w:fldCharType="end"/>
        </w:r>
        <w:r w:rsidRPr="00932A83">
          <w:rPr>
            <w:rStyle w:val="Hyperlink"/>
            <w:noProof/>
          </w:rPr>
          <w:fldChar w:fldCharType="end"/>
        </w:r>
      </w:ins>
    </w:p>
    <w:p w:rsidR="004C2FB8" w:rsidRDefault="004C2FB8">
      <w:pPr>
        <w:pStyle w:val="TOC3"/>
        <w:rPr>
          <w:ins w:id="89" w:author="Pham Minh Tu" w:date="2020-01-06T16:01:00Z"/>
          <w:rFonts w:asciiTheme="minorHAnsi" w:eastAsiaTheme="minorEastAsia" w:hAnsiTheme="minorHAnsi" w:cstheme="minorBidi"/>
          <w:noProof/>
          <w:sz w:val="22"/>
          <w:szCs w:val="22"/>
          <w:lang w:eastAsia="en-US"/>
        </w:rPr>
      </w:pPr>
      <w:ins w:id="9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"_Toc29218950"</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5.1.3</w:t>
        </w:r>
        <w:r>
          <w:rPr>
            <w:rFonts w:asciiTheme="minorHAnsi" w:eastAsiaTheme="minorEastAsia" w:hAnsiTheme="minorHAnsi" w:cstheme="minorBidi"/>
            <w:noProof/>
            <w:sz w:val="22"/>
            <w:szCs w:val="22"/>
            <w:lang w:eastAsia="en-US"/>
          </w:rPr>
          <w:tab/>
        </w:r>
        <w:r w:rsidRPr="00932A83">
          <w:rPr>
            <w:rStyle w:val="Hyperlink"/>
            <w:noProof/>
          </w:rPr>
          <w:t>Renesas::Generator::MCALConfGen::Business::CommandLine::CommandLineInput</w:t>
        </w:r>
        <w:r>
          <w:rPr>
            <w:noProof/>
            <w:webHidden/>
          </w:rPr>
          <w:tab/>
        </w:r>
        <w:r>
          <w:rPr>
            <w:noProof/>
            <w:webHidden/>
          </w:rPr>
          <w:fldChar w:fldCharType="begin"/>
        </w:r>
        <w:r>
          <w:rPr>
            <w:noProof/>
            <w:webHidden/>
          </w:rPr>
          <w:instrText xml:space="preserve"> PAGEREF _Toc29218950 \h </w:instrText>
        </w:r>
        <w:r>
          <w:rPr>
            <w:noProof/>
            <w:webHidden/>
          </w:rPr>
        </w:r>
      </w:ins>
      <w:r>
        <w:rPr>
          <w:noProof/>
          <w:webHidden/>
        </w:rPr>
        <w:fldChar w:fldCharType="separate"/>
      </w:r>
      <w:ins w:id="91" w:author="Pham Minh Tu" w:date="2020-01-06T16:01:00Z">
        <w:r>
          <w:rPr>
            <w:noProof/>
            <w:webHidden/>
          </w:rPr>
          <w:t>35</w:t>
        </w:r>
        <w:r>
          <w:rPr>
            <w:noProof/>
            <w:webHidden/>
          </w:rPr>
          <w:fldChar w:fldCharType="end"/>
        </w:r>
        <w:r w:rsidRPr="00932A83">
          <w:rPr>
            <w:rStyle w:val="Hyperlink"/>
            <w:noProof/>
          </w:rPr>
          <w:fldChar w:fldCharType="end"/>
        </w:r>
      </w:ins>
    </w:p>
    <w:p w:rsidR="004C2FB8" w:rsidRDefault="004C2FB8">
      <w:pPr>
        <w:pStyle w:val="TOC3"/>
        <w:rPr>
          <w:ins w:id="92" w:author="Pham Minh Tu" w:date="2020-01-06T16:01:00Z"/>
          <w:rFonts w:asciiTheme="minorHAnsi" w:eastAsiaTheme="minorEastAsia" w:hAnsiTheme="minorHAnsi" w:cstheme="minorBidi"/>
          <w:noProof/>
          <w:sz w:val="22"/>
          <w:szCs w:val="22"/>
          <w:lang w:eastAsia="en-US"/>
        </w:rPr>
      </w:pPr>
      <w:ins w:id="93"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"_Toc29218951"</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5.1.4</w:t>
        </w:r>
        <w:r>
          <w:rPr>
            <w:rFonts w:asciiTheme="minorHAnsi" w:eastAsiaTheme="minorEastAsia" w:hAnsiTheme="minorHAnsi" w:cstheme="minorBidi"/>
            <w:noProof/>
            <w:sz w:val="22"/>
            <w:szCs w:val="22"/>
            <w:lang w:eastAsia="en-US"/>
          </w:rPr>
          <w:tab/>
        </w:r>
        <w:r w:rsidRPr="00932A83">
          <w:rPr>
            <w:rStyle w:val="Hyperlink"/>
            <w:noProof/>
          </w:rPr>
          <w:t>Renesas::Generator::MCALConfGen::Business::CommandLine::OptionAttribute</w:t>
        </w:r>
        <w:r>
          <w:rPr>
            <w:noProof/>
            <w:webHidden/>
          </w:rPr>
          <w:tab/>
        </w:r>
      </w:ins>
      <w:ins w:id="94" w:author="Pham Minh Tu" w:date="2020-01-06T16:02:00Z">
        <w:r>
          <w:rPr>
            <w:noProof/>
            <w:webHidden/>
          </w:rPr>
          <w:tab/>
        </w:r>
        <w:r>
          <w:rPr>
            <w:noProof/>
            <w:webHidden/>
          </w:rPr>
          <w:tab/>
        </w:r>
      </w:ins>
      <w:ins w:id="95" w:author="Pham Minh Tu" w:date="2020-01-06T16:01:00Z">
        <w:r>
          <w:rPr>
            <w:noProof/>
            <w:webHidden/>
          </w:rPr>
          <w:fldChar w:fldCharType="begin"/>
        </w:r>
        <w:r>
          <w:rPr>
            <w:noProof/>
            <w:webHidden/>
          </w:rPr>
          <w:instrText xml:space="preserve"> PAGEREF _Toc29218951 \h </w:instrText>
        </w:r>
        <w:r>
          <w:rPr>
            <w:noProof/>
            <w:webHidden/>
          </w:rPr>
        </w:r>
      </w:ins>
      <w:r>
        <w:rPr>
          <w:noProof/>
          <w:webHidden/>
        </w:rPr>
        <w:fldChar w:fldCharType="separate"/>
      </w:r>
      <w:ins w:id="96" w:author="Pham Minh Tu" w:date="2020-01-06T16:01:00Z">
        <w:r>
          <w:rPr>
            <w:noProof/>
            <w:webHidden/>
          </w:rPr>
          <w:t>37</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97" w:author="Pham Minh Tu" w:date="2020-01-06T16:01:00Z"/>
          <w:rFonts w:asciiTheme="minorHAnsi" w:eastAsiaTheme="minorEastAsia" w:hAnsiTheme="minorHAnsi" w:cstheme="minorBidi"/>
          <w:b w:val="0"/>
          <w:noProof/>
          <w:sz w:val="22"/>
          <w:szCs w:val="22"/>
          <w:lang w:eastAsia="en-US"/>
        </w:rPr>
      </w:pPr>
      <w:ins w:id="98"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"_Toc29218952"</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w:t>
        </w:r>
        <w:r>
          <w:rPr>
            <w:rFonts w:asciiTheme="minorHAnsi" w:eastAsiaTheme="minorEastAsia" w:hAnsiTheme="minorHAnsi" w:cstheme="minorBidi"/>
            <w:b w:val="0"/>
            <w:noProof/>
            <w:sz w:val="22"/>
            <w:szCs w:val="22"/>
            <w:lang w:eastAsia="en-US"/>
          </w:rPr>
          <w:tab/>
        </w:r>
        <w:r w:rsidRPr="00932A83">
          <w:rPr>
            <w:rStyle w:val="Hyperlink"/>
            <w:noProof/>
          </w:rPr>
          <w:t>Generation</w:t>
        </w:r>
        <w:r>
          <w:rPr>
            <w:noProof/>
            <w:webHidden/>
          </w:rPr>
          <w:tab/>
        </w:r>
        <w:r>
          <w:rPr>
            <w:noProof/>
            <w:webHidden/>
          </w:rPr>
          <w:fldChar w:fldCharType="begin"/>
        </w:r>
        <w:r>
          <w:rPr>
            <w:noProof/>
            <w:webHidden/>
          </w:rPr>
          <w:instrText xml:space="preserve"> PAGEREF _Toc29218952 \h </w:instrText>
        </w:r>
        <w:r>
          <w:rPr>
            <w:noProof/>
            <w:webHidden/>
          </w:rPr>
        </w:r>
      </w:ins>
      <w:r>
        <w:rPr>
          <w:noProof/>
          <w:webHidden/>
        </w:rPr>
        <w:fldChar w:fldCharType="separate"/>
      </w:r>
      <w:ins w:id="99" w:author="Pham Minh Tu" w:date="2020-01-06T16:01:00Z">
        <w:r>
          <w:rPr>
            <w:noProof/>
            <w:webHidden/>
          </w:rPr>
          <w:t>38</w:t>
        </w:r>
        <w:r>
          <w:rPr>
            <w:noProof/>
            <w:webHidden/>
          </w:rPr>
          <w:fldChar w:fldCharType="end"/>
        </w:r>
        <w:r w:rsidRPr="00932A83">
          <w:rPr>
            <w:rStyle w:val="Hyperlink"/>
            <w:noProof/>
          </w:rPr>
          <w:fldChar w:fldCharType="end"/>
        </w:r>
      </w:ins>
    </w:p>
    <w:p w:rsidR="004C2FB8" w:rsidRDefault="004C2FB8">
      <w:pPr>
        <w:pStyle w:val="TOC3"/>
        <w:rPr>
          <w:ins w:id="100" w:author="Pham Minh Tu" w:date="2020-01-06T16:01:00Z"/>
          <w:rFonts w:asciiTheme="minorHAnsi" w:eastAsiaTheme="minorEastAsia" w:hAnsiTheme="minorHAnsi" w:cstheme="minorBidi"/>
          <w:noProof/>
          <w:sz w:val="22"/>
          <w:szCs w:val="22"/>
          <w:lang w:eastAsia="en-US"/>
        </w:rPr>
      </w:pPr>
      <w:ins w:id="101"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"_Toc29218953"</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5.2.1</w:t>
        </w:r>
        <w:r>
          <w:rPr>
            <w:rFonts w:asciiTheme="minorHAnsi" w:eastAsiaTheme="minorEastAsia" w:hAnsiTheme="minorHAnsi" w:cstheme="minorBidi"/>
            <w:noProof/>
            <w:sz w:val="22"/>
            <w:szCs w:val="22"/>
            <w:lang w:eastAsia="en-US"/>
          </w:rPr>
          <w:tab/>
        </w:r>
        <w:r w:rsidRPr="00932A83">
          <w:rPr>
            <w:rStyle w:val="Hyperlink"/>
            <w:noProof/>
          </w:rPr>
          <w:t>UML</w:t>
        </w:r>
        <w:r>
          <w:rPr>
            <w:noProof/>
            <w:webHidden/>
          </w:rPr>
          <w:tab/>
        </w:r>
      </w:ins>
      <w:ins w:id="102" w:author="Pham Minh Tu" w:date="2020-01-06T16:02:00Z">
        <w:r>
          <w:rPr>
            <w:noProof/>
            <w:webHidden/>
          </w:rPr>
          <w:tab/>
        </w:r>
      </w:ins>
      <w:ins w:id="103" w:author="Pham Minh Tu" w:date="2020-01-06T16:01:00Z">
        <w:r>
          <w:rPr>
            <w:noProof/>
            <w:webHidden/>
          </w:rPr>
          <w:fldChar w:fldCharType="begin"/>
        </w:r>
        <w:r>
          <w:rPr>
            <w:noProof/>
            <w:webHidden/>
          </w:rPr>
          <w:instrText xml:space="preserve"> PAGEREF _Toc29218953 \h </w:instrText>
        </w:r>
        <w:r>
          <w:rPr>
            <w:noProof/>
            <w:webHidden/>
          </w:rPr>
        </w:r>
      </w:ins>
      <w:r>
        <w:rPr>
          <w:noProof/>
          <w:webHidden/>
        </w:rPr>
        <w:fldChar w:fldCharType="separate"/>
      </w:r>
      <w:ins w:id="104" w:author="Pham Minh Tu" w:date="2020-01-06T16:01:00Z">
        <w:r>
          <w:rPr>
            <w:noProof/>
            <w:webHidden/>
          </w:rPr>
          <w:t>39</w:t>
        </w:r>
        <w:r>
          <w:rPr>
            <w:noProof/>
            <w:webHidden/>
          </w:rPr>
          <w:fldChar w:fldCharType="end"/>
        </w:r>
        <w:r w:rsidRPr="00932A83">
          <w:rPr>
            <w:rStyle w:val="Hyperlink"/>
            <w:noProof/>
          </w:rPr>
          <w:fldChar w:fldCharType="end"/>
        </w:r>
      </w:ins>
    </w:p>
    <w:p w:rsidR="004C2FB8" w:rsidRDefault="004C2FB8">
      <w:pPr>
        <w:pStyle w:val="TOC3"/>
        <w:rPr>
          <w:ins w:id="105" w:author="Pham Minh Tu" w:date="2020-01-06T16:01:00Z"/>
          <w:rFonts w:asciiTheme="minorHAnsi" w:eastAsiaTheme="minorEastAsia" w:hAnsiTheme="minorHAnsi" w:cstheme="minorBidi"/>
          <w:noProof/>
          <w:sz w:val="22"/>
          <w:szCs w:val="22"/>
          <w:lang w:eastAsia="en-US"/>
        </w:rPr>
      </w:pPr>
      <w:ins w:id="106"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"_Toc29218955"</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5.2.2</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Renesas::Generator::MCALConfGen::Business::Generation::FileGeneration</w:t>
        </w:r>
        <w:r>
          <w:rPr>
            <w:noProof/>
            <w:webHidden/>
          </w:rPr>
          <w:tab/>
        </w:r>
        <w:r>
          <w:rPr>
            <w:noProof/>
            <w:webHidden/>
          </w:rPr>
          <w:fldChar w:fldCharType="begin"/>
        </w:r>
        <w:r>
          <w:rPr>
            <w:noProof/>
            <w:webHidden/>
          </w:rPr>
          <w:instrText xml:space="preserve"> PAGEREF _Toc29218955 \h </w:instrText>
        </w:r>
        <w:r>
          <w:rPr>
            <w:noProof/>
            <w:webHidden/>
          </w:rPr>
        </w:r>
      </w:ins>
      <w:r>
        <w:rPr>
          <w:noProof/>
          <w:webHidden/>
        </w:rPr>
        <w:fldChar w:fldCharType="separate"/>
      </w:r>
      <w:ins w:id="107" w:author="Pham Minh Tu" w:date="2020-01-06T16:01:00Z">
        <w:r>
          <w:rPr>
            <w:noProof/>
            <w:webHidden/>
          </w:rPr>
          <w:t>41</w:t>
        </w:r>
        <w:r>
          <w:rPr>
            <w:noProof/>
            <w:webHidden/>
          </w:rPr>
          <w:fldChar w:fldCharType="end"/>
        </w:r>
        <w:r w:rsidRPr="00932A83">
          <w:rPr>
            <w:rStyle w:val="Hyperlink"/>
            <w:noProof/>
          </w:rPr>
          <w:fldChar w:fldCharType="end"/>
        </w:r>
      </w:ins>
    </w:p>
    <w:p w:rsidR="004C2FB8" w:rsidRDefault="004C2FB8">
      <w:pPr>
        <w:pStyle w:val="TOC3"/>
        <w:rPr>
          <w:ins w:id="108" w:author="Pham Minh Tu" w:date="2020-01-06T16:01:00Z"/>
          <w:rFonts w:asciiTheme="minorHAnsi" w:eastAsiaTheme="minorEastAsia" w:hAnsiTheme="minorHAnsi" w:cstheme="minorBidi"/>
          <w:noProof/>
          <w:sz w:val="22"/>
          <w:szCs w:val="22"/>
          <w:lang w:eastAsia="en-US"/>
        </w:rPr>
      </w:pPr>
      <w:ins w:id="109"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"_Toc29218956"</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5.2.3</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Renesas::Generator::MCALConfGen::Business::Generation::Generation</w:t>
        </w:r>
        <w:r>
          <w:rPr>
            <w:noProof/>
            <w:webHidden/>
          </w:rPr>
          <w:tab/>
        </w:r>
        <w:r>
          <w:rPr>
            <w:noProof/>
            <w:webHidden/>
          </w:rPr>
          <w:fldChar w:fldCharType="begin"/>
        </w:r>
        <w:r>
          <w:rPr>
            <w:noProof/>
            <w:webHidden/>
          </w:rPr>
          <w:instrText xml:space="preserve"> PAGEREF _Toc29218956 \h </w:instrText>
        </w:r>
        <w:r>
          <w:rPr>
            <w:noProof/>
            <w:webHidden/>
          </w:rPr>
        </w:r>
      </w:ins>
      <w:r>
        <w:rPr>
          <w:noProof/>
          <w:webHidden/>
        </w:rPr>
        <w:fldChar w:fldCharType="separate"/>
      </w:r>
      <w:ins w:id="110" w:author="Pham Minh Tu" w:date="2020-01-06T16:01:00Z">
        <w:r>
          <w:rPr>
            <w:noProof/>
            <w:webHidden/>
          </w:rPr>
          <w:t>49</w:t>
        </w:r>
        <w:r>
          <w:rPr>
            <w:noProof/>
            <w:webHidden/>
          </w:rPr>
          <w:fldChar w:fldCharType="end"/>
        </w:r>
        <w:r w:rsidRPr="00932A83">
          <w:rPr>
            <w:rStyle w:val="Hyperlink"/>
            <w:noProof/>
          </w:rPr>
          <w:fldChar w:fldCharType="end"/>
        </w:r>
      </w:ins>
    </w:p>
    <w:p w:rsidR="004C2FB8" w:rsidRDefault="004C2FB8">
      <w:pPr>
        <w:pStyle w:val="TOC3"/>
        <w:rPr>
          <w:ins w:id="111" w:author="Pham Minh Tu" w:date="2020-01-06T16:01:00Z"/>
          <w:rFonts w:asciiTheme="minorHAnsi" w:eastAsiaTheme="minorEastAsia" w:hAnsiTheme="minorHAnsi" w:cstheme="minorBidi"/>
          <w:noProof/>
          <w:sz w:val="22"/>
          <w:szCs w:val="22"/>
          <w:lang w:eastAsia="en-US"/>
        </w:rPr>
      </w:pPr>
      <w:ins w:id="11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"_Toc29218957"</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5.2.4</w:t>
        </w:r>
      </w:ins>
      <w:ins w:id="113" w:author="Pham Minh Tu" w:date="2020-01-06T16:12:00Z">
        <w:r w:rsidR="003F2A26">
          <w:rPr>
            <w:rStyle w:val="Hyperlink"/>
            <w:noProof/>
          </w:rPr>
          <w:t xml:space="preserve"> </w:t>
        </w:r>
      </w:ins>
      <w:ins w:id="114" w:author="Pham Minh Tu" w:date="2020-01-06T16:01:00Z">
        <w:r w:rsidRPr="00932A83">
          <w:rPr>
            <w:rStyle w:val="Hyperlink"/>
            <w:noProof/>
          </w:rPr>
          <w:t>Renesas::Generator::MCALConfGen::Business::Generation::GenerationItems::BreakLineGenerationItem</w:t>
        </w:r>
        <w:r>
          <w:rPr>
            <w:noProof/>
            <w:webHidden/>
          </w:rPr>
          <w:tab/>
        </w:r>
        <w:r>
          <w:rPr>
            <w:noProof/>
            <w:webHidden/>
          </w:rPr>
          <w:fldChar w:fldCharType="begin"/>
        </w:r>
        <w:r>
          <w:rPr>
            <w:noProof/>
            <w:webHidden/>
          </w:rPr>
          <w:instrText xml:space="preserve"> PAGEREF _Toc29218957 \h </w:instrText>
        </w:r>
        <w:r>
          <w:rPr>
            <w:noProof/>
            <w:webHidden/>
          </w:rPr>
        </w:r>
      </w:ins>
      <w:r>
        <w:rPr>
          <w:noProof/>
          <w:webHidden/>
        </w:rPr>
        <w:fldChar w:fldCharType="separate"/>
      </w:r>
      <w:ins w:id="115" w:author="Pham Minh Tu" w:date="2020-01-06T16:01:00Z">
        <w:r>
          <w:rPr>
            <w:noProof/>
            <w:webHidden/>
          </w:rPr>
          <w:t>51</w:t>
        </w:r>
        <w:r>
          <w:rPr>
            <w:noProof/>
            <w:webHidden/>
          </w:rPr>
          <w:fldChar w:fldCharType="end"/>
        </w:r>
        <w:r w:rsidRPr="00932A83">
          <w:rPr>
            <w:rStyle w:val="Hyperlink"/>
            <w:noProof/>
          </w:rPr>
          <w:fldChar w:fldCharType="end"/>
        </w:r>
      </w:ins>
    </w:p>
    <w:p w:rsidR="004C2FB8" w:rsidRDefault="004C2FB8">
      <w:pPr>
        <w:pStyle w:val="TOC3"/>
        <w:rPr>
          <w:ins w:id="116" w:author="Pham Minh Tu" w:date="2020-01-06T16:01:00Z"/>
          <w:rFonts w:asciiTheme="minorHAnsi" w:eastAsiaTheme="minorEastAsia" w:hAnsiTheme="minorHAnsi" w:cstheme="minorBidi"/>
          <w:noProof/>
          <w:sz w:val="22"/>
          <w:szCs w:val="22"/>
          <w:lang w:eastAsia="en-US"/>
        </w:rPr>
      </w:pPr>
      <w:ins w:id="117"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"_Toc29218958"</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5.2.5</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Renesas::Generator::MCALConfGen::Business::Generation::GenerationItems::StructMemberGenerationItem</w:t>
        </w:r>
        <w:r>
          <w:rPr>
            <w:noProof/>
            <w:webHidden/>
          </w:rPr>
          <w:tab/>
        </w:r>
        <w:r>
          <w:rPr>
            <w:noProof/>
            <w:webHidden/>
          </w:rPr>
          <w:fldChar w:fldCharType="begin"/>
        </w:r>
        <w:r>
          <w:rPr>
            <w:noProof/>
            <w:webHidden/>
          </w:rPr>
          <w:instrText xml:space="preserve"> PAGEREF _Toc29218958 \h </w:instrText>
        </w:r>
        <w:r>
          <w:rPr>
            <w:noProof/>
            <w:webHidden/>
          </w:rPr>
        </w:r>
      </w:ins>
      <w:r>
        <w:rPr>
          <w:noProof/>
          <w:webHidden/>
        </w:rPr>
        <w:fldChar w:fldCharType="separate"/>
      </w:r>
      <w:ins w:id="118" w:author="Pham Minh Tu" w:date="2020-01-06T16:01:00Z">
        <w:r>
          <w:rPr>
            <w:noProof/>
            <w:webHidden/>
          </w:rPr>
          <w:t>53</w:t>
        </w:r>
        <w:r>
          <w:rPr>
            <w:noProof/>
            <w:webHidden/>
          </w:rPr>
          <w:fldChar w:fldCharType="end"/>
        </w:r>
        <w:r w:rsidRPr="00932A83">
          <w:rPr>
            <w:rStyle w:val="Hyperlink"/>
            <w:noProof/>
          </w:rPr>
          <w:fldChar w:fldCharType="end"/>
        </w:r>
      </w:ins>
    </w:p>
    <w:p w:rsidR="004C2FB8" w:rsidRDefault="004C2FB8">
      <w:pPr>
        <w:pStyle w:val="TOC3"/>
        <w:rPr>
          <w:ins w:id="119" w:author="Pham Minh Tu" w:date="2020-01-06T16:01:00Z"/>
          <w:rFonts w:asciiTheme="minorHAnsi" w:eastAsiaTheme="minorEastAsia" w:hAnsiTheme="minorHAnsi" w:cstheme="minorBidi"/>
          <w:noProof/>
          <w:sz w:val="22"/>
          <w:szCs w:val="22"/>
          <w:lang w:eastAsia="en-US"/>
        </w:rPr>
      </w:pPr>
      <w:ins w:id="12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"_Toc29218959"</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5.2.6</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Renesas::Generator::MCALConfGen::Business::Generation::GenerationItems::BaseGenerationItem</w:t>
        </w:r>
        <w:r>
          <w:rPr>
            <w:noProof/>
            <w:webHidden/>
          </w:rPr>
          <w:tab/>
        </w:r>
        <w:r>
          <w:rPr>
            <w:noProof/>
            <w:webHidden/>
          </w:rPr>
          <w:fldChar w:fldCharType="begin"/>
        </w:r>
        <w:r>
          <w:rPr>
            <w:noProof/>
            <w:webHidden/>
          </w:rPr>
          <w:instrText xml:space="preserve"> PAGEREF _Toc29218959 \h </w:instrText>
        </w:r>
        <w:r>
          <w:rPr>
            <w:noProof/>
            <w:webHidden/>
          </w:rPr>
        </w:r>
      </w:ins>
      <w:r>
        <w:rPr>
          <w:noProof/>
          <w:webHidden/>
        </w:rPr>
        <w:fldChar w:fldCharType="separate"/>
      </w:r>
      <w:ins w:id="121" w:author="Pham Minh Tu" w:date="2020-01-06T16:01:00Z">
        <w:r>
          <w:rPr>
            <w:noProof/>
            <w:webHidden/>
          </w:rPr>
          <w:t>54</w:t>
        </w:r>
        <w:r>
          <w:rPr>
            <w:noProof/>
            <w:webHidden/>
          </w:rPr>
          <w:fldChar w:fldCharType="end"/>
        </w:r>
        <w:r w:rsidRPr="00932A83">
          <w:rPr>
            <w:rStyle w:val="Hyperlink"/>
            <w:noProof/>
          </w:rPr>
          <w:fldChar w:fldCharType="end"/>
        </w:r>
      </w:ins>
    </w:p>
    <w:p w:rsidR="004C2FB8" w:rsidRDefault="004C2FB8">
      <w:pPr>
        <w:pStyle w:val="TOC3"/>
        <w:rPr>
          <w:ins w:id="122" w:author="Pham Minh Tu" w:date="2020-01-06T16:01:00Z"/>
          <w:rFonts w:asciiTheme="minorHAnsi" w:eastAsiaTheme="minorEastAsia" w:hAnsiTheme="minorHAnsi" w:cstheme="minorBidi"/>
          <w:noProof/>
          <w:sz w:val="22"/>
          <w:szCs w:val="22"/>
          <w:lang w:eastAsia="en-US"/>
        </w:rPr>
      </w:pPr>
      <w:ins w:id="123"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"_Toc29218960"</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5.2.7</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Renesas::Generator::MCALConfGen::Business::Generation::GenerationItems::CommentGenerationItem</w:t>
        </w:r>
        <w:r>
          <w:rPr>
            <w:noProof/>
            <w:webHidden/>
          </w:rPr>
          <w:tab/>
        </w:r>
        <w:r>
          <w:rPr>
            <w:noProof/>
            <w:webHidden/>
          </w:rPr>
          <w:fldChar w:fldCharType="begin"/>
        </w:r>
        <w:r>
          <w:rPr>
            <w:noProof/>
            <w:webHidden/>
          </w:rPr>
          <w:instrText xml:space="preserve"> PAGEREF _Toc29218960 \h </w:instrText>
        </w:r>
        <w:r>
          <w:rPr>
            <w:noProof/>
            <w:webHidden/>
          </w:rPr>
        </w:r>
      </w:ins>
      <w:r>
        <w:rPr>
          <w:noProof/>
          <w:webHidden/>
        </w:rPr>
        <w:fldChar w:fldCharType="separate"/>
      </w:r>
      <w:ins w:id="124" w:author="Pham Minh Tu" w:date="2020-01-06T16:01:00Z">
        <w:r>
          <w:rPr>
            <w:noProof/>
            <w:webHidden/>
          </w:rPr>
          <w:t>61</w:t>
        </w:r>
        <w:r>
          <w:rPr>
            <w:noProof/>
            <w:webHidden/>
          </w:rPr>
          <w:fldChar w:fldCharType="end"/>
        </w:r>
        <w:r w:rsidRPr="00932A83">
          <w:rPr>
            <w:rStyle w:val="Hyperlink"/>
            <w:noProof/>
          </w:rPr>
          <w:fldChar w:fldCharType="end"/>
        </w:r>
      </w:ins>
    </w:p>
    <w:p w:rsidR="004C2FB8" w:rsidRDefault="004C2FB8">
      <w:pPr>
        <w:pStyle w:val="TOC3"/>
        <w:rPr>
          <w:ins w:id="125" w:author="Pham Minh Tu" w:date="2020-01-06T16:01:00Z"/>
          <w:rFonts w:asciiTheme="minorHAnsi" w:eastAsiaTheme="minorEastAsia" w:hAnsiTheme="minorHAnsi" w:cstheme="minorBidi"/>
          <w:noProof/>
          <w:sz w:val="22"/>
          <w:szCs w:val="22"/>
          <w:lang w:eastAsia="en-US"/>
        </w:rPr>
      </w:pPr>
      <w:ins w:id="126" w:author="Pham Minh Tu" w:date="2020-01-06T16:01:00Z">
        <w:r w:rsidRPr="00932A83">
          <w:rPr>
            <w:rStyle w:val="Hyperlink"/>
            <w:noProof/>
          </w:rPr>
          <w:lastRenderedPageBreak/>
          <w:fldChar w:fldCharType="begin"/>
        </w:r>
        <w:r w:rsidRPr="00932A83">
          <w:rPr>
            <w:rStyle w:val="Hyperlink"/>
            <w:noProof/>
          </w:rPr>
          <w:instrText xml:space="preserve"> </w:instrText>
        </w:r>
        <w:r>
          <w:rPr>
            <w:noProof/>
          </w:rPr>
          <w:instrText>HYPERLINK \l "_Toc29218961"</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5.2.8</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Renesas::Generator::MCALConfGen::Business::Generation::GenerationItems::DefineGenerationItem</w:t>
        </w:r>
        <w:r>
          <w:rPr>
            <w:noProof/>
            <w:webHidden/>
          </w:rPr>
          <w:tab/>
        </w:r>
        <w:r>
          <w:rPr>
            <w:noProof/>
            <w:webHidden/>
          </w:rPr>
          <w:fldChar w:fldCharType="begin"/>
        </w:r>
        <w:r>
          <w:rPr>
            <w:noProof/>
            <w:webHidden/>
          </w:rPr>
          <w:instrText xml:space="preserve"> PAGEREF _Toc29218961 \h </w:instrText>
        </w:r>
        <w:r>
          <w:rPr>
            <w:noProof/>
            <w:webHidden/>
          </w:rPr>
        </w:r>
      </w:ins>
      <w:r>
        <w:rPr>
          <w:noProof/>
          <w:webHidden/>
        </w:rPr>
        <w:fldChar w:fldCharType="separate"/>
      </w:r>
      <w:ins w:id="127" w:author="Pham Minh Tu" w:date="2020-01-06T16:01:00Z">
        <w:r>
          <w:rPr>
            <w:noProof/>
            <w:webHidden/>
          </w:rPr>
          <w:t>62</w:t>
        </w:r>
        <w:r>
          <w:rPr>
            <w:noProof/>
            <w:webHidden/>
          </w:rPr>
          <w:fldChar w:fldCharType="end"/>
        </w:r>
        <w:r w:rsidRPr="00932A83">
          <w:rPr>
            <w:rStyle w:val="Hyperlink"/>
            <w:noProof/>
          </w:rPr>
          <w:fldChar w:fldCharType="end"/>
        </w:r>
      </w:ins>
    </w:p>
    <w:p w:rsidR="004C2FB8" w:rsidRDefault="004C2FB8">
      <w:pPr>
        <w:pStyle w:val="TOC3"/>
        <w:rPr>
          <w:ins w:id="128" w:author="Pham Minh Tu" w:date="2020-01-06T16:01:00Z"/>
          <w:rFonts w:asciiTheme="minorHAnsi" w:eastAsiaTheme="minorEastAsia" w:hAnsiTheme="minorHAnsi" w:cstheme="minorBidi"/>
          <w:noProof/>
          <w:sz w:val="22"/>
          <w:szCs w:val="22"/>
          <w:lang w:eastAsia="en-US"/>
        </w:rPr>
      </w:pPr>
      <w:ins w:id="129"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"_Toc29218962"</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5.2.9</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Renesas::Generator::MCALConfGen::Business::Generation::GenerationItems::StringGenerationItem</w:t>
        </w:r>
        <w:r>
          <w:rPr>
            <w:noProof/>
            <w:webHidden/>
          </w:rPr>
          <w:tab/>
        </w:r>
        <w:r>
          <w:rPr>
            <w:noProof/>
            <w:webHidden/>
          </w:rPr>
          <w:fldChar w:fldCharType="begin"/>
        </w:r>
        <w:r>
          <w:rPr>
            <w:noProof/>
            <w:webHidden/>
          </w:rPr>
          <w:instrText xml:space="preserve"> PAGEREF _Toc29218962 \h </w:instrText>
        </w:r>
        <w:r>
          <w:rPr>
            <w:noProof/>
            <w:webHidden/>
          </w:rPr>
        </w:r>
      </w:ins>
      <w:r>
        <w:rPr>
          <w:noProof/>
          <w:webHidden/>
        </w:rPr>
        <w:fldChar w:fldCharType="separate"/>
      </w:r>
      <w:ins w:id="130" w:author="Pham Minh Tu" w:date="2020-01-06T16:01:00Z">
        <w:r>
          <w:rPr>
            <w:noProof/>
            <w:webHidden/>
          </w:rPr>
          <w:t>65</w:t>
        </w:r>
        <w:r>
          <w:rPr>
            <w:noProof/>
            <w:webHidden/>
          </w:rPr>
          <w:fldChar w:fldCharType="end"/>
        </w:r>
        <w:r w:rsidRPr="00932A83">
          <w:rPr>
            <w:rStyle w:val="Hyperlink"/>
            <w:noProof/>
          </w:rPr>
          <w:fldChar w:fldCharType="end"/>
        </w:r>
      </w:ins>
    </w:p>
    <w:p w:rsidR="004C2FB8" w:rsidRDefault="004C2FB8">
      <w:pPr>
        <w:pStyle w:val="TOC3"/>
        <w:rPr>
          <w:ins w:id="131" w:author="Pham Minh Tu" w:date="2020-01-06T16:01:00Z"/>
          <w:rFonts w:asciiTheme="minorHAnsi" w:eastAsiaTheme="minorEastAsia" w:hAnsiTheme="minorHAnsi" w:cstheme="minorBidi"/>
          <w:noProof/>
          <w:sz w:val="22"/>
          <w:szCs w:val="22"/>
          <w:lang w:eastAsia="en-US"/>
        </w:rPr>
      </w:pPr>
      <w:ins w:id="13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"_Toc29218963"</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5.2.10</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Renesas::Generator::MCALConfGen::Business::Generation::GenerationItems::StructGenerationItem</w:t>
        </w:r>
        <w:r>
          <w:rPr>
            <w:noProof/>
            <w:webHidden/>
          </w:rPr>
          <w:tab/>
        </w:r>
        <w:r>
          <w:rPr>
            <w:noProof/>
            <w:webHidden/>
          </w:rPr>
          <w:fldChar w:fldCharType="begin"/>
        </w:r>
        <w:r>
          <w:rPr>
            <w:noProof/>
            <w:webHidden/>
          </w:rPr>
          <w:instrText xml:space="preserve"> PAGEREF _Toc29218963 \h </w:instrText>
        </w:r>
        <w:r>
          <w:rPr>
            <w:noProof/>
            <w:webHidden/>
          </w:rPr>
        </w:r>
      </w:ins>
      <w:r>
        <w:rPr>
          <w:noProof/>
          <w:webHidden/>
        </w:rPr>
        <w:fldChar w:fldCharType="separate"/>
      </w:r>
      <w:ins w:id="133" w:author="Pham Minh Tu" w:date="2020-01-06T16:01:00Z">
        <w:r>
          <w:rPr>
            <w:noProof/>
            <w:webHidden/>
          </w:rPr>
          <w:t>66</w:t>
        </w:r>
        <w:r>
          <w:rPr>
            <w:noProof/>
            <w:webHidden/>
          </w:rPr>
          <w:fldChar w:fldCharType="end"/>
        </w:r>
        <w:r w:rsidRPr="00932A83">
          <w:rPr>
            <w:rStyle w:val="Hyperlink"/>
            <w:noProof/>
          </w:rPr>
          <w:fldChar w:fldCharType="end"/>
        </w:r>
      </w:ins>
    </w:p>
    <w:p w:rsidR="004C2FB8" w:rsidRDefault="004C2FB8">
      <w:pPr>
        <w:pStyle w:val="TOC3"/>
        <w:rPr>
          <w:ins w:id="134" w:author="Pham Minh Tu" w:date="2020-01-06T16:01:00Z"/>
          <w:rFonts w:asciiTheme="minorHAnsi" w:eastAsiaTheme="minorEastAsia" w:hAnsiTheme="minorHAnsi" w:cstheme="minorBidi"/>
          <w:noProof/>
          <w:sz w:val="22"/>
          <w:szCs w:val="22"/>
          <w:lang w:eastAsia="en-US"/>
        </w:rPr>
      </w:pPr>
      <w:ins w:id="135"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"_Toc29218964"</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5.2.11</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Renesas::Generator::MCALConfGen::Business::Generation::HeaderFileGeneration</w:t>
        </w:r>
        <w:r>
          <w:rPr>
            <w:noProof/>
            <w:webHidden/>
          </w:rPr>
          <w:tab/>
        </w:r>
        <w:r>
          <w:rPr>
            <w:noProof/>
            <w:webHidden/>
          </w:rPr>
          <w:fldChar w:fldCharType="begin"/>
        </w:r>
        <w:r>
          <w:rPr>
            <w:noProof/>
            <w:webHidden/>
          </w:rPr>
          <w:instrText xml:space="preserve"> PAGEREF _Toc29218964 \h </w:instrText>
        </w:r>
        <w:r>
          <w:rPr>
            <w:noProof/>
            <w:webHidden/>
          </w:rPr>
        </w:r>
      </w:ins>
      <w:r>
        <w:rPr>
          <w:noProof/>
          <w:webHidden/>
        </w:rPr>
        <w:fldChar w:fldCharType="separate"/>
      </w:r>
      <w:ins w:id="136" w:author="Pham Minh Tu" w:date="2020-01-06T16:01:00Z">
        <w:r>
          <w:rPr>
            <w:noProof/>
            <w:webHidden/>
          </w:rPr>
          <w:t>68</w:t>
        </w:r>
        <w:r>
          <w:rPr>
            <w:noProof/>
            <w:webHidden/>
          </w:rPr>
          <w:fldChar w:fldCharType="end"/>
        </w:r>
        <w:r w:rsidRPr="00932A83">
          <w:rPr>
            <w:rStyle w:val="Hyperlink"/>
            <w:noProof/>
          </w:rPr>
          <w:fldChar w:fldCharType="end"/>
        </w:r>
      </w:ins>
    </w:p>
    <w:p w:rsidR="004C2FB8" w:rsidRDefault="004C2FB8">
      <w:pPr>
        <w:pStyle w:val="TOC3"/>
        <w:rPr>
          <w:ins w:id="137" w:author="Pham Minh Tu" w:date="2020-01-06T16:01:00Z"/>
          <w:rFonts w:asciiTheme="minorHAnsi" w:eastAsiaTheme="minorEastAsia" w:hAnsiTheme="minorHAnsi" w:cstheme="minorBidi"/>
          <w:noProof/>
          <w:sz w:val="22"/>
          <w:szCs w:val="22"/>
          <w:lang w:eastAsia="en-US"/>
        </w:rPr>
      </w:pPr>
      <w:ins w:id="138"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"_Toc29218965"</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5.2.12</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Renesas::Generator::MCALConfGen::Business::Generation::ItemGenerationAttribute</w:t>
        </w:r>
        <w:r>
          <w:rPr>
            <w:noProof/>
            <w:webHidden/>
          </w:rPr>
          <w:tab/>
        </w:r>
        <w:r>
          <w:rPr>
            <w:noProof/>
            <w:webHidden/>
          </w:rPr>
          <w:fldChar w:fldCharType="begin"/>
        </w:r>
        <w:r>
          <w:rPr>
            <w:noProof/>
            <w:webHidden/>
          </w:rPr>
          <w:instrText xml:space="preserve"> PAGEREF _Toc29218965 \h </w:instrText>
        </w:r>
        <w:r>
          <w:rPr>
            <w:noProof/>
            <w:webHidden/>
          </w:rPr>
        </w:r>
      </w:ins>
      <w:r>
        <w:rPr>
          <w:noProof/>
          <w:webHidden/>
        </w:rPr>
        <w:fldChar w:fldCharType="separate"/>
      </w:r>
      <w:ins w:id="139" w:author="Pham Minh Tu" w:date="2020-01-06T16:01:00Z">
        <w:r>
          <w:rPr>
            <w:noProof/>
            <w:webHidden/>
          </w:rPr>
          <w:t>72</w:t>
        </w:r>
        <w:r>
          <w:rPr>
            <w:noProof/>
            <w:webHidden/>
          </w:rPr>
          <w:fldChar w:fldCharType="end"/>
        </w:r>
        <w:r w:rsidRPr="00932A83">
          <w:rPr>
            <w:rStyle w:val="Hyperlink"/>
            <w:noProof/>
          </w:rPr>
          <w:fldChar w:fldCharType="end"/>
        </w:r>
      </w:ins>
    </w:p>
    <w:p w:rsidR="004C2FB8" w:rsidRDefault="004C2FB8">
      <w:pPr>
        <w:pStyle w:val="TOC3"/>
        <w:rPr>
          <w:ins w:id="140" w:author="Pham Minh Tu" w:date="2020-01-06T16:01:00Z"/>
          <w:rFonts w:asciiTheme="minorHAnsi" w:eastAsiaTheme="minorEastAsia" w:hAnsiTheme="minorHAnsi" w:cstheme="minorBidi"/>
          <w:noProof/>
          <w:sz w:val="22"/>
          <w:szCs w:val="22"/>
          <w:lang w:eastAsia="en-US"/>
        </w:rPr>
      </w:pPr>
      <w:ins w:id="141"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"_Toc29218966"</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5.2.13</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Renesas::Generator::MCALConfGen::Business::Generation::NewLineAttribute</w:t>
        </w:r>
        <w:r>
          <w:rPr>
            <w:noProof/>
            <w:webHidden/>
          </w:rPr>
          <w:tab/>
        </w:r>
      </w:ins>
      <w:ins w:id="142" w:author="Pham Minh Tu" w:date="2020-01-06T16:07:00Z">
        <w:r w:rsidR="00AB2DBD">
          <w:rPr>
            <w:noProof/>
            <w:webHidden/>
          </w:rPr>
          <w:tab/>
        </w:r>
        <w:r w:rsidR="00AB2DBD">
          <w:rPr>
            <w:noProof/>
            <w:webHidden/>
          </w:rPr>
          <w:tab/>
        </w:r>
      </w:ins>
      <w:ins w:id="143" w:author="Pham Minh Tu" w:date="2020-01-06T16:01:00Z">
        <w:r>
          <w:rPr>
            <w:noProof/>
            <w:webHidden/>
          </w:rPr>
          <w:fldChar w:fldCharType="begin"/>
        </w:r>
        <w:r>
          <w:rPr>
            <w:noProof/>
            <w:webHidden/>
          </w:rPr>
          <w:instrText xml:space="preserve"> PAGEREF _Toc29218966 \h </w:instrText>
        </w:r>
        <w:r>
          <w:rPr>
            <w:noProof/>
            <w:webHidden/>
          </w:rPr>
        </w:r>
      </w:ins>
      <w:r>
        <w:rPr>
          <w:noProof/>
          <w:webHidden/>
        </w:rPr>
        <w:fldChar w:fldCharType="separate"/>
      </w:r>
      <w:ins w:id="144" w:author="Pham Minh Tu" w:date="2020-01-06T16:01:00Z">
        <w:r>
          <w:rPr>
            <w:noProof/>
            <w:webHidden/>
          </w:rPr>
          <w:t>74</w:t>
        </w:r>
        <w:r>
          <w:rPr>
            <w:noProof/>
            <w:webHidden/>
          </w:rPr>
          <w:fldChar w:fldCharType="end"/>
        </w:r>
        <w:r w:rsidRPr="00932A83">
          <w:rPr>
            <w:rStyle w:val="Hyperlink"/>
            <w:noProof/>
          </w:rPr>
          <w:fldChar w:fldCharType="end"/>
        </w:r>
      </w:ins>
    </w:p>
    <w:p w:rsidR="004C2FB8" w:rsidRDefault="004C2FB8">
      <w:pPr>
        <w:pStyle w:val="TOC3"/>
        <w:rPr>
          <w:ins w:id="145" w:author="Pham Minh Tu" w:date="2020-01-06T16:01:00Z"/>
          <w:rFonts w:asciiTheme="minorHAnsi" w:eastAsiaTheme="minorEastAsia" w:hAnsiTheme="minorHAnsi" w:cstheme="minorBidi"/>
          <w:noProof/>
          <w:sz w:val="22"/>
          <w:szCs w:val="22"/>
          <w:lang w:eastAsia="en-US"/>
        </w:rPr>
      </w:pPr>
      <w:ins w:id="146"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"_Toc29218967"</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5.2.14</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Renesas::Generator::MCALConfGen::Business::Generation::Section</w:t>
        </w:r>
        <w:r>
          <w:rPr>
            <w:noProof/>
            <w:webHidden/>
          </w:rPr>
          <w:tab/>
        </w:r>
        <w:r>
          <w:rPr>
            <w:noProof/>
            <w:webHidden/>
          </w:rPr>
          <w:fldChar w:fldCharType="begin"/>
        </w:r>
        <w:r>
          <w:rPr>
            <w:noProof/>
            <w:webHidden/>
          </w:rPr>
          <w:instrText xml:space="preserve"> PAGEREF _Toc29218967 \h </w:instrText>
        </w:r>
        <w:r>
          <w:rPr>
            <w:noProof/>
            <w:webHidden/>
          </w:rPr>
        </w:r>
      </w:ins>
      <w:r>
        <w:rPr>
          <w:noProof/>
          <w:webHidden/>
        </w:rPr>
        <w:fldChar w:fldCharType="separate"/>
      </w:r>
      <w:ins w:id="147" w:author="Pham Minh Tu" w:date="2020-01-06T16:01:00Z">
        <w:r>
          <w:rPr>
            <w:noProof/>
            <w:webHidden/>
          </w:rPr>
          <w:t>75</w:t>
        </w:r>
        <w:r>
          <w:rPr>
            <w:noProof/>
            <w:webHidden/>
          </w:rPr>
          <w:fldChar w:fldCharType="end"/>
        </w:r>
        <w:r w:rsidRPr="00932A83">
          <w:rPr>
            <w:rStyle w:val="Hyperlink"/>
            <w:noProof/>
          </w:rPr>
          <w:fldChar w:fldCharType="end"/>
        </w:r>
      </w:ins>
    </w:p>
    <w:p w:rsidR="004C2FB8" w:rsidRDefault="004C2FB8">
      <w:pPr>
        <w:pStyle w:val="TOC3"/>
        <w:rPr>
          <w:ins w:id="148" w:author="Pham Minh Tu" w:date="2020-01-06T16:01:00Z"/>
          <w:rFonts w:asciiTheme="minorHAnsi" w:eastAsiaTheme="minorEastAsia" w:hAnsiTheme="minorHAnsi" w:cstheme="minorBidi"/>
          <w:noProof/>
          <w:sz w:val="22"/>
          <w:szCs w:val="22"/>
          <w:lang w:eastAsia="en-US"/>
        </w:rPr>
      </w:pPr>
      <w:ins w:id="149"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"_Toc29218968"</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5.2.15</w:t>
        </w:r>
        <w:r>
          <w:rPr>
            <w:rFonts w:asciiTheme="minorHAnsi" w:eastAsiaTheme="minorEastAsia" w:hAnsiTheme="minorHAnsi" w:cstheme="minorBidi"/>
            <w:noProof/>
            <w:sz w:val="22"/>
            <w:szCs w:val="22"/>
            <w:lang w:eastAsia="en-US"/>
          </w:rPr>
          <w:tab/>
        </w:r>
        <w:r w:rsidRPr="00932A83">
          <w:rPr>
            <w:rStyle w:val="Hyperlink"/>
            <w:noProof/>
          </w:rPr>
          <w:t>Renesas::Generator::MCALConfGen::Business::Generation::SourceFileGeneration</w:t>
        </w:r>
        <w:r>
          <w:rPr>
            <w:noProof/>
            <w:webHidden/>
          </w:rPr>
          <w:tab/>
        </w:r>
        <w:r>
          <w:rPr>
            <w:noProof/>
            <w:webHidden/>
          </w:rPr>
          <w:fldChar w:fldCharType="begin"/>
        </w:r>
        <w:r>
          <w:rPr>
            <w:noProof/>
            <w:webHidden/>
          </w:rPr>
          <w:instrText xml:space="preserve"> PAGEREF _Toc29218968 \h </w:instrText>
        </w:r>
        <w:r>
          <w:rPr>
            <w:noProof/>
            <w:webHidden/>
          </w:rPr>
        </w:r>
      </w:ins>
      <w:r>
        <w:rPr>
          <w:noProof/>
          <w:webHidden/>
        </w:rPr>
        <w:fldChar w:fldCharType="separate"/>
      </w:r>
      <w:ins w:id="150" w:author="Pham Minh Tu" w:date="2020-01-06T16:01:00Z">
        <w:r>
          <w:rPr>
            <w:noProof/>
            <w:webHidden/>
          </w:rPr>
          <w:t>77</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151" w:author="Pham Minh Tu" w:date="2020-01-06T16:01:00Z"/>
          <w:rFonts w:asciiTheme="minorHAnsi" w:eastAsiaTheme="minorEastAsia" w:hAnsiTheme="minorHAnsi" w:cstheme="minorBidi"/>
          <w:b w:val="0"/>
          <w:noProof/>
          <w:sz w:val="22"/>
          <w:szCs w:val="22"/>
          <w:lang w:eastAsia="en-US"/>
        </w:rPr>
      </w:pPr>
      <w:ins w:id="15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"_Toc29218969"</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5.3</w:t>
        </w:r>
        <w:r>
          <w:rPr>
            <w:rFonts w:asciiTheme="minorHAnsi" w:eastAsiaTheme="minorEastAsia" w:hAnsiTheme="minorHAnsi" w:cstheme="minorBidi"/>
            <w:b w:val="0"/>
            <w:noProof/>
            <w:sz w:val="22"/>
            <w:szCs w:val="22"/>
            <w:lang w:eastAsia="en-US"/>
          </w:rPr>
          <w:tab/>
        </w:r>
        <w:r w:rsidRPr="00932A83">
          <w:rPr>
            <w:rStyle w:val="Hyperlink"/>
            <w:noProof/>
          </w:rPr>
          <w:t>Intermediate</w:t>
        </w:r>
        <w:r>
          <w:rPr>
            <w:noProof/>
            <w:webHidden/>
          </w:rPr>
          <w:tab/>
        </w:r>
        <w:r>
          <w:rPr>
            <w:noProof/>
            <w:webHidden/>
          </w:rPr>
          <w:fldChar w:fldCharType="begin"/>
        </w:r>
        <w:r>
          <w:rPr>
            <w:noProof/>
            <w:webHidden/>
          </w:rPr>
          <w:instrText xml:space="preserve"> PAGEREF _Toc29218969 \h </w:instrText>
        </w:r>
        <w:r>
          <w:rPr>
            <w:noProof/>
            <w:webHidden/>
          </w:rPr>
        </w:r>
      </w:ins>
      <w:r>
        <w:rPr>
          <w:noProof/>
          <w:webHidden/>
        </w:rPr>
        <w:fldChar w:fldCharType="separate"/>
      </w:r>
      <w:ins w:id="153" w:author="Pham Minh Tu" w:date="2020-01-06T16:01:00Z">
        <w:r>
          <w:rPr>
            <w:noProof/>
            <w:webHidden/>
          </w:rPr>
          <w:t>79</w:t>
        </w:r>
        <w:r>
          <w:rPr>
            <w:noProof/>
            <w:webHidden/>
          </w:rPr>
          <w:fldChar w:fldCharType="end"/>
        </w:r>
        <w:r w:rsidRPr="00932A83">
          <w:rPr>
            <w:rStyle w:val="Hyperlink"/>
            <w:noProof/>
          </w:rPr>
          <w:fldChar w:fldCharType="end"/>
        </w:r>
      </w:ins>
    </w:p>
    <w:p w:rsidR="004C2FB8" w:rsidRDefault="004C2FB8">
      <w:pPr>
        <w:pStyle w:val="TOC3"/>
        <w:rPr>
          <w:ins w:id="154" w:author="Pham Minh Tu" w:date="2020-01-06T16:01:00Z"/>
          <w:rFonts w:asciiTheme="minorHAnsi" w:eastAsiaTheme="minorEastAsia" w:hAnsiTheme="minorHAnsi" w:cstheme="minorBidi"/>
          <w:noProof/>
          <w:sz w:val="22"/>
          <w:szCs w:val="22"/>
          <w:lang w:eastAsia="en-US"/>
        </w:rPr>
      </w:pPr>
      <w:ins w:id="155"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"_Toc29218970"</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5.3.1</w:t>
        </w:r>
        <w:r>
          <w:rPr>
            <w:rFonts w:asciiTheme="minorHAnsi" w:eastAsiaTheme="minorEastAsia" w:hAnsiTheme="minorHAnsi" w:cstheme="minorBidi"/>
            <w:noProof/>
            <w:sz w:val="22"/>
            <w:szCs w:val="22"/>
            <w:lang w:eastAsia="en-US"/>
          </w:rPr>
          <w:tab/>
        </w:r>
        <w:r w:rsidRPr="00932A83">
          <w:rPr>
            <w:rStyle w:val="Hyperlink"/>
            <w:noProof/>
          </w:rPr>
          <w:t>UML</w:t>
        </w:r>
        <w:r>
          <w:rPr>
            <w:noProof/>
            <w:webHidden/>
          </w:rPr>
          <w:tab/>
        </w:r>
      </w:ins>
      <w:ins w:id="156" w:author="Pham Minh Tu" w:date="2020-01-06T16:07:00Z">
        <w:r w:rsidR="00AB2DBD">
          <w:rPr>
            <w:noProof/>
            <w:webHidden/>
          </w:rPr>
          <w:tab/>
        </w:r>
      </w:ins>
      <w:ins w:id="157" w:author="Pham Minh Tu" w:date="2020-01-06T16:01:00Z">
        <w:r>
          <w:rPr>
            <w:noProof/>
            <w:webHidden/>
          </w:rPr>
          <w:fldChar w:fldCharType="begin"/>
        </w:r>
        <w:r>
          <w:rPr>
            <w:noProof/>
            <w:webHidden/>
          </w:rPr>
          <w:instrText xml:space="preserve"> PAGEREF _Toc29218970 \h </w:instrText>
        </w:r>
        <w:r>
          <w:rPr>
            <w:noProof/>
            <w:webHidden/>
          </w:rPr>
        </w:r>
      </w:ins>
      <w:r>
        <w:rPr>
          <w:noProof/>
          <w:webHidden/>
        </w:rPr>
        <w:fldChar w:fldCharType="separate"/>
      </w:r>
      <w:ins w:id="158" w:author="Pham Minh Tu" w:date="2020-01-06T16:01:00Z">
        <w:r>
          <w:rPr>
            <w:noProof/>
            <w:webHidden/>
          </w:rPr>
          <w:t>80</w:t>
        </w:r>
        <w:r>
          <w:rPr>
            <w:noProof/>
            <w:webHidden/>
          </w:rPr>
          <w:fldChar w:fldCharType="end"/>
        </w:r>
        <w:r w:rsidRPr="00932A83">
          <w:rPr>
            <w:rStyle w:val="Hyperlink"/>
            <w:noProof/>
          </w:rPr>
          <w:fldChar w:fldCharType="end"/>
        </w:r>
      </w:ins>
    </w:p>
    <w:p w:rsidR="004C2FB8" w:rsidRDefault="004C2FB8">
      <w:pPr>
        <w:pStyle w:val="TOC3"/>
        <w:rPr>
          <w:ins w:id="159" w:author="Pham Minh Tu" w:date="2020-01-06T16:01:00Z"/>
          <w:rFonts w:asciiTheme="minorHAnsi" w:eastAsiaTheme="minorEastAsia" w:hAnsiTheme="minorHAnsi" w:cstheme="minorBidi"/>
          <w:noProof/>
          <w:sz w:val="22"/>
          <w:szCs w:val="22"/>
          <w:lang w:eastAsia="en-US"/>
        </w:rPr>
      </w:pPr>
      <w:ins w:id="16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"_Toc29218971"</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5.3.2</w:t>
        </w:r>
      </w:ins>
      <w:ins w:id="161" w:author="Pham Minh Tu" w:date="2020-01-06T16:07:00Z">
        <w:r w:rsidR="00AB2DBD">
          <w:rPr>
            <w:rStyle w:val="Hyperlink"/>
            <w:noProof/>
          </w:rPr>
          <w:t xml:space="preserve"> </w:t>
        </w:r>
      </w:ins>
      <w:ins w:id="162" w:author="Pham Minh Tu" w:date="2020-01-06T16:01:00Z">
        <w:r w:rsidRPr="00932A83">
          <w:rPr>
            <w:rStyle w:val="Hyperlink"/>
            <w:noProof/>
          </w:rPr>
          <w:t>Renesas::Generator::MCALConfGen::Business::Intermediate::BaseIntermediate</w:t>
        </w:r>
        <w:r>
          <w:rPr>
            <w:noProof/>
            <w:webHidden/>
          </w:rPr>
          <w:tab/>
        </w:r>
      </w:ins>
      <w:ins w:id="163" w:author="Pham Minh Tu" w:date="2020-01-06T16:08:00Z">
        <w:r w:rsidR="00AB2DBD">
          <w:rPr>
            <w:noProof/>
            <w:webHidden/>
          </w:rPr>
          <w:tab/>
        </w:r>
        <w:r w:rsidR="00AB2DBD">
          <w:rPr>
            <w:noProof/>
            <w:webHidden/>
          </w:rPr>
          <w:tab/>
        </w:r>
      </w:ins>
      <w:ins w:id="164" w:author="Pham Minh Tu" w:date="2020-01-06T16:01:00Z">
        <w:r>
          <w:rPr>
            <w:noProof/>
            <w:webHidden/>
          </w:rPr>
          <w:fldChar w:fldCharType="begin"/>
        </w:r>
        <w:r>
          <w:rPr>
            <w:noProof/>
            <w:webHidden/>
          </w:rPr>
          <w:instrText xml:space="preserve"> PAGEREF _Toc29218971 \h </w:instrText>
        </w:r>
        <w:r>
          <w:rPr>
            <w:noProof/>
            <w:webHidden/>
          </w:rPr>
        </w:r>
      </w:ins>
      <w:r>
        <w:rPr>
          <w:noProof/>
          <w:webHidden/>
        </w:rPr>
        <w:fldChar w:fldCharType="separate"/>
      </w:r>
      <w:ins w:id="165" w:author="Pham Minh Tu" w:date="2020-01-06T16:01:00Z">
        <w:r>
          <w:rPr>
            <w:noProof/>
            <w:webHidden/>
          </w:rPr>
          <w:t>80</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166" w:author="Pham Minh Tu" w:date="2020-01-06T16:01:00Z"/>
          <w:rFonts w:asciiTheme="minorHAnsi" w:eastAsiaTheme="minorEastAsia" w:hAnsiTheme="minorHAnsi" w:cstheme="minorBidi"/>
          <w:b w:val="0"/>
          <w:noProof/>
          <w:sz w:val="22"/>
          <w:szCs w:val="22"/>
          <w:lang w:eastAsia="en-US"/>
        </w:rPr>
      </w:pPr>
      <w:ins w:id="167"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"_Toc29218972"</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5.4</w:t>
        </w:r>
        <w:r>
          <w:rPr>
            <w:rFonts w:asciiTheme="minorHAnsi" w:eastAsiaTheme="minorEastAsia" w:hAnsiTheme="minorHAnsi" w:cstheme="minorBidi"/>
            <w:b w:val="0"/>
            <w:noProof/>
            <w:sz w:val="22"/>
            <w:szCs w:val="22"/>
            <w:lang w:eastAsia="en-US"/>
          </w:rPr>
          <w:tab/>
        </w:r>
        <w:r w:rsidRPr="00932A83">
          <w:rPr>
            <w:rStyle w:val="Hyperlink"/>
            <w:noProof/>
          </w:rPr>
          <w:t>Parser</w:t>
        </w:r>
        <w:r>
          <w:rPr>
            <w:noProof/>
            <w:webHidden/>
          </w:rPr>
          <w:tab/>
        </w:r>
        <w:r>
          <w:rPr>
            <w:noProof/>
            <w:webHidden/>
          </w:rPr>
          <w:fldChar w:fldCharType="begin"/>
        </w:r>
        <w:r>
          <w:rPr>
            <w:noProof/>
            <w:webHidden/>
          </w:rPr>
          <w:instrText xml:space="preserve"> PAGEREF _Toc29218972 \h </w:instrText>
        </w:r>
        <w:r>
          <w:rPr>
            <w:noProof/>
            <w:webHidden/>
          </w:rPr>
        </w:r>
      </w:ins>
      <w:r>
        <w:rPr>
          <w:noProof/>
          <w:webHidden/>
        </w:rPr>
        <w:fldChar w:fldCharType="separate"/>
      </w:r>
      <w:ins w:id="168" w:author="Pham Minh Tu" w:date="2020-01-06T16:01:00Z">
        <w:r>
          <w:rPr>
            <w:noProof/>
            <w:webHidden/>
          </w:rPr>
          <w:t>83</w:t>
        </w:r>
        <w:r>
          <w:rPr>
            <w:noProof/>
            <w:webHidden/>
          </w:rPr>
          <w:fldChar w:fldCharType="end"/>
        </w:r>
        <w:r w:rsidRPr="00932A83">
          <w:rPr>
            <w:rStyle w:val="Hyperlink"/>
            <w:noProof/>
          </w:rPr>
          <w:fldChar w:fldCharType="end"/>
        </w:r>
      </w:ins>
    </w:p>
    <w:p w:rsidR="004C2FB8" w:rsidRDefault="004C2FB8">
      <w:pPr>
        <w:pStyle w:val="TOC3"/>
        <w:rPr>
          <w:ins w:id="169" w:author="Pham Minh Tu" w:date="2020-01-06T16:01:00Z"/>
          <w:rFonts w:asciiTheme="minorHAnsi" w:eastAsiaTheme="minorEastAsia" w:hAnsiTheme="minorHAnsi" w:cstheme="minorBidi"/>
          <w:noProof/>
          <w:sz w:val="22"/>
          <w:szCs w:val="22"/>
          <w:lang w:eastAsia="en-US"/>
        </w:rPr>
      </w:pPr>
      <w:ins w:id="17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"_Toc29218973"</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5.4.1</w:t>
        </w:r>
        <w:r>
          <w:rPr>
            <w:rFonts w:asciiTheme="minorHAnsi" w:eastAsiaTheme="minorEastAsia" w:hAnsiTheme="minorHAnsi" w:cstheme="minorBidi"/>
            <w:noProof/>
            <w:sz w:val="22"/>
            <w:szCs w:val="22"/>
            <w:lang w:eastAsia="en-US"/>
          </w:rPr>
          <w:tab/>
        </w:r>
        <w:r w:rsidRPr="00932A83">
          <w:rPr>
            <w:rStyle w:val="Hyperlink"/>
            <w:noProof/>
          </w:rPr>
          <w:t>UML</w:t>
        </w:r>
        <w:r>
          <w:rPr>
            <w:noProof/>
            <w:webHidden/>
          </w:rPr>
          <w:tab/>
        </w:r>
      </w:ins>
      <w:ins w:id="171" w:author="Pham Minh Tu" w:date="2020-01-06T16:02:00Z">
        <w:r>
          <w:rPr>
            <w:noProof/>
            <w:webHidden/>
          </w:rPr>
          <w:tab/>
        </w:r>
      </w:ins>
      <w:ins w:id="172" w:author="Pham Minh Tu" w:date="2020-01-06T16:01:00Z">
        <w:r>
          <w:rPr>
            <w:noProof/>
            <w:webHidden/>
          </w:rPr>
          <w:fldChar w:fldCharType="begin"/>
        </w:r>
        <w:r>
          <w:rPr>
            <w:noProof/>
            <w:webHidden/>
          </w:rPr>
          <w:instrText xml:space="preserve"> PAGEREF _Toc29218973 \h </w:instrText>
        </w:r>
        <w:r>
          <w:rPr>
            <w:noProof/>
            <w:webHidden/>
          </w:rPr>
        </w:r>
      </w:ins>
      <w:r>
        <w:rPr>
          <w:noProof/>
          <w:webHidden/>
        </w:rPr>
        <w:fldChar w:fldCharType="separate"/>
      </w:r>
      <w:ins w:id="173" w:author="Pham Minh Tu" w:date="2020-01-06T16:01:00Z">
        <w:r>
          <w:rPr>
            <w:noProof/>
            <w:webHidden/>
          </w:rPr>
          <w:t>83</w:t>
        </w:r>
        <w:r>
          <w:rPr>
            <w:noProof/>
            <w:webHidden/>
          </w:rPr>
          <w:fldChar w:fldCharType="end"/>
        </w:r>
        <w:r w:rsidRPr="00932A83">
          <w:rPr>
            <w:rStyle w:val="Hyperlink"/>
            <w:noProof/>
          </w:rPr>
          <w:fldChar w:fldCharType="end"/>
        </w:r>
      </w:ins>
    </w:p>
    <w:p w:rsidR="004C2FB8" w:rsidRDefault="004C2FB8">
      <w:pPr>
        <w:pStyle w:val="TOC3"/>
        <w:rPr>
          <w:ins w:id="174" w:author="Pham Minh Tu" w:date="2020-01-06T16:01:00Z"/>
          <w:rFonts w:asciiTheme="minorHAnsi" w:eastAsiaTheme="minorEastAsia" w:hAnsiTheme="minorHAnsi" w:cstheme="minorBidi"/>
          <w:noProof/>
          <w:sz w:val="22"/>
          <w:szCs w:val="22"/>
          <w:lang w:eastAsia="en-US"/>
        </w:rPr>
      </w:pPr>
      <w:ins w:id="175"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"_Toc29218974"</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5.4.2</w:t>
        </w:r>
        <w:r>
          <w:rPr>
            <w:rFonts w:asciiTheme="minorHAnsi" w:eastAsiaTheme="minorEastAsia" w:hAnsiTheme="minorHAnsi" w:cstheme="minorBidi"/>
            <w:noProof/>
            <w:sz w:val="22"/>
            <w:szCs w:val="22"/>
            <w:lang w:eastAsia="en-US"/>
          </w:rPr>
          <w:tab/>
        </w:r>
        <w:r w:rsidRPr="00932A83">
          <w:rPr>
            <w:rStyle w:val="Hyperlink"/>
            <w:noProof/>
          </w:rPr>
          <w:t>Renesas::Generator::MCALConfGen::Business::Parser::ParserXML</w:t>
        </w:r>
        <w:r>
          <w:rPr>
            <w:noProof/>
            <w:webHidden/>
          </w:rPr>
          <w:tab/>
        </w:r>
        <w:r>
          <w:rPr>
            <w:noProof/>
            <w:webHidden/>
          </w:rPr>
          <w:fldChar w:fldCharType="begin"/>
        </w:r>
        <w:r>
          <w:rPr>
            <w:noProof/>
            <w:webHidden/>
          </w:rPr>
          <w:instrText xml:space="preserve"> PAGEREF _Toc29218974 \h </w:instrText>
        </w:r>
        <w:r>
          <w:rPr>
            <w:noProof/>
            <w:webHidden/>
          </w:rPr>
        </w:r>
      </w:ins>
      <w:r>
        <w:rPr>
          <w:noProof/>
          <w:webHidden/>
        </w:rPr>
        <w:fldChar w:fldCharType="separate"/>
      </w:r>
      <w:ins w:id="176" w:author="Pham Minh Tu" w:date="2020-01-06T16:01:00Z">
        <w:r>
          <w:rPr>
            <w:noProof/>
            <w:webHidden/>
          </w:rPr>
          <w:t>84</w:t>
        </w:r>
        <w:r>
          <w:rPr>
            <w:noProof/>
            <w:webHidden/>
          </w:rPr>
          <w:fldChar w:fldCharType="end"/>
        </w:r>
        <w:r w:rsidRPr="00932A83">
          <w:rPr>
            <w:rStyle w:val="Hyperlink"/>
            <w:noProof/>
          </w:rPr>
          <w:fldChar w:fldCharType="end"/>
        </w:r>
      </w:ins>
    </w:p>
    <w:p w:rsidR="004C2FB8" w:rsidRDefault="004C2FB8">
      <w:pPr>
        <w:pStyle w:val="TOC3"/>
        <w:rPr>
          <w:ins w:id="177" w:author="Pham Minh Tu" w:date="2020-01-06T16:01:00Z"/>
          <w:rFonts w:asciiTheme="minorHAnsi" w:eastAsiaTheme="minorEastAsia" w:hAnsiTheme="minorHAnsi" w:cstheme="minorBidi"/>
          <w:noProof/>
          <w:sz w:val="22"/>
          <w:szCs w:val="22"/>
          <w:lang w:eastAsia="en-US"/>
        </w:rPr>
      </w:pPr>
      <w:ins w:id="178"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"_Toc29218975"</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5.4.3</w:t>
        </w:r>
        <w:r>
          <w:rPr>
            <w:rFonts w:asciiTheme="minorHAnsi" w:eastAsiaTheme="minorEastAsia" w:hAnsiTheme="minorHAnsi" w:cstheme="minorBidi"/>
            <w:noProof/>
            <w:sz w:val="22"/>
            <w:szCs w:val="22"/>
            <w:lang w:eastAsia="en-US"/>
          </w:rPr>
          <w:tab/>
        </w:r>
        <w:r w:rsidRPr="00932A83">
          <w:rPr>
            <w:rStyle w:val="Hyperlink"/>
            <w:noProof/>
          </w:rPr>
          <w:t>ParseConfigStatus</w:t>
        </w:r>
        <w:r>
          <w:rPr>
            <w:noProof/>
            <w:webHidden/>
          </w:rPr>
          <w:tab/>
        </w:r>
        <w:r>
          <w:rPr>
            <w:noProof/>
            <w:webHidden/>
          </w:rPr>
          <w:fldChar w:fldCharType="begin"/>
        </w:r>
        <w:r>
          <w:rPr>
            <w:noProof/>
            <w:webHidden/>
          </w:rPr>
          <w:instrText xml:space="preserve"> PAGEREF _Toc29218975 \h </w:instrText>
        </w:r>
        <w:r>
          <w:rPr>
            <w:noProof/>
            <w:webHidden/>
          </w:rPr>
        </w:r>
      </w:ins>
      <w:r>
        <w:rPr>
          <w:noProof/>
          <w:webHidden/>
        </w:rPr>
        <w:fldChar w:fldCharType="separate"/>
      </w:r>
      <w:ins w:id="179" w:author="Pham Minh Tu" w:date="2020-01-06T16:01:00Z">
        <w:r>
          <w:rPr>
            <w:noProof/>
            <w:webHidden/>
          </w:rPr>
          <w:t>107</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180" w:author="Pham Minh Tu" w:date="2020-01-06T16:01:00Z"/>
          <w:rFonts w:asciiTheme="minorHAnsi" w:eastAsiaTheme="minorEastAsia" w:hAnsiTheme="minorHAnsi" w:cstheme="minorBidi"/>
          <w:b w:val="0"/>
          <w:noProof/>
          <w:sz w:val="22"/>
          <w:szCs w:val="22"/>
          <w:lang w:eastAsia="en-US"/>
        </w:rPr>
      </w:pPr>
      <w:ins w:id="181"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"_Toc29218976"</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5.5</w:t>
        </w:r>
        <w:r>
          <w:rPr>
            <w:rFonts w:asciiTheme="minorHAnsi" w:eastAsiaTheme="minorEastAsia" w:hAnsiTheme="minorHAnsi" w:cstheme="minorBidi"/>
            <w:b w:val="0"/>
            <w:noProof/>
            <w:sz w:val="22"/>
            <w:szCs w:val="22"/>
            <w:lang w:eastAsia="en-US"/>
          </w:rPr>
          <w:tab/>
        </w:r>
        <w:r w:rsidRPr="00932A83">
          <w:rPr>
            <w:rStyle w:val="Hyperlink"/>
            <w:noProof/>
          </w:rPr>
          <w:t>Validation</w:t>
        </w:r>
        <w:r>
          <w:rPr>
            <w:noProof/>
            <w:webHidden/>
          </w:rPr>
          <w:tab/>
        </w:r>
        <w:r>
          <w:rPr>
            <w:noProof/>
            <w:webHidden/>
          </w:rPr>
          <w:fldChar w:fldCharType="begin"/>
        </w:r>
        <w:r>
          <w:rPr>
            <w:noProof/>
            <w:webHidden/>
          </w:rPr>
          <w:instrText xml:space="preserve"> PAGEREF _Toc29218976 \h </w:instrText>
        </w:r>
        <w:r>
          <w:rPr>
            <w:noProof/>
            <w:webHidden/>
          </w:rPr>
        </w:r>
      </w:ins>
      <w:r>
        <w:rPr>
          <w:noProof/>
          <w:webHidden/>
        </w:rPr>
        <w:fldChar w:fldCharType="separate"/>
      </w:r>
      <w:ins w:id="182" w:author="Pham Minh Tu" w:date="2020-01-06T16:01:00Z">
        <w:r>
          <w:rPr>
            <w:noProof/>
            <w:webHidden/>
          </w:rPr>
          <w:t>107</w:t>
        </w:r>
        <w:r>
          <w:rPr>
            <w:noProof/>
            <w:webHidden/>
          </w:rPr>
          <w:fldChar w:fldCharType="end"/>
        </w:r>
        <w:r w:rsidRPr="00932A83">
          <w:rPr>
            <w:rStyle w:val="Hyperlink"/>
            <w:noProof/>
          </w:rPr>
          <w:fldChar w:fldCharType="end"/>
        </w:r>
      </w:ins>
    </w:p>
    <w:p w:rsidR="004C2FB8" w:rsidRDefault="004C2FB8">
      <w:pPr>
        <w:pStyle w:val="TOC3"/>
        <w:rPr>
          <w:ins w:id="183" w:author="Pham Minh Tu" w:date="2020-01-06T16:01:00Z"/>
          <w:rFonts w:asciiTheme="minorHAnsi" w:eastAsiaTheme="minorEastAsia" w:hAnsiTheme="minorHAnsi" w:cstheme="minorBidi"/>
          <w:noProof/>
          <w:sz w:val="22"/>
          <w:szCs w:val="22"/>
          <w:lang w:eastAsia="en-US"/>
        </w:rPr>
      </w:pPr>
      <w:ins w:id="184"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"_Toc29218977"</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5.5.1</w:t>
        </w:r>
        <w:r>
          <w:rPr>
            <w:rFonts w:asciiTheme="minorHAnsi" w:eastAsiaTheme="minorEastAsia" w:hAnsiTheme="minorHAnsi" w:cstheme="minorBidi"/>
            <w:noProof/>
            <w:sz w:val="22"/>
            <w:szCs w:val="22"/>
            <w:lang w:eastAsia="en-US"/>
          </w:rPr>
          <w:tab/>
        </w:r>
        <w:r w:rsidRPr="00932A83">
          <w:rPr>
            <w:rStyle w:val="Hyperlink"/>
            <w:noProof/>
          </w:rPr>
          <w:t>UML</w:t>
        </w:r>
        <w:r>
          <w:rPr>
            <w:noProof/>
            <w:webHidden/>
          </w:rPr>
          <w:tab/>
        </w:r>
      </w:ins>
      <w:ins w:id="185" w:author="Pham Minh Tu" w:date="2020-01-06T16:02:00Z">
        <w:r>
          <w:rPr>
            <w:noProof/>
            <w:webHidden/>
          </w:rPr>
          <w:tab/>
        </w:r>
      </w:ins>
      <w:ins w:id="186" w:author="Pham Minh Tu" w:date="2020-01-06T16:01:00Z">
        <w:r>
          <w:rPr>
            <w:noProof/>
            <w:webHidden/>
          </w:rPr>
          <w:fldChar w:fldCharType="begin"/>
        </w:r>
        <w:r>
          <w:rPr>
            <w:noProof/>
            <w:webHidden/>
          </w:rPr>
          <w:instrText xml:space="preserve"> PAGEREF _Toc29218977 \h </w:instrText>
        </w:r>
        <w:r>
          <w:rPr>
            <w:noProof/>
            <w:webHidden/>
          </w:rPr>
        </w:r>
      </w:ins>
      <w:r>
        <w:rPr>
          <w:noProof/>
          <w:webHidden/>
        </w:rPr>
        <w:fldChar w:fldCharType="separate"/>
      </w:r>
      <w:ins w:id="187" w:author="Pham Minh Tu" w:date="2020-01-06T16:01:00Z">
        <w:r>
          <w:rPr>
            <w:noProof/>
            <w:webHidden/>
          </w:rPr>
          <w:t>108</w:t>
        </w:r>
        <w:r>
          <w:rPr>
            <w:noProof/>
            <w:webHidden/>
          </w:rPr>
          <w:fldChar w:fldCharType="end"/>
        </w:r>
        <w:r w:rsidRPr="00932A83">
          <w:rPr>
            <w:rStyle w:val="Hyperlink"/>
            <w:noProof/>
          </w:rPr>
          <w:fldChar w:fldCharType="end"/>
        </w:r>
      </w:ins>
    </w:p>
    <w:p w:rsidR="004C2FB8" w:rsidRDefault="004C2FB8">
      <w:pPr>
        <w:pStyle w:val="TOC3"/>
        <w:rPr>
          <w:ins w:id="188" w:author="Pham Minh Tu" w:date="2020-01-06T16:01:00Z"/>
          <w:rFonts w:asciiTheme="minorHAnsi" w:eastAsiaTheme="minorEastAsia" w:hAnsiTheme="minorHAnsi" w:cstheme="minorBidi"/>
          <w:noProof/>
          <w:sz w:val="22"/>
          <w:szCs w:val="22"/>
          <w:lang w:eastAsia="en-US"/>
        </w:rPr>
      </w:pPr>
      <w:ins w:id="189"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"_Toc29218978"</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5.5.2</w:t>
        </w:r>
        <w:r>
          <w:rPr>
            <w:rFonts w:asciiTheme="minorHAnsi" w:eastAsiaTheme="minorEastAsia" w:hAnsiTheme="minorHAnsi" w:cstheme="minorBidi"/>
            <w:noProof/>
            <w:sz w:val="22"/>
            <w:szCs w:val="22"/>
            <w:lang w:eastAsia="en-US"/>
          </w:rPr>
          <w:tab/>
        </w:r>
        <w:r w:rsidRPr="00932A83">
          <w:rPr>
            <w:rStyle w:val="Hyperlink"/>
            <w:noProof/>
          </w:rPr>
          <w:t>Renesas::Generator::MCALConfGen::Business::Validation::BaseValidation</w:t>
        </w:r>
        <w:r>
          <w:rPr>
            <w:noProof/>
            <w:webHidden/>
          </w:rPr>
          <w:tab/>
        </w:r>
        <w:r>
          <w:rPr>
            <w:noProof/>
            <w:webHidden/>
          </w:rPr>
          <w:fldChar w:fldCharType="begin"/>
        </w:r>
        <w:r>
          <w:rPr>
            <w:noProof/>
            <w:webHidden/>
          </w:rPr>
          <w:instrText xml:space="preserve"> PAGEREF _Toc29218978 \h </w:instrText>
        </w:r>
        <w:r>
          <w:rPr>
            <w:noProof/>
            <w:webHidden/>
          </w:rPr>
        </w:r>
      </w:ins>
      <w:r>
        <w:rPr>
          <w:noProof/>
          <w:webHidden/>
        </w:rPr>
        <w:fldChar w:fldCharType="separate"/>
      </w:r>
      <w:ins w:id="190" w:author="Pham Minh Tu" w:date="2020-01-06T16:01:00Z">
        <w:r>
          <w:rPr>
            <w:noProof/>
            <w:webHidden/>
          </w:rPr>
          <w:t>108</w:t>
        </w:r>
        <w:r>
          <w:rPr>
            <w:noProof/>
            <w:webHidden/>
          </w:rPr>
          <w:fldChar w:fldCharType="end"/>
        </w:r>
        <w:r w:rsidRPr="00932A83">
          <w:rPr>
            <w:rStyle w:val="Hyperlink"/>
            <w:noProof/>
          </w:rPr>
          <w:fldChar w:fldCharType="end"/>
        </w:r>
      </w:ins>
    </w:p>
    <w:p w:rsidR="004C2FB8" w:rsidRDefault="004C2FB8">
      <w:pPr>
        <w:pStyle w:val="TOC3"/>
        <w:rPr>
          <w:ins w:id="191" w:author="Pham Minh Tu" w:date="2020-01-06T16:01:00Z"/>
          <w:rFonts w:asciiTheme="minorHAnsi" w:eastAsiaTheme="minorEastAsia" w:hAnsiTheme="minorHAnsi" w:cstheme="minorBidi"/>
          <w:noProof/>
          <w:sz w:val="22"/>
          <w:szCs w:val="22"/>
          <w:lang w:eastAsia="en-US"/>
        </w:rPr>
      </w:pPr>
      <w:ins w:id="19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"_Toc29218979"</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5.5.3</w:t>
        </w:r>
        <w:r>
          <w:rPr>
            <w:rFonts w:asciiTheme="minorHAnsi" w:eastAsiaTheme="minorEastAsia" w:hAnsiTheme="minorHAnsi" w:cstheme="minorBidi"/>
            <w:noProof/>
            <w:sz w:val="22"/>
            <w:szCs w:val="22"/>
            <w:lang w:eastAsia="en-US"/>
          </w:rPr>
          <w:tab/>
        </w:r>
        <w:r w:rsidRPr="00932A83">
          <w:rPr>
            <w:rStyle w:val="Hyperlink"/>
            <w:noProof/>
          </w:rPr>
          <w:t>Renesas::Generator::MCALConfGen::Business::Validation::ValidationResult</w:t>
        </w:r>
      </w:ins>
      <w:ins w:id="193" w:author="Pham Minh Tu" w:date="2020-01-06T16:02:00Z">
        <w:r>
          <w:rPr>
            <w:rStyle w:val="Hyperlink"/>
            <w:noProof/>
          </w:rPr>
          <w:tab/>
        </w:r>
      </w:ins>
      <w:ins w:id="194" w:author="Pham Minh Tu" w:date="2020-01-06T16:01:00Z">
        <w:r>
          <w:rPr>
            <w:noProof/>
            <w:webHidden/>
          </w:rPr>
          <w:tab/>
        </w:r>
      </w:ins>
      <w:ins w:id="195" w:author="Pham Minh Tu" w:date="2020-01-06T16:02:00Z">
        <w:r>
          <w:rPr>
            <w:noProof/>
            <w:webHidden/>
          </w:rPr>
          <w:tab/>
        </w:r>
      </w:ins>
      <w:ins w:id="196" w:author="Pham Minh Tu" w:date="2020-01-06T16:01:00Z">
        <w:r>
          <w:rPr>
            <w:noProof/>
            <w:webHidden/>
          </w:rPr>
          <w:fldChar w:fldCharType="begin"/>
        </w:r>
        <w:r>
          <w:rPr>
            <w:noProof/>
            <w:webHidden/>
          </w:rPr>
          <w:instrText xml:space="preserve"> PAGEREF _Toc29218979 \h </w:instrText>
        </w:r>
        <w:r>
          <w:rPr>
            <w:noProof/>
            <w:webHidden/>
          </w:rPr>
        </w:r>
      </w:ins>
      <w:r>
        <w:rPr>
          <w:noProof/>
          <w:webHidden/>
        </w:rPr>
        <w:fldChar w:fldCharType="separate"/>
      </w:r>
      <w:ins w:id="197" w:author="Pham Minh Tu" w:date="2020-01-06T16:01:00Z">
        <w:r>
          <w:rPr>
            <w:noProof/>
            <w:webHidden/>
          </w:rPr>
          <w:t>121</w:t>
        </w:r>
        <w:r>
          <w:rPr>
            <w:noProof/>
            <w:webHidden/>
          </w:rPr>
          <w:fldChar w:fldCharType="end"/>
        </w:r>
        <w:r w:rsidRPr="00932A83">
          <w:rPr>
            <w:rStyle w:val="Hyperlink"/>
            <w:noProof/>
          </w:rPr>
          <w:fldChar w:fldCharType="end"/>
        </w:r>
      </w:ins>
    </w:p>
    <w:p w:rsidR="004C2FB8" w:rsidRDefault="004C2FB8">
      <w:pPr>
        <w:pStyle w:val="TOC3"/>
        <w:rPr>
          <w:ins w:id="198" w:author="Pham Minh Tu" w:date="2020-01-06T16:01:00Z"/>
          <w:rFonts w:asciiTheme="minorHAnsi" w:eastAsiaTheme="minorEastAsia" w:hAnsiTheme="minorHAnsi" w:cstheme="minorBidi"/>
          <w:noProof/>
          <w:sz w:val="22"/>
          <w:szCs w:val="22"/>
          <w:lang w:eastAsia="en-US"/>
        </w:rPr>
      </w:pPr>
      <w:ins w:id="199"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"_Toc29218980"</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5.5.4</w:t>
        </w:r>
        <w:r>
          <w:rPr>
            <w:rFonts w:asciiTheme="minorHAnsi" w:eastAsiaTheme="minorEastAsia" w:hAnsiTheme="minorHAnsi" w:cstheme="minorBidi"/>
            <w:noProof/>
            <w:sz w:val="22"/>
            <w:szCs w:val="22"/>
            <w:lang w:eastAsia="en-US"/>
          </w:rPr>
          <w:tab/>
        </w:r>
        <w:r w:rsidRPr="00932A83">
          <w:rPr>
            <w:rStyle w:val="Hyperlink"/>
            <w:noProof/>
          </w:rPr>
          <w:t>Renesas::Generator::MCALConfGen::Business::Validation::ValidationRuleAttribute</w:t>
        </w:r>
        <w:r>
          <w:rPr>
            <w:noProof/>
            <w:webHidden/>
          </w:rPr>
          <w:tab/>
        </w:r>
        <w:r>
          <w:rPr>
            <w:noProof/>
            <w:webHidden/>
          </w:rPr>
          <w:fldChar w:fldCharType="begin"/>
        </w:r>
        <w:r>
          <w:rPr>
            <w:noProof/>
            <w:webHidden/>
          </w:rPr>
          <w:instrText xml:space="preserve"> PAGEREF _Toc29218980 \h </w:instrText>
        </w:r>
        <w:r>
          <w:rPr>
            <w:noProof/>
            <w:webHidden/>
          </w:rPr>
        </w:r>
      </w:ins>
      <w:r>
        <w:rPr>
          <w:noProof/>
          <w:webHidden/>
        </w:rPr>
        <w:fldChar w:fldCharType="separate"/>
      </w:r>
      <w:ins w:id="200" w:author="Pham Minh Tu" w:date="2020-01-06T16:01:00Z">
        <w:r>
          <w:rPr>
            <w:noProof/>
            <w:webHidden/>
          </w:rPr>
          <w:t>125</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201" w:author="Pham Minh Tu" w:date="2020-01-06T16:01:00Z"/>
          <w:rFonts w:asciiTheme="minorHAnsi" w:eastAsiaTheme="minorEastAsia" w:hAnsiTheme="minorHAnsi" w:cstheme="minorBidi"/>
          <w:b w:val="0"/>
          <w:noProof/>
          <w:sz w:val="22"/>
          <w:szCs w:val="22"/>
          <w:lang w:eastAsia="en-US"/>
        </w:rPr>
      </w:pPr>
      <w:ins w:id="20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"_Toc29218981"</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5.6</w:t>
        </w:r>
        <w:r>
          <w:rPr>
            <w:rFonts w:asciiTheme="minorHAnsi" w:eastAsiaTheme="minorEastAsia" w:hAnsiTheme="minorHAnsi" w:cstheme="minorBidi"/>
            <w:b w:val="0"/>
            <w:noProof/>
            <w:sz w:val="22"/>
            <w:szCs w:val="22"/>
            <w:lang w:eastAsia="en-US"/>
          </w:rPr>
          <w:tab/>
        </w:r>
        <w:r w:rsidRPr="00932A83">
          <w:rPr>
            <w:rStyle w:val="Hyperlink"/>
            <w:noProof/>
          </w:rPr>
          <w:t>DotNetApiWrapper</w:t>
        </w:r>
        <w:r>
          <w:rPr>
            <w:noProof/>
            <w:webHidden/>
          </w:rPr>
          <w:tab/>
        </w:r>
        <w:r>
          <w:rPr>
            <w:noProof/>
            <w:webHidden/>
          </w:rPr>
          <w:fldChar w:fldCharType="begin"/>
        </w:r>
        <w:r>
          <w:rPr>
            <w:noProof/>
            <w:webHidden/>
          </w:rPr>
          <w:instrText xml:space="preserve"> PAGEREF _Toc29218981 \h </w:instrText>
        </w:r>
        <w:r>
          <w:rPr>
            <w:noProof/>
            <w:webHidden/>
          </w:rPr>
        </w:r>
      </w:ins>
      <w:r>
        <w:rPr>
          <w:noProof/>
          <w:webHidden/>
        </w:rPr>
        <w:fldChar w:fldCharType="separate"/>
      </w:r>
      <w:ins w:id="203" w:author="Pham Minh Tu" w:date="2020-01-06T16:01:00Z">
        <w:r>
          <w:rPr>
            <w:noProof/>
            <w:webHidden/>
          </w:rPr>
          <w:t>128</w:t>
        </w:r>
        <w:r>
          <w:rPr>
            <w:noProof/>
            <w:webHidden/>
          </w:rPr>
          <w:fldChar w:fldCharType="end"/>
        </w:r>
        <w:r w:rsidRPr="00932A83">
          <w:rPr>
            <w:rStyle w:val="Hyperlink"/>
            <w:noProof/>
          </w:rPr>
          <w:fldChar w:fldCharType="end"/>
        </w:r>
      </w:ins>
    </w:p>
    <w:p w:rsidR="004C2FB8" w:rsidRDefault="004C2FB8">
      <w:pPr>
        <w:pStyle w:val="TOC3"/>
        <w:rPr>
          <w:ins w:id="204" w:author="Pham Minh Tu" w:date="2020-01-06T16:01:00Z"/>
          <w:rFonts w:asciiTheme="minorHAnsi" w:eastAsiaTheme="minorEastAsia" w:hAnsiTheme="minorHAnsi" w:cstheme="minorBidi"/>
          <w:noProof/>
          <w:sz w:val="22"/>
          <w:szCs w:val="22"/>
          <w:lang w:eastAsia="en-US"/>
        </w:rPr>
      </w:pPr>
      <w:ins w:id="205"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"_Toc29218982"</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5.6.1</w:t>
        </w:r>
        <w:r>
          <w:rPr>
            <w:rFonts w:asciiTheme="minorHAnsi" w:eastAsiaTheme="minorEastAsia" w:hAnsiTheme="minorHAnsi" w:cstheme="minorBidi"/>
            <w:noProof/>
            <w:sz w:val="22"/>
            <w:szCs w:val="22"/>
            <w:lang w:eastAsia="en-US"/>
          </w:rPr>
          <w:tab/>
        </w:r>
        <w:r w:rsidRPr="00932A83">
          <w:rPr>
            <w:rStyle w:val="Hyperlink"/>
            <w:noProof/>
          </w:rPr>
          <w:t>UML</w:t>
        </w:r>
        <w:r>
          <w:rPr>
            <w:noProof/>
            <w:webHidden/>
          </w:rPr>
          <w:tab/>
        </w:r>
      </w:ins>
      <w:ins w:id="206" w:author="Pham Minh Tu" w:date="2020-01-06T16:03:00Z">
        <w:r>
          <w:rPr>
            <w:noProof/>
            <w:webHidden/>
          </w:rPr>
          <w:tab/>
        </w:r>
      </w:ins>
      <w:ins w:id="207" w:author="Pham Minh Tu" w:date="2020-01-06T16:01:00Z">
        <w:r>
          <w:rPr>
            <w:noProof/>
            <w:webHidden/>
          </w:rPr>
          <w:fldChar w:fldCharType="begin"/>
        </w:r>
        <w:r>
          <w:rPr>
            <w:noProof/>
            <w:webHidden/>
          </w:rPr>
          <w:instrText xml:space="preserve"> PAGEREF _Toc29218982 \h </w:instrText>
        </w:r>
        <w:r>
          <w:rPr>
            <w:noProof/>
            <w:webHidden/>
          </w:rPr>
        </w:r>
      </w:ins>
      <w:r>
        <w:rPr>
          <w:noProof/>
          <w:webHidden/>
        </w:rPr>
        <w:fldChar w:fldCharType="separate"/>
      </w:r>
      <w:ins w:id="208" w:author="Pham Minh Tu" w:date="2020-01-06T16:01:00Z">
        <w:r>
          <w:rPr>
            <w:noProof/>
            <w:webHidden/>
          </w:rPr>
          <w:t>129</w:t>
        </w:r>
        <w:r>
          <w:rPr>
            <w:noProof/>
            <w:webHidden/>
          </w:rPr>
          <w:fldChar w:fldCharType="end"/>
        </w:r>
        <w:r w:rsidRPr="00932A83">
          <w:rPr>
            <w:rStyle w:val="Hyperlink"/>
            <w:noProof/>
          </w:rPr>
          <w:fldChar w:fldCharType="end"/>
        </w:r>
      </w:ins>
    </w:p>
    <w:p w:rsidR="004C2FB8" w:rsidRDefault="004C2FB8">
      <w:pPr>
        <w:pStyle w:val="TOC3"/>
        <w:rPr>
          <w:ins w:id="209" w:author="Pham Minh Tu" w:date="2020-01-06T16:01:00Z"/>
          <w:rFonts w:asciiTheme="minorHAnsi" w:eastAsiaTheme="minorEastAsia" w:hAnsiTheme="minorHAnsi" w:cstheme="minorBidi"/>
          <w:noProof/>
          <w:sz w:val="22"/>
          <w:szCs w:val="22"/>
          <w:lang w:eastAsia="en-US"/>
        </w:rPr>
      </w:pPr>
      <w:ins w:id="21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"_Toc29218983"</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5.6.2</w:t>
        </w:r>
        <w:r>
          <w:rPr>
            <w:rFonts w:asciiTheme="minorHAnsi" w:eastAsiaTheme="minorEastAsia" w:hAnsiTheme="minorHAnsi" w:cstheme="minorBidi"/>
            <w:noProof/>
            <w:sz w:val="22"/>
            <w:szCs w:val="22"/>
            <w:lang w:eastAsia="en-US"/>
          </w:rPr>
          <w:tab/>
        </w:r>
        <w:r w:rsidRPr="00932A83">
          <w:rPr>
            <w:rStyle w:val="Hyperlink"/>
            <w:noProof/>
          </w:rPr>
          <w:t>Renesas::Generator::MCALConfGen::CrossCutting::DotNetApiWrapper::ConsoleWrapper</w:t>
        </w:r>
        <w:r>
          <w:rPr>
            <w:noProof/>
            <w:webHidden/>
          </w:rPr>
          <w:tab/>
        </w:r>
        <w:r>
          <w:rPr>
            <w:noProof/>
            <w:webHidden/>
          </w:rPr>
          <w:fldChar w:fldCharType="begin"/>
        </w:r>
        <w:r>
          <w:rPr>
            <w:noProof/>
            <w:webHidden/>
          </w:rPr>
          <w:instrText xml:space="preserve"> PAGEREF _Toc29218983 \h </w:instrText>
        </w:r>
        <w:r>
          <w:rPr>
            <w:noProof/>
            <w:webHidden/>
          </w:rPr>
        </w:r>
      </w:ins>
      <w:r>
        <w:rPr>
          <w:noProof/>
          <w:webHidden/>
        </w:rPr>
        <w:fldChar w:fldCharType="separate"/>
      </w:r>
      <w:ins w:id="211" w:author="Pham Minh Tu" w:date="2020-01-06T16:01:00Z">
        <w:r>
          <w:rPr>
            <w:noProof/>
            <w:webHidden/>
          </w:rPr>
          <w:t>129</w:t>
        </w:r>
        <w:r>
          <w:rPr>
            <w:noProof/>
            <w:webHidden/>
          </w:rPr>
          <w:fldChar w:fldCharType="end"/>
        </w:r>
        <w:r w:rsidRPr="00932A83">
          <w:rPr>
            <w:rStyle w:val="Hyperlink"/>
            <w:noProof/>
          </w:rPr>
          <w:fldChar w:fldCharType="end"/>
        </w:r>
      </w:ins>
    </w:p>
    <w:p w:rsidR="004C2FB8" w:rsidRDefault="004C2FB8">
      <w:pPr>
        <w:pStyle w:val="TOC3"/>
        <w:rPr>
          <w:ins w:id="212" w:author="Pham Minh Tu" w:date="2020-01-06T16:01:00Z"/>
          <w:rFonts w:asciiTheme="minorHAnsi" w:eastAsiaTheme="minorEastAsia" w:hAnsiTheme="minorHAnsi" w:cstheme="minorBidi"/>
          <w:noProof/>
          <w:sz w:val="22"/>
          <w:szCs w:val="22"/>
          <w:lang w:eastAsia="en-US"/>
        </w:rPr>
      </w:pPr>
      <w:ins w:id="213"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"_Toc29218984"</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5.6.3</w:t>
        </w:r>
        <w:r>
          <w:rPr>
            <w:rFonts w:asciiTheme="minorHAnsi" w:eastAsiaTheme="minorEastAsia" w:hAnsiTheme="minorHAnsi" w:cstheme="minorBidi"/>
            <w:noProof/>
            <w:sz w:val="22"/>
            <w:szCs w:val="22"/>
            <w:lang w:eastAsia="en-US"/>
          </w:rPr>
          <w:tab/>
        </w:r>
        <w:r w:rsidRPr="00932A83">
          <w:rPr>
            <w:rStyle w:val="Hyperlink"/>
            <w:noProof/>
          </w:rPr>
          <w:t>Renesas::Generator::MCALConfGen::CrossCutting::DotNetApiWrapper::EnvironmentWrapper</w:t>
        </w:r>
        <w:r>
          <w:rPr>
            <w:noProof/>
            <w:webHidden/>
          </w:rPr>
          <w:tab/>
        </w:r>
        <w:r>
          <w:rPr>
            <w:noProof/>
            <w:webHidden/>
          </w:rPr>
          <w:fldChar w:fldCharType="begin"/>
        </w:r>
        <w:r>
          <w:rPr>
            <w:noProof/>
            <w:webHidden/>
          </w:rPr>
          <w:instrText xml:space="preserve"> PAGEREF _Toc29218984 \h </w:instrText>
        </w:r>
        <w:r>
          <w:rPr>
            <w:noProof/>
            <w:webHidden/>
          </w:rPr>
        </w:r>
      </w:ins>
      <w:r>
        <w:rPr>
          <w:noProof/>
          <w:webHidden/>
        </w:rPr>
        <w:fldChar w:fldCharType="separate"/>
      </w:r>
      <w:ins w:id="214" w:author="Pham Minh Tu" w:date="2020-01-06T16:01:00Z">
        <w:r>
          <w:rPr>
            <w:noProof/>
            <w:webHidden/>
          </w:rPr>
          <w:t>130</w:t>
        </w:r>
        <w:r>
          <w:rPr>
            <w:noProof/>
            <w:webHidden/>
          </w:rPr>
          <w:fldChar w:fldCharType="end"/>
        </w:r>
        <w:r w:rsidRPr="00932A83">
          <w:rPr>
            <w:rStyle w:val="Hyperlink"/>
            <w:noProof/>
          </w:rPr>
          <w:fldChar w:fldCharType="end"/>
        </w:r>
      </w:ins>
    </w:p>
    <w:p w:rsidR="004C2FB8" w:rsidRDefault="004C2FB8">
      <w:pPr>
        <w:pStyle w:val="TOC3"/>
        <w:rPr>
          <w:ins w:id="215" w:author="Pham Minh Tu" w:date="2020-01-06T16:01:00Z"/>
          <w:rFonts w:asciiTheme="minorHAnsi" w:eastAsiaTheme="minorEastAsia" w:hAnsiTheme="minorHAnsi" w:cstheme="minorBidi"/>
          <w:noProof/>
          <w:sz w:val="22"/>
          <w:szCs w:val="22"/>
          <w:lang w:eastAsia="en-US"/>
        </w:rPr>
      </w:pPr>
      <w:ins w:id="216"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"_Toc29218985"</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5.6.4</w:t>
        </w:r>
        <w:r>
          <w:rPr>
            <w:rFonts w:asciiTheme="minorHAnsi" w:eastAsiaTheme="minorEastAsia" w:hAnsiTheme="minorHAnsi" w:cstheme="minorBidi"/>
            <w:noProof/>
            <w:sz w:val="22"/>
            <w:szCs w:val="22"/>
            <w:lang w:eastAsia="en-US"/>
          </w:rPr>
          <w:tab/>
        </w:r>
        <w:r w:rsidRPr="00932A83">
          <w:rPr>
            <w:rStyle w:val="Hyperlink"/>
            <w:noProof/>
          </w:rPr>
          <w:t>Renesas::Generator::MCALConfGen::CrossCutting::DotNetApiWrapper::IOWrapper</w:t>
        </w:r>
        <w:r>
          <w:rPr>
            <w:noProof/>
            <w:webHidden/>
          </w:rPr>
          <w:tab/>
        </w:r>
        <w:r>
          <w:rPr>
            <w:noProof/>
            <w:webHidden/>
          </w:rPr>
          <w:fldChar w:fldCharType="begin"/>
        </w:r>
        <w:r>
          <w:rPr>
            <w:noProof/>
            <w:webHidden/>
          </w:rPr>
          <w:instrText xml:space="preserve"> PAGEREF _Toc29218985 \h </w:instrText>
        </w:r>
        <w:r>
          <w:rPr>
            <w:noProof/>
            <w:webHidden/>
          </w:rPr>
        </w:r>
      </w:ins>
      <w:r>
        <w:rPr>
          <w:noProof/>
          <w:webHidden/>
        </w:rPr>
        <w:fldChar w:fldCharType="separate"/>
      </w:r>
      <w:ins w:id="217" w:author="Pham Minh Tu" w:date="2020-01-06T16:01:00Z">
        <w:r>
          <w:rPr>
            <w:noProof/>
            <w:webHidden/>
          </w:rPr>
          <w:t>131</w:t>
        </w:r>
        <w:r>
          <w:rPr>
            <w:noProof/>
            <w:webHidden/>
          </w:rPr>
          <w:fldChar w:fldCharType="end"/>
        </w:r>
        <w:r w:rsidRPr="00932A83">
          <w:rPr>
            <w:rStyle w:val="Hyperlink"/>
            <w:noProof/>
          </w:rPr>
          <w:fldChar w:fldCharType="end"/>
        </w:r>
      </w:ins>
    </w:p>
    <w:p w:rsidR="004C2FB8" w:rsidRDefault="004C2FB8">
      <w:pPr>
        <w:pStyle w:val="TOC3"/>
        <w:rPr>
          <w:ins w:id="218" w:author="Pham Minh Tu" w:date="2020-01-06T16:01:00Z"/>
          <w:rFonts w:asciiTheme="minorHAnsi" w:eastAsiaTheme="minorEastAsia" w:hAnsiTheme="minorHAnsi" w:cstheme="minorBidi"/>
          <w:noProof/>
          <w:sz w:val="22"/>
          <w:szCs w:val="22"/>
          <w:lang w:eastAsia="en-US"/>
        </w:rPr>
      </w:pPr>
      <w:ins w:id="219"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"_Toc29218986"</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5.6.5</w:t>
        </w:r>
        <w:r>
          <w:rPr>
            <w:rFonts w:asciiTheme="minorHAnsi" w:eastAsiaTheme="minorEastAsia" w:hAnsiTheme="minorHAnsi" w:cstheme="minorBidi"/>
            <w:noProof/>
            <w:sz w:val="22"/>
            <w:szCs w:val="22"/>
            <w:lang w:eastAsia="en-US"/>
          </w:rPr>
          <w:tab/>
        </w:r>
        <w:r w:rsidRPr="00932A83">
          <w:rPr>
            <w:rStyle w:val="Hyperlink"/>
            <w:noProof/>
          </w:rPr>
          <w:t>Renesas::Generator::MCALConfGen::CrossCutting::DotNetApiWrapper::ReflectionWrapper</w:t>
        </w:r>
        <w:r>
          <w:rPr>
            <w:noProof/>
            <w:webHidden/>
          </w:rPr>
          <w:tab/>
        </w:r>
        <w:r>
          <w:rPr>
            <w:noProof/>
            <w:webHidden/>
          </w:rPr>
          <w:fldChar w:fldCharType="begin"/>
        </w:r>
        <w:r>
          <w:rPr>
            <w:noProof/>
            <w:webHidden/>
          </w:rPr>
          <w:instrText xml:space="preserve"> PAGEREF _Toc29218986 \h </w:instrText>
        </w:r>
        <w:r>
          <w:rPr>
            <w:noProof/>
            <w:webHidden/>
          </w:rPr>
        </w:r>
      </w:ins>
      <w:r>
        <w:rPr>
          <w:noProof/>
          <w:webHidden/>
        </w:rPr>
        <w:fldChar w:fldCharType="separate"/>
      </w:r>
      <w:ins w:id="220" w:author="Pham Minh Tu" w:date="2020-01-06T16:01:00Z">
        <w:r>
          <w:rPr>
            <w:noProof/>
            <w:webHidden/>
          </w:rPr>
          <w:t>139</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221" w:author="Pham Minh Tu" w:date="2020-01-06T16:01:00Z"/>
          <w:rFonts w:asciiTheme="minorHAnsi" w:eastAsiaTheme="minorEastAsia" w:hAnsiTheme="minorHAnsi" w:cstheme="minorBidi"/>
          <w:b w:val="0"/>
          <w:noProof/>
          <w:sz w:val="22"/>
          <w:szCs w:val="22"/>
          <w:lang w:eastAsia="en-US"/>
        </w:rPr>
      </w:pPr>
      <w:ins w:id="22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"_Toc29218987"</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5.7</w:t>
        </w:r>
        <w:r>
          <w:rPr>
            <w:rFonts w:asciiTheme="minorHAnsi" w:eastAsiaTheme="minorEastAsia" w:hAnsiTheme="minorHAnsi" w:cstheme="minorBidi"/>
            <w:b w:val="0"/>
            <w:noProof/>
            <w:sz w:val="22"/>
            <w:szCs w:val="22"/>
            <w:lang w:eastAsia="en-US"/>
          </w:rPr>
          <w:tab/>
        </w:r>
        <w:r w:rsidRPr="00932A83">
          <w:rPr>
            <w:rStyle w:val="Hyperlink"/>
            <w:noProof/>
          </w:rPr>
          <w:t>ObjectFactory</w:t>
        </w:r>
        <w:r>
          <w:rPr>
            <w:noProof/>
            <w:webHidden/>
          </w:rPr>
          <w:tab/>
        </w:r>
        <w:r>
          <w:rPr>
            <w:noProof/>
            <w:webHidden/>
          </w:rPr>
          <w:fldChar w:fldCharType="begin"/>
        </w:r>
        <w:r>
          <w:rPr>
            <w:noProof/>
            <w:webHidden/>
          </w:rPr>
          <w:instrText xml:space="preserve"> PAGEREF _Toc29218987 \h </w:instrText>
        </w:r>
        <w:r>
          <w:rPr>
            <w:noProof/>
            <w:webHidden/>
          </w:rPr>
        </w:r>
      </w:ins>
      <w:r>
        <w:rPr>
          <w:noProof/>
          <w:webHidden/>
        </w:rPr>
        <w:fldChar w:fldCharType="separate"/>
      </w:r>
      <w:ins w:id="223" w:author="Pham Minh Tu" w:date="2020-01-06T16:01:00Z">
        <w:r>
          <w:rPr>
            <w:noProof/>
            <w:webHidden/>
          </w:rPr>
          <w:t>142</w:t>
        </w:r>
        <w:r>
          <w:rPr>
            <w:noProof/>
            <w:webHidden/>
          </w:rPr>
          <w:fldChar w:fldCharType="end"/>
        </w:r>
        <w:r w:rsidRPr="00932A83">
          <w:rPr>
            <w:rStyle w:val="Hyperlink"/>
            <w:noProof/>
          </w:rPr>
          <w:fldChar w:fldCharType="end"/>
        </w:r>
      </w:ins>
    </w:p>
    <w:p w:rsidR="004C2FB8" w:rsidRDefault="004C2FB8">
      <w:pPr>
        <w:pStyle w:val="TOC3"/>
        <w:rPr>
          <w:ins w:id="224" w:author="Pham Minh Tu" w:date="2020-01-06T16:01:00Z"/>
          <w:rFonts w:asciiTheme="minorHAnsi" w:eastAsiaTheme="minorEastAsia" w:hAnsiTheme="minorHAnsi" w:cstheme="minorBidi"/>
          <w:noProof/>
          <w:sz w:val="22"/>
          <w:szCs w:val="22"/>
          <w:lang w:eastAsia="en-US"/>
        </w:rPr>
      </w:pPr>
      <w:ins w:id="225"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"_Toc29218988"</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5.7.1</w:t>
        </w:r>
        <w:r>
          <w:rPr>
            <w:rFonts w:asciiTheme="minorHAnsi" w:eastAsiaTheme="minorEastAsia" w:hAnsiTheme="minorHAnsi" w:cstheme="minorBidi"/>
            <w:noProof/>
            <w:sz w:val="22"/>
            <w:szCs w:val="22"/>
            <w:lang w:eastAsia="en-US"/>
          </w:rPr>
          <w:tab/>
        </w:r>
        <w:r w:rsidRPr="00932A83">
          <w:rPr>
            <w:rStyle w:val="Hyperlink"/>
            <w:noProof/>
          </w:rPr>
          <w:t>UML</w:t>
        </w:r>
        <w:r>
          <w:rPr>
            <w:noProof/>
            <w:webHidden/>
          </w:rPr>
          <w:tab/>
        </w:r>
      </w:ins>
      <w:ins w:id="226" w:author="Pham Minh Tu" w:date="2020-01-06T16:03:00Z">
        <w:r>
          <w:rPr>
            <w:noProof/>
            <w:webHidden/>
          </w:rPr>
          <w:tab/>
        </w:r>
      </w:ins>
      <w:ins w:id="227" w:author="Pham Minh Tu" w:date="2020-01-06T16:01:00Z">
        <w:r>
          <w:rPr>
            <w:noProof/>
            <w:webHidden/>
          </w:rPr>
          <w:fldChar w:fldCharType="begin"/>
        </w:r>
        <w:r>
          <w:rPr>
            <w:noProof/>
            <w:webHidden/>
          </w:rPr>
          <w:instrText xml:space="preserve"> PAGEREF _Toc29218988 \h </w:instrText>
        </w:r>
        <w:r>
          <w:rPr>
            <w:noProof/>
            <w:webHidden/>
          </w:rPr>
        </w:r>
      </w:ins>
      <w:r>
        <w:rPr>
          <w:noProof/>
          <w:webHidden/>
        </w:rPr>
        <w:fldChar w:fldCharType="separate"/>
      </w:r>
      <w:ins w:id="228" w:author="Pham Minh Tu" w:date="2020-01-06T16:01:00Z">
        <w:r>
          <w:rPr>
            <w:noProof/>
            <w:webHidden/>
          </w:rPr>
          <w:t>142</w:t>
        </w:r>
        <w:r>
          <w:rPr>
            <w:noProof/>
            <w:webHidden/>
          </w:rPr>
          <w:fldChar w:fldCharType="end"/>
        </w:r>
        <w:r w:rsidRPr="00932A83">
          <w:rPr>
            <w:rStyle w:val="Hyperlink"/>
            <w:noProof/>
          </w:rPr>
          <w:fldChar w:fldCharType="end"/>
        </w:r>
      </w:ins>
    </w:p>
    <w:p w:rsidR="004C2FB8" w:rsidRDefault="004C2FB8">
      <w:pPr>
        <w:pStyle w:val="TOC3"/>
        <w:rPr>
          <w:ins w:id="229" w:author="Pham Minh Tu" w:date="2020-01-06T16:01:00Z"/>
          <w:rFonts w:asciiTheme="minorHAnsi" w:eastAsiaTheme="minorEastAsia" w:hAnsiTheme="minorHAnsi" w:cstheme="minorBidi"/>
          <w:noProof/>
          <w:sz w:val="22"/>
          <w:szCs w:val="22"/>
          <w:lang w:eastAsia="en-US"/>
        </w:rPr>
      </w:pPr>
      <w:ins w:id="23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"_Toc29218989"</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5.7.2</w:t>
        </w:r>
        <w:r>
          <w:rPr>
            <w:rFonts w:asciiTheme="minorHAnsi" w:eastAsiaTheme="minorEastAsia" w:hAnsiTheme="minorHAnsi" w:cstheme="minorBidi"/>
            <w:noProof/>
            <w:sz w:val="22"/>
            <w:szCs w:val="22"/>
            <w:lang w:eastAsia="en-US"/>
          </w:rPr>
          <w:tab/>
        </w:r>
        <w:r w:rsidRPr="00932A83">
          <w:rPr>
            <w:rStyle w:val="Hyperlink"/>
            <w:noProof/>
          </w:rPr>
          <w:t>Renesas::Generator::MCALConfGen::CrossCutting::ObjectFactory::ObjectFactory</w:t>
        </w:r>
        <w:r>
          <w:rPr>
            <w:noProof/>
            <w:webHidden/>
          </w:rPr>
          <w:tab/>
        </w:r>
        <w:r>
          <w:rPr>
            <w:noProof/>
            <w:webHidden/>
          </w:rPr>
          <w:fldChar w:fldCharType="begin"/>
        </w:r>
        <w:r>
          <w:rPr>
            <w:noProof/>
            <w:webHidden/>
          </w:rPr>
          <w:instrText xml:space="preserve"> PAGEREF _Toc29218989 \h </w:instrText>
        </w:r>
        <w:r>
          <w:rPr>
            <w:noProof/>
            <w:webHidden/>
          </w:rPr>
        </w:r>
      </w:ins>
      <w:r>
        <w:rPr>
          <w:noProof/>
          <w:webHidden/>
        </w:rPr>
        <w:fldChar w:fldCharType="separate"/>
      </w:r>
      <w:ins w:id="231" w:author="Pham Minh Tu" w:date="2020-01-06T16:01:00Z">
        <w:r>
          <w:rPr>
            <w:noProof/>
            <w:webHidden/>
          </w:rPr>
          <w:t>143</w:t>
        </w:r>
        <w:r>
          <w:rPr>
            <w:noProof/>
            <w:webHidden/>
          </w:rPr>
          <w:fldChar w:fldCharType="end"/>
        </w:r>
        <w:r w:rsidRPr="00932A83">
          <w:rPr>
            <w:rStyle w:val="Hyperlink"/>
            <w:noProof/>
          </w:rPr>
          <w:fldChar w:fldCharType="end"/>
        </w:r>
      </w:ins>
    </w:p>
    <w:p w:rsidR="004C2FB8" w:rsidRDefault="004C2FB8">
      <w:pPr>
        <w:pStyle w:val="TOC3"/>
        <w:rPr>
          <w:ins w:id="232" w:author="Pham Minh Tu" w:date="2020-01-06T16:01:00Z"/>
          <w:rFonts w:asciiTheme="minorHAnsi" w:eastAsiaTheme="minorEastAsia" w:hAnsiTheme="minorHAnsi" w:cstheme="minorBidi"/>
          <w:noProof/>
          <w:sz w:val="22"/>
          <w:szCs w:val="22"/>
          <w:lang w:eastAsia="en-US"/>
        </w:rPr>
      </w:pPr>
      <w:ins w:id="233"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"_Toc29218990"</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5.7.3</w:t>
        </w:r>
        <w:r>
          <w:rPr>
            <w:rFonts w:asciiTheme="minorHAnsi" w:eastAsiaTheme="minorEastAsia" w:hAnsiTheme="minorHAnsi" w:cstheme="minorBidi"/>
            <w:noProof/>
            <w:sz w:val="22"/>
            <w:szCs w:val="22"/>
            <w:lang w:eastAsia="en-US"/>
          </w:rPr>
          <w:tab/>
        </w:r>
        <w:r w:rsidRPr="00932A83">
          <w:rPr>
            <w:rStyle w:val="Hyperlink"/>
            <w:noProof/>
          </w:rPr>
          <w:t>Renesas::Generator::MCALConfGen::CrossCutting::ObjectFactory::ObjectFactory::CacheObject</w:t>
        </w:r>
        <w:r>
          <w:rPr>
            <w:noProof/>
            <w:webHidden/>
          </w:rPr>
          <w:tab/>
        </w:r>
        <w:r>
          <w:rPr>
            <w:noProof/>
            <w:webHidden/>
          </w:rPr>
          <w:fldChar w:fldCharType="begin"/>
        </w:r>
        <w:r>
          <w:rPr>
            <w:noProof/>
            <w:webHidden/>
          </w:rPr>
          <w:instrText xml:space="preserve"> PAGEREF _Toc29218990 \h </w:instrText>
        </w:r>
        <w:r>
          <w:rPr>
            <w:noProof/>
            <w:webHidden/>
          </w:rPr>
        </w:r>
      </w:ins>
      <w:r>
        <w:rPr>
          <w:noProof/>
          <w:webHidden/>
        </w:rPr>
        <w:fldChar w:fldCharType="separate"/>
      </w:r>
      <w:ins w:id="234" w:author="Pham Minh Tu" w:date="2020-01-06T16:01:00Z">
        <w:r>
          <w:rPr>
            <w:noProof/>
            <w:webHidden/>
          </w:rPr>
          <w:t>148</w:t>
        </w:r>
        <w:r>
          <w:rPr>
            <w:noProof/>
            <w:webHidden/>
          </w:rPr>
          <w:fldChar w:fldCharType="end"/>
        </w:r>
        <w:r w:rsidRPr="00932A83">
          <w:rPr>
            <w:rStyle w:val="Hyperlink"/>
            <w:noProof/>
          </w:rPr>
          <w:fldChar w:fldCharType="end"/>
        </w:r>
      </w:ins>
    </w:p>
    <w:p w:rsidR="004C2FB8" w:rsidRDefault="004C2FB8">
      <w:pPr>
        <w:pStyle w:val="TOC3"/>
        <w:rPr>
          <w:ins w:id="235" w:author="Pham Minh Tu" w:date="2020-01-06T16:01:00Z"/>
          <w:rFonts w:asciiTheme="minorHAnsi" w:eastAsiaTheme="minorEastAsia" w:hAnsiTheme="minorHAnsi" w:cstheme="minorBidi"/>
          <w:noProof/>
          <w:sz w:val="22"/>
          <w:szCs w:val="22"/>
          <w:lang w:eastAsia="en-US"/>
        </w:rPr>
      </w:pPr>
      <w:ins w:id="236" w:author="Pham Minh Tu" w:date="2020-01-06T16:01:00Z">
        <w:r w:rsidRPr="00932A83">
          <w:rPr>
            <w:rStyle w:val="Hyperlink"/>
            <w:noProof/>
          </w:rPr>
          <w:lastRenderedPageBreak/>
          <w:fldChar w:fldCharType="begin"/>
        </w:r>
        <w:r w:rsidRPr="00932A83">
          <w:rPr>
            <w:rStyle w:val="Hyperlink"/>
            <w:noProof/>
          </w:rPr>
          <w:instrText xml:space="preserve"> </w:instrText>
        </w:r>
        <w:r>
          <w:rPr>
            <w:noProof/>
          </w:rPr>
          <w:instrText>HYPERLINK \l "_Toc29218991"</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5.7.4</w:t>
        </w:r>
        <w:r>
          <w:rPr>
            <w:rFonts w:asciiTheme="minorHAnsi" w:eastAsiaTheme="minorEastAsia" w:hAnsiTheme="minorHAnsi" w:cstheme="minorBidi"/>
            <w:noProof/>
            <w:sz w:val="22"/>
            <w:szCs w:val="22"/>
            <w:lang w:eastAsia="en-US"/>
          </w:rPr>
          <w:tab/>
        </w:r>
        <w:r w:rsidRPr="00932A83">
          <w:rPr>
            <w:rStyle w:val="Hyperlink"/>
            <w:noProof/>
          </w:rPr>
          <w:t>Renesas::Generator::MCALConfGen::CrossCutting::ObjectFactory::ObjectFactoryAttribute</w:t>
        </w:r>
        <w:r>
          <w:rPr>
            <w:noProof/>
            <w:webHidden/>
          </w:rPr>
          <w:tab/>
        </w:r>
        <w:r>
          <w:rPr>
            <w:noProof/>
            <w:webHidden/>
          </w:rPr>
          <w:fldChar w:fldCharType="begin"/>
        </w:r>
        <w:r>
          <w:rPr>
            <w:noProof/>
            <w:webHidden/>
          </w:rPr>
          <w:instrText xml:space="preserve"> PAGEREF _Toc29218991 \h </w:instrText>
        </w:r>
        <w:r>
          <w:rPr>
            <w:noProof/>
            <w:webHidden/>
          </w:rPr>
        </w:r>
      </w:ins>
      <w:r>
        <w:rPr>
          <w:noProof/>
          <w:webHidden/>
        </w:rPr>
        <w:fldChar w:fldCharType="separate"/>
      </w:r>
      <w:ins w:id="237" w:author="Pham Minh Tu" w:date="2020-01-06T16:01:00Z">
        <w:r>
          <w:rPr>
            <w:noProof/>
            <w:webHidden/>
          </w:rPr>
          <w:t>150</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238" w:author="Pham Minh Tu" w:date="2020-01-06T16:01:00Z"/>
          <w:rFonts w:asciiTheme="minorHAnsi" w:eastAsiaTheme="minorEastAsia" w:hAnsiTheme="minorHAnsi" w:cstheme="minorBidi"/>
          <w:b w:val="0"/>
          <w:noProof/>
          <w:sz w:val="22"/>
          <w:szCs w:val="22"/>
          <w:lang w:eastAsia="en-US"/>
        </w:rPr>
      </w:pPr>
      <w:ins w:id="239"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"_Toc29218992"</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5.8</w:t>
        </w:r>
        <w:r>
          <w:rPr>
            <w:rFonts w:asciiTheme="minorHAnsi" w:eastAsiaTheme="minorEastAsia" w:hAnsiTheme="minorHAnsi" w:cstheme="minorBidi"/>
            <w:b w:val="0"/>
            <w:noProof/>
            <w:sz w:val="22"/>
            <w:szCs w:val="22"/>
            <w:lang w:eastAsia="en-US"/>
          </w:rPr>
          <w:tab/>
        </w:r>
        <w:r w:rsidRPr="00932A83">
          <w:rPr>
            <w:rStyle w:val="Hyperlink"/>
            <w:noProof/>
          </w:rPr>
          <w:t>UserInterface</w:t>
        </w:r>
        <w:r>
          <w:rPr>
            <w:noProof/>
            <w:webHidden/>
          </w:rPr>
          <w:tab/>
        </w:r>
        <w:r>
          <w:rPr>
            <w:noProof/>
            <w:webHidden/>
          </w:rPr>
          <w:fldChar w:fldCharType="begin"/>
        </w:r>
        <w:r>
          <w:rPr>
            <w:noProof/>
            <w:webHidden/>
          </w:rPr>
          <w:instrText xml:space="preserve"> PAGEREF _Toc29218992 \h </w:instrText>
        </w:r>
        <w:r>
          <w:rPr>
            <w:noProof/>
            <w:webHidden/>
          </w:rPr>
        </w:r>
      </w:ins>
      <w:r>
        <w:rPr>
          <w:noProof/>
          <w:webHidden/>
        </w:rPr>
        <w:fldChar w:fldCharType="separate"/>
      </w:r>
      <w:ins w:id="240" w:author="Pham Minh Tu" w:date="2020-01-06T16:01:00Z">
        <w:r>
          <w:rPr>
            <w:noProof/>
            <w:webHidden/>
          </w:rPr>
          <w:t>152</w:t>
        </w:r>
        <w:r>
          <w:rPr>
            <w:noProof/>
            <w:webHidden/>
          </w:rPr>
          <w:fldChar w:fldCharType="end"/>
        </w:r>
        <w:r w:rsidRPr="00932A83">
          <w:rPr>
            <w:rStyle w:val="Hyperlink"/>
            <w:noProof/>
          </w:rPr>
          <w:fldChar w:fldCharType="end"/>
        </w:r>
      </w:ins>
    </w:p>
    <w:p w:rsidR="004C2FB8" w:rsidRDefault="004C2FB8">
      <w:pPr>
        <w:pStyle w:val="TOC3"/>
        <w:rPr>
          <w:ins w:id="241" w:author="Pham Minh Tu" w:date="2020-01-06T16:01:00Z"/>
          <w:rFonts w:asciiTheme="minorHAnsi" w:eastAsiaTheme="minorEastAsia" w:hAnsiTheme="minorHAnsi" w:cstheme="minorBidi"/>
          <w:noProof/>
          <w:sz w:val="22"/>
          <w:szCs w:val="22"/>
          <w:lang w:eastAsia="en-US"/>
        </w:rPr>
      </w:pPr>
      <w:ins w:id="24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"_Toc29218993"</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5.8.1</w:t>
        </w:r>
        <w:r>
          <w:rPr>
            <w:rFonts w:asciiTheme="minorHAnsi" w:eastAsiaTheme="minorEastAsia" w:hAnsiTheme="minorHAnsi" w:cstheme="minorBidi"/>
            <w:noProof/>
            <w:sz w:val="22"/>
            <w:szCs w:val="22"/>
            <w:lang w:eastAsia="en-US"/>
          </w:rPr>
          <w:tab/>
        </w:r>
        <w:r w:rsidRPr="00932A83">
          <w:rPr>
            <w:rStyle w:val="Hyperlink"/>
            <w:noProof/>
          </w:rPr>
          <w:t>UML</w:t>
        </w:r>
        <w:r>
          <w:rPr>
            <w:noProof/>
            <w:webHidden/>
          </w:rPr>
          <w:tab/>
        </w:r>
      </w:ins>
      <w:ins w:id="243" w:author="Pham Minh Tu" w:date="2020-01-06T16:03:00Z">
        <w:r>
          <w:rPr>
            <w:noProof/>
            <w:webHidden/>
          </w:rPr>
          <w:tab/>
        </w:r>
      </w:ins>
      <w:ins w:id="244" w:author="Pham Minh Tu" w:date="2020-01-06T16:01:00Z">
        <w:r>
          <w:rPr>
            <w:noProof/>
            <w:webHidden/>
          </w:rPr>
          <w:fldChar w:fldCharType="begin"/>
        </w:r>
        <w:r>
          <w:rPr>
            <w:noProof/>
            <w:webHidden/>
          </w:rPr>
          <w:instrText xml:space="preserve"> PAGEREF _Toc29218993 \h </w:instrText>
        </w:r>
        <w:r>
          <w:rPr>
            <w:noProof/>
            <w:webHidden/>
          </w:rPr>
        </w:r>
      </w:ins>
      <w:r>
        <w:rPr>
          <w:noProof/>
          <w:webHidden/>
        </w:rPr>
        <w:fldChar w:fldCharType="separate"/>
      </w:r>
      <w:ins w:id="245" w:author="Pham Minh Tu" w:date="2020-01-06T16:01:00Z">
        <w:r>
          <w:rPr>
            <w:noProof/>
            <w:webHidden/>
          </w:rPr>
          <w:t>152</w:t>
        </w:r>
        <w:r>
          <w:rPr>
            <w:noProof/>
            <w:webHidden/>
          </w:rPr>
          <w:fldChar w:fldCharType="end"/>
        </w:r>
        <w:r w:rsidRPr="00932A83">
          <w:rPr>
            <w:rStyle w:val="Hyperlink"/>
            <w:noProof/>
          </w:rPr>
          <w:fldChar w:fldCharType="end"/>
        </w:r>
      </w:ins>
    </w:p>
    <w:p w:rsidR="004C2FB8" w:rsidRDefault="004C2FB8">
      <w:pPr>
        <w:pStyle w:val="TOC3"/>
        <w:rPr>
          <w:ins w:id="246" w:author="Pham Minh Tu" w:date="2020-01-06T16:01:00Z"/>
          <w:rFonts w:asciiTheme="minorHAnsi" w:eastAsiaTheme="minorEastAsia" w:hAnsiTheme="minorHAnsi" w:cstheme="minorBidi"/>
          <w:noProof/>
          <w:sz w:val="22"/>
          <w:szCs w:val="22"/>
          <w:lang w:eastAsia="en-US"/>
        </w:rPr>
      </w:pPr>
      <w:ins w:id="247"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"_Toc29218994"</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5.8.2</w:t>
        </w:r>
        <w:r>
          <w:rPr>
            <w:rFonts w:asciiTheme="minorHAnsi" w:eastAsiaTheme="minorEastAsia" w:hAnsiTheme="minorHAnsi" w:cstheme="minorBidi"/>
            <w:noProof/>
            <w:sz w:val="22"/>
            <w:szCs w:val="22"/>
            <w:lang w:eastAsia="en-US"/>
          </w:rPr>
          <w:tab/>
        </w:r>
        <w:r w:rsidRPr="00932A83">
          <w:rPr>
            <w:rStyle w:val="Hyperlink"/>
            <w:noProof/>
          </w:rPr>
          <w:t>Renesas::Generator::MCALConfGen::CrossCutting::UserInterface::UserInterface</w:t>
        </w:r>
        <w:r>
          <w:rPr>
            <w:noProof/>
            <w:webHidden/>
          </w:rPr>
          <w:tab/>
        </w:r>
        <w:r>
          <w:rPr>
            <w:noProof/>
            <w:webHidden/>
          </w:rPr>
          <w:fldChar w:fldCharType="begin"/>
        </w:r>
        <w:r>
          <w:rPr>
            <w:noProof/>
            <w:webHidden/>
          </w:rPr>
          <w:instrText xml:space="preserve"> PAGEREF _Toc29218994 \h </w:instrText>
        </w:r>
        <w:r>
          <w:rPr>
            <w:noProof/>
            <w:webHidden/>
          </w:rPr>
        </w:r>
      </w:ins>
      <w:r>
        <w:rPr>
          <w:noProof/>
          <w:webHidden/>
        </w:rPr>
        <w:fldChar w:fldCharType="separate"/>
      </w:r>
      <w:ins w:id="248" w:author="Pham Minh Tu" w:date="2020-01-06T16:01:00Z">
        <w:r>
          <w:rPr>
            <w:noProof/>
            <w:webHidden/>
          </w:rPr>
          <w:t>152</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249" w:author="Pham Minh Tu" w:date="2020-01-06T16:01:00Z"/>
          <w:rFonts w:asciiTheme="minorHAnsi" w:eastAsiaTheme="minorEastAsia" w:hAnsiTheme="minorHAnsi" w:cstheme="minorBidi"/>
          <w:b w:val="0"/>
          <w:noProof/>
          <w:sz w:val="22"/>
          <w:szCs w:val="22"/>
          <w:lang w:eastAsia="en-US"/>
        </w:rPr>
      </w:pPr>
      <w:ins w:id="25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"_Toc29218995"</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5.9</w:t>
        </w:r>
        <w:r>
          <w:rPr>
            <w:rFonts w:asciiTheme="minorHAnsi" w:eastAsiaTheme="minorEastAsia" w:hAnsiTheme="minorHAnsi" w:cstheme="minorBidi"/>
            <w:b w:val="0"/>
            <w:noProof/>
            <w:sz w:val="22"/>
            <w:szCs w:val="22"/>
            <w:lang w:eastAsia="en-US"/>
          </w:rPr>
          <w:tab/>
        </w:r>
        <w:r w:rsidRPr="00932A83">
          <w:rPr>
            <w:rStyle w:val="Hyperlink"/>
            <w:noProof/>
          </w:rPr>
          <w:t>Util</w:t>
        </w:r>
        <w:r>
          <w:rPr>
            <w:noProof/>
            <w:webHidden/>
          </w:rPr>
          <w:tab/>
        </w:r>
        <w:r>
          <w:rPr>
            <w:noProof/>
            <w:webHidden/>
          </w:rPr>
          <w:fldChar w:fldCharType="begin"/>
        </w:r>
        <w:r>
          <w:rPr>
            <w:noProof/>
            <w:webHidden/>
          </w:rPr>
          <w:instrText xml:space="preserve"> PAGEREF _Toc29218995 \h </w:instrText>
        </w:r>
        <w:r>
          <w:rPr>
            <w:noProof/>
            <w:webHidden/>
          </w:rPr>
        </w:r>
      </w:ins>
      <w:r>
        <w:rPr>
          <w:noProof/>
          <w:webHidden/>
        </w:rPr>
        <w:fldChar w:fldCharType="separate"/>
      </w:r>
      <w:ins w:id="251" w:author="Pham Minh Tu" w:date="2020-01-06T16:01:00Z">
        <w:r>
          <w:rPr>
            <w:noProof/>
            <w:webHidden/>
          </w:rPr>
          <w:t>164</w:t>
        </w:r>
        <w:r>
          <w:rPr>
            <w:noProof/>
            <w:webHidden/>
          </w:rPr>
          <w:fldChar w:fldCharType="end"/>
        </w:r>
        <w:r w:rsidRPr="00932A83">
          <w:rPr>
            <w:rStyle w:val="Hyperlink"/>
            <w:noProof/>
          </w:rPr>
          <w:fldChar w:fldCharType="end"/>
        </w:r>
      </w:ins>
    </w:p>
    <w:p w:rsidR="004C2FB8" w:rsidRDefault="004C2FB8">
      <w:pPr>
        <w:pStyle w:val="TOC3"/>
        <w:rPr>
          <w:ins w:id="252" w:author="Pham Minh Tu" w:date="2020-01-06T16:01:00Z"/>
          <w:rFonts w:asciiTheme="minorHAnsi" w:eastAsiaTheme="minorEastAsia" w:hAnsiTheme="minorHAnsi" w:cstheme="minorBidi"/>
          <w:noProof/>
          <w:sz w:val="22"/>
          <w:szCs w:val="22"/>
          <w:lang w:eastAsia="en-US"/>
        </w:rPr>
      </w:pPr>
      <w:ins w:id="253"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"_Toc29218996"</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5.9.1</w:t>
        </w:r>
        <w:r>
          <w:rPr>
            <w:rFonts w:asciiTheme="minorHAnsi" w:eastAsiaTheme="minorEastAsia" w:hAnsiTheme="minorHAnsi" w:cstheme="minorBidi"/>
            <w:noProof/>
            <w:sz w:val="22"/>
            <w:szCs w:val="22"/>
            <w:lang w:eastAsia="en-US"/>
          </w:rPr>
          <w:tab/>
        </w:r>
        <w:r w:rsidRPr="00932A83">
          <w:rPr>
            <w:rStyle w:val="Hyperlink"/>
            <w:noProof/>
          </w:rPr>
          <w:t>UML</w:t>
        </w:r>
        <w:r>
          <w:rPr>
            <w:noProof/>
            <w:webHidden/>
          </w:rPr>
          <w:tab/>
        </w:r>
      </w:ins>
      <w:ins w:id="254" w:author="Pham Minh Tu" w:date="2020-01-06T16:03:00Z">
        <w:r>
          <w:rPr>
            <w:noProof/>
            <w:webHidden/>
          </w:rPr>
          <w:tab/>
        </w:r>
      </w:ins>
      <w:ins w:id="255" w:author="Pham Minh Tu" w:date="2020-01-06T16:01:00Z">
        <w:r>
          <w:rPr>
            <w:noProof/>
            <w:webHidden/>
          </w:rPr>
          <w:fldChar w:fldCharType="begin"/>
        </w:r>
        <w:r>
          <w:rPr>
            <w:noProof/>
            <w:webHidden/>
          </w:rPr>
          <w:instrText xml:space="preserve"> PAGEREF _Toc29218996 \h </w:instrText>
        </w:r>
        <w:r>
          <w:rPr>
            <w:noProof/>
            <w:webHidden/>
          </w:rPr>
        </w:r>
      </w:ins>
      <w:r>
        <w:rPr>
          <w:noProof/>
          <w:webHidden/>
        </w:rPr>
        <w:fldChar w:fldCharType="separate"/>
      </w:r>
      <w:ins w:id="256" w:author="Pham Minh Tu" w:date="2020-01-06T16:01:00Z">
        <w:r>
          <w:rPr>
            <w:noProof/>
            <w:webHidden/>
          </w:rPr>
          <w:t>164</w:t>
        </w:r>
        <w:r>
          <w:rPr>
            <w:noProof/>
            <w:webHidden/>
          </w:rPr>
          <w:fldChar w:fldCharType="end"/>
        </w:r>
        <w:r w:rsidRPr="00932A83">
          <w:rPr>
            <w:rStyle w:val="Hyperlink"/>
            <w:noProof/>
          </w:rPr>
          <w:fldChar w:fldCharType="end"/>
        </w:r>
      </w:ins>
    </w:p>
    <w:p w:rsidR="004C2FB8" w:rsidRDefault="004C2FB8">
      <w:pPr>
        <w:pStyle w:val="TOC3"/>
        <w:rPr>
          <w:ins w:id="257" w:author="Pham Minh Tu" w:date="2020-01-06T16:01:00Z"/>
          <w:rFonts w:asciiTheme="minorHAnsi" w:eastAsiaTheme="minorEastAsia" w:hAnsiTheme="minorHAnsi" w:cstheme="minorBidi"/>
          <w:noProof/>
          <w:sz w:val="22"/>
          <w:szCs w:val="22"/>
          <w:lang w:eastAsia="en-US"/>
        </w:rPr>
      </w:pPr>
      <w:ins w:id="258"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"_Toc29218997"</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5.9.2</w:t>
        </w:r>
        <w:r>
          <w:rPr>
            <w:rFonts w:asciiTheme="minorHAnsi" w:eastAsiaTheme="minorEastAsia" w:hAnsiTheme="minorHAnsi" w:cstheme="minorBidi"/>
            <w:noProof/>
            <w:sz w:val="22"/>
            <w:szCs w:val="22"/>
            <w:lang w:eastAsia="en-US"/>
          </w:rPr>
          <w:tab/>
        </w:r>
        <w:r w:rsidRPr="00932A83">
          <w:rPr>
            <w:rStyle w:val="Hyperlink"/>
            <w:noProof/>
          </w:rPr>
          <w:t>Renesas::Generator::MCALConfGen::CrossCutting::Util::Constant</w:t>
        </w:r>
        <w:r>
          <w:rPr>
            <w:noProof/>
            <w:webHidden/>
          </w:rPr>
          <w:tab/>
        </w:r>
        <w:r>
          <w:rPr>
            <w:noProof/>
            <w:webHidden/>
          </w:rPr>
          <w:fldChar w:fldCharType="begin"/>
        </w:r>
        <w:r>
          <w:rPr>
            <w:noProof/>
            <w:webHidden/>
          </w:rPr>
          <w:instrText xml:space="preserve"> PAGEREF _Toc29218997 \h </w:instrText>
        </w:r>
        <w:r>
          <w:rPr>
            <w:noProof/>
            <w:webHidden/>
          </w:rPr>
        </w:r>
      </w:ins>
      <w:r>
        <w:rPr>
          <w:noProof/>
          <w:webHidden/>
        </w:rPr>
        <w:fldChar w:fldCharType="separate"/>
      </w:r>
      <w:ins w:id="259" w:author="Pham Minh Tu" w:date="2020-01-06T16:01:00Z">
        <w:r>
          <w:rPr>
            <w:noProof/>
            <w:webHidden/>
          </w:rPr>
          <w:t>164</w:t>
        </w:r>
        <w:r>
          <w:rPr>
            <w:noProof/>
            <w:webHidden/>
          </w:rPr>
          <w:fldChar w:fldCharType="end"/>
        </w:r>
        <w:r w:rsidRPr="00932A83">
          <w:rPr>
            <w:rStyle w:val="Hyperlink"/>
            <w:noProof/>
          </w:rPr>
          <w:fldChar w:fldCharType="end"/>
        </w:r>
      </w:ins>
    </w:p>
    <w:p w:rsidR="004C2FB8" w:rsidRDefault="004C2FB8">
      <w:pPr>
        <w:pStyle w:val="TOC3"/>
        <w:rPr>
          <w:ins w:id="260" w:author="Pham Minh Tu" w:date="2020-01-06T16:01:00Z"/>
          <w:rFonts w:asciiTheme="minorHAnsi" w:eastAsiaTheme="minorEastAsia" w:hAnsiTheme="minorHAnsi" w:cstheme="minorBidi"/>
          <w:noProof/>
          <w:sz w:val="22"/>
          <w:szCs w:val="22"/>
          <w:lang w:eastAsia="en-US"/>
        </w:rPr>
      </w:pPr>
      <w:ins w:id="261"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"_Toc29218998"</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5.9.3</w:t>
        </w:r>
        <w:r>
          <w:rPr>
            <w:rFonts w:asciiTheme="minorHAnsi" w:eastAsiaTheme="minorEastAsia" w:hAnsiTheme="minorHAnsi" w:cstheme="minorBidi"/>
            <w:noProof/>
            <w:sz w:val="22"/>
            <w:szCs w:val="22"/>
            <w:lang w:eastAsia="en-US"/>
          </w:rPr>
          <w:tab/>
        </w:r>
        <w:r w:rsidRPr="00932A83">
          <w:rPr>
            <w:rStyle w:val="Hyperlink"/>
            <w:noProof/>
          </w:rPr>
          <w:t>Renesas::Generator::MCALConfGen::CrossCutting::Util::StringUtils</w:t>
        </w:r>
        <w:r>
          <w:rPr>
            <w:noProof/>
            <w:webHidden/>
          </w:rPr>
          <w:tab/>
        </w:r>
        <w:r>
          <w:rPr>
            <w:noProof/>
            <w:webHidden/>
          </w:rPr>
          <w:fldChar w:fldCharType="begin"/>
        </w:r>
        <w:r>
          <w:rPr>
            <w:noProof/>
            <w:webHidden/>
          </w:rPr>
          <w:instrText xml:space="preserve"> PAGEREF _Toc29218998 \h </w:instrText>
        </w:r>
        <w:r>
          <w:rPr>
            <w:noProof/>
            <w:webHidden/>
          </w:rPr>
        </w:r>
      </w:ins>
      <w:r>
        <w:rPr>
          <w:noProof/>
          <w:webHidden/>
        </w:rPr>
        <w:fldChar w:fldCharType="separate"/>
      </w:r>
      <w:ins w:id="262" w:author="Pham Minh Tu" w:date="2020-01-06T16:01:00Z">
        <w:r>
          <w:rPr>
            <w:noProof/>
            <w:webHidden/>
          </w:rPr>
          <w:t>203</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263" w:author="Pham Minh Tu" w:date="2020-01-06T16:01:00Z"/>
          <w:rFonts w:asciiTheme="minorHAnsi" w:eastAsiaTheme="minorEastAsia" w:hAnsiTheme="minorHAnsi" w:cstheme="minorBidi"/>
          <w:b w:val="0"/>
          <w:noProof/>
          <w:sz w:val="22"/>
          <w:szCs w:val="22"/>
          <w:lang w:eastAsia="en-US"/>
        </w:rPr>
      </w:pPr>
      <w:ins w:id="264"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"_Toc29219000"</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5.10</w:t>
        </w:r>
        <w:r>
          <w:rPr>
            <w:rFonts w:asciiTheme="minorHAnsi" w:eastAsiaTheme="minorEastAsia" w:hAnsiTheme="minorHAnsi" w:cstheme="minorBidi"/>
            <w:b w:val="0"/>
            <w:noProof/>
            <w:sz w:val="22"/>
            <w:szCs w:val="22"/>
            <w:lang w:eastAsia="en-US"/>
          </w:rPr>
          <w:tab/>
        </w:r>
        <w:r w:rsidRPr="00932A83">
          <w:rPr>
            <w:rStyle w:val="Hyperlink"/>
            <w:noProof/>
          </w:rPr>
          <w:t>Data</w:t>
        </w:r>
        <w:r>
          <w:rPr>
            <w:noProof/>
            <w:webHidden/>
          </w:rPr>
          <w:tab/>
        </w:r>
        <w:r>
          <w:rPr>
            <w:noProof/>
            <w:webHidden/>
          </w:rPr>
          <w:fldChar w:fldCharType="begin"/>
        </w:r>
        <w:r>
          <w:rPr>
            <w:noProof/>
            <w:webHidden/>
          </w:rPr>
          <w:instrText xml:space="preserve"> PAGEREF _Toc29219000 \h </w:instrText>
        </w:r>
        <w:r>
          <w:rPr>
            <w:noProof/>
            <w:webHidden/>
          </w:rPr>
        </w:r>
      </w:ins>
      <w:r>
        <w:rPr>
          <w:noProof/>
          <w:webHidden/>
        </w:rPr>
        <w:fldChar w:fldCharType="separate"/>
      </w:r>
      <w:ins w:id="265" w:author="Pham Minh Tu" w:date="2020-01-06T16:01:00Z">
        <w:r>
          <w:rPr>
            <w:noProof/>
            <w:webHidden/>
          </w:rPr>
          <w:t>211</w:t>
        </w:r>
        <w:r>
          <w:rPr>
            <w:noProof/>
            <w:webHidden/>
          </w:rPr>
          <w:fldChar w:fldCharType="end"/>
        </w:r>
        <w:r w:rsidRPr="00932A83">
          <w:rPr>
            <w:rStyle w:val="Hyperlink"/>
            <w:noProof/>
          </w:rPr>
          <w:fldChar w:fldCharType="end"/>
        </w:r>
      </w:ins>
    </w:p>
    <w:p w:rsidR="004C2FB8" w:rsidRDefault="004C2FB8">
      <w:pPr>
        <w:pStyle w:val="TOC3"/>
        <w:rPr>
          <w:ins w:id="266" w:author="Pham Minh Tu" w:date="2020-01-06T16:01:00Z"/>
          <w:rFonts w:asciiTheme="minorHAnsi" w:eastAsiaTheme="minorEastAsia" w:hAnsiTheme="minorHAnsi" w:cstheme="minorBidi"/>
          <w:noProof/>
          <w:sz w:val="22"/>
          <w:szCs w:val="22"/>
          <w:lang w:eastAsia="en-US"/>
        </w:rPr>
      </w:pPr>
      <w:ins w:id="267"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"_Toc29219001"</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5.10.1</w:t>
        </w:r>
        <w:r>
          <w:rPr>
            <w:rFonts w:asciiTheme="minorHAnsi" w:eastAsiaTheme="minorEastAsia" w:hAnsiTheme="minorHAnsi" w:cstheme="minorBidi"/>
            <w:noProof/>
            <w:sz w:val="22"/>
            <w:szCs w:val="22"/>
            <w:lang w:eastAsia="en-US"/>
          </w:rPr>
          <w:tab/>
        </w:r>
        <w:r w:rsidRPr="00932A83">
          <w:rPr>
            <w:rStyle w:val="Hyperlink"/>
            <w:noProof/>
          </w:rPr>
          <w:t>UML</w:t>
        </w:r>
        <w:r>
          <w:rPr>
            <w:noProof/>
            <w:webHidden/>
          </w:rPr>
          <w:tab/>
        </w:r>
      </w:ins>
      <w:ins w:id="268" w:author="Pham Minh Tu" w:date="2020-01-06T16:03:00Z">
        <w:r>
          <w:rPr>
            <w:noProof/>
            <w:webHidden/>
          </w:rPr>
          <w:tab/>
        </w:r>
      </w:ins>
      <w:ins w:id="269" w:author="Pham Minh Tu" w:date="2020-01-06T16:01:00Z">
        <w:r>
          <w:rPr>
            <w:noProof/>
            <w:webHidden/>
          </w:rPr>
          <w:fldChar w:fldCharType="begin"/>
        </w:r>
        <w:r>
          <w:rPr>
            <w:noProof/>
            <w:webHidden/>
          </w:rPr>
          <w:instrText xml:space="preserve"> PAGEREF _Toc29219001 \h </w:instrText>
        </w:r>
        <w:r>
          <w:rPr>
            <w:noProof/>
            <w:webHidden/>
          </w:rPr>
        </w:r>
      </w:ins>
      <w:r>
        <w:rPr>
          <w:noProof/>
          <w:webHidden/>
        </w:rPr>
        <w:fldChar w:fldCharType="separate"/>
      </w:r>
      <w:ins w:id="270" w:author="Pham Minh Tu" w:date="2020-01-06T16:01:00Z">
        <w:r>
          <w:rPr>
            <w:noProof/>
            <w:webHidden/>
          </w:rPr>
          <w:t>211</w:t>
        </w:r>
        <w:r>
          <w:rPr>
            <w:noProof/>
            <w:webHidden/>
          </w:rPr>
          <w:fldChar w:fldCharType="end"/>
        </w:r>
        <w:r w:rsidRPr="00932A83">
          <w:rPr>
            <w:rStyle w:val="Hyperlink"/>
            <w:noProof/>
          </w:rPr>
          <w:fldChar w:fldCharType="end"/>
        </w:r>
      </w:ins>
    </w:p>
    <w:p w:rsidR="004C2FB8" w:rsidRDefault="004C2FB8">
      <w:pPr>
        <w:pStyle w:val="TOC3"/>
        <w:rPr>
          <w:ins w:id="271" w:author="Pham Minh Tu" w:date="2020-01-06T16:01:00Z"/>
          <w:rFonts w:asciiTheme="minorHAnsi" w:eastAsiaTheme="minorEastAsia" w:hAnsiTheme="minorHAnsi" w:cstheme="minorBidi"/>
          <w:noProof/>
          <w:sz w:val="22"/>
          <w:szCs w:val="22"/>
          <w:lang w:eastAsia="en-US"/>
        </w:rPr>
      </w:pPr>
      <w:ins w:id="27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"_Toc29219002"</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5.10.2</w:t>
        </w:r>
        <w:r>
          <w:rPr>
            <w:rFonts w:asciiTheme="minorHAnsi" w:eastAsiaTheme="minorEastAsia" w:hAnsiTheme="minorHAnsi" w:cstheme="minorBidi"/>
            <w:noProof/>
            <w:sz w:val="22"/>
            <w:szCs w:val="22"/>
            <w:lang w:eastAsia="en-US"/>
          </w:rPr>
          <w:tab/>
        </w:r>
        <w:r w:rsidRPr="00932A83">
          <w:rPr>
            <w:rStyle w:val="Hyperlink"/>
            <w:noProof/>
          </w:rPr>
          <w:t>Renesas::Generator::MCALConfGen::Data::BasicConfiguration::BasicConfiguration</w:t>
        </w:r>
        <w:r>
          <w:rPr>
            <w:noProof/>
            <w:webHidden/>
          </w:rPr>
          <w:tab/>
        </w:r>
        <w:r>
          <w:rPr>
            <w:noProof/>
            <w:webHidden/>
          </w:rPr>
          <w:fldChar w:fldCharType="begin"/>
        </w:r>
        <w:r>
          <w:rPr>
            <w:noProof/>
            <w:webHidden/>
          </w:rPr>
          <w:instrText xml:space="preserve"> PAGEREF _Toc29219002 \h </w:instrText>
        </w:r>
        <w:r>
          <w:rPr>
            <w:noProof/>
            <w:webHidden/>
          </w:rPr>
        </w:r>
      </w:ins>
      <w:r>
        <w:rPr>
          <w:noProof/>
          <w:webHidden/>
        </w:rPr>
        <w:fldChar w:fldCharType="separate"/>
      </w:r>
      <w:ins w:id="273" w:author="Pham Minh Tu" w:date="2020-01-06T16:01:00Z">
        <w:r>
          <w:rPr>
            <w:noProof/>
            <w:webHidden/>
          </w:rPr>
          <w:t>213</w:t>
        </w:r>
        <w:r>
          <w:rPr>
            <w:noProof/>
            <w:webHidden/>
          </w:rPr>
          <w:fldChar w:fldCharType="end"/>
        </w:r>
        <w:r w:rsidRPr="00932A83">
          <w:rPr>
            <w:rStyle w:val="Hyperlink"/>
            <w:noProof/>
          </w:rPr>
          <w:fldChar w:fldCharType="end"/>
        </w:r>
      </w:ins>
    </w:p>
    <w:p w:rsidR="004C2FB8" w:rsidRDefault="004C2FB8">
      <w:pPr>
        <w:pStyle w:val="TOC3"/>
        <w:rPr>
          <w:ins w:id="274" w:author="Pham Minh Tu" w:date="2020-01-06T16:01:00Z"/>
          <w:rFonts w:asciiTheme="minorHAnsi" w:eastAsiaTheme="minorEastAsia" w:hAnsiTheme="minorHAnsi" w:cstheme="minorBidi"/>
          <w:noProof/>
          <w:sz w:val="22"/>
          <w:szCs w:val="22"/>
          <w:lang w:eastAsia="en-US"/>
        </w:rPr>
      </w:pPr>
      <w:ins w:id="275"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"_Toc29219003"</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5.10.3</w:t>
        </w:r>
        <w:r>
          <w:rPr>
            <w:rFonts w:asciiTheme="minorHAnsi" w:eastAsiaTheme="minorEastAsia" w:hAnsiTheme="minorHAnsi" w:cstheme="minorBidi"/>
            <w:noProof/>
            <w:sz w:val="22"/>
            <w:szCs w:val="22"/>
            <w:lang w:eastAsia="en-US"/>
          </w:rPr>
          <w:tab/>
        </w:r>
        <w:r w:rsidRPr="00932A83">
          <w:rPr>
            <w:rStyle w:val="Hyperlink"/>
            <w:noProof/>
          </w:rPr>
          <w:t>Renesas::Generator::MCALConfGen::Data::CDFData::BaseRegisterProcessing</w:t>
        </w:r>
        <w:r>
          <w:rPr>
            <w:noProof/>
            <w:webHidden/>
          </w:rPr>
          <w:tab/>
        </w:r>
      </w:ins>
      <w:ins w:id="276" w:author="Pham Minh Tu" w:date="2020-01-06T16:03:00Z">
        <w:r>
          <w:rPr>
            <w:noProof/>
            <w:webHidden/>
          </w:rPr>
          <w:tab/>
        </w:r>
        <w:r>
          <w:rPr>
            <w:noProof/>
            <w:webHidden/>
          </w:rPr>
          <w:tab/>
        </w:r>
      </w:ins>
      <w:ins w:id="277" w:author="Pham Minh Tu" w:date="2020-01-06T16:01:00Z">
        <w:r>
          <w:rPr>
            <w:noProof/>
            <w:webHidden/>
          </w:rPr>
          <w:fldChar w:fldCharType="begin"/>
        </w:r>
        <w:r>
          <w:rPr>
            <w:noProof/>
            <w:webHidden/>
          </w:rPr>
          <w:instrText xml:space="preserve"> PAGEREF _Toc29219003 \h </w:instrText>
        </w:r>
        <w:r>
          <w:rPr>
            <w:noProof/>
            <w:webHidden/>
          </w:rPr>
        </w:r>
      </w:ins>
      <w:r>
        <w:rPr>
          <w:noProof/>
          <w:webHidden/>
        </w:rPr>
        <w:fldChar w:fldCharType="separate"/>
      </w:r>
      <w:ins w:id="278" w:author="Pham Minh Tu" w:date="2020-01-06T16:01:00Z">
        <w:r>
          <w:rPr>
            <w:noProof/>
            <w:webHidden/>
          </w:rPr>
          <w:t>217</w:t>
        </w:r>
        <w:r>
          <w:rPr>
            <w:noProof/>
            <w:webHidden/>
          </w:rPr>
          <w:fldChar w:fldCharType="end"/>
        </w:r>
        <w:r w:rsidRPr="00932A83">
          <w:rPr>
            <w:rStyle w:val="Hyperlink"/>
            <w:noProof/>
          </w:rPr>
          <w:fldChar w:fldCharType="end"/>
        </w:r>
      </w:ins>
    </w:p>
    <w:p w:rsidR="004C2FB8" w:rsidRDefault="004C2FB8">
      <w:pPr>
        <w:pStyle w:val="TOC3"/>
        <w:rPr>
          <w:ins w:id="279" w:author="Pham Minh Tu" w:date="2020-01-06T16:01:00Z"/>
          <w:rFonts w:asciiTheme="minorHAnsi" w:eastAsiaTheme="minorEastAsia" w:hAnsiTheme="minorHAnsi" w:cstheme="minorBidi"/>
          <w:noProof/>
          <w:sz w:val="22"/>
          <w:szCs w:val="22"/>
          <w:lang w:eastAsia="en-US"/>
        </w:rPr>
      </w:pPr>
      <w:ins w:id="28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"_Toc29219004"</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5.10.4</w:t>
        </w:r>
        <w:r>
          <w:rPr>
            <w:rFonts w:asciiTheme="minorHAnsi" w:eastAsiaTheme="minorEastAsia" w:hAnsiTheme="minorHAnsi" w:cstheme="minorBidi"/>
            <w:noProof/>
            <w:sz w:val="22"/>
            <w:szCs w:val="22"/>
            <w:lang w:eastAsia="en-US"/>
          </w:rPr>
          <w:tab/>
        </w:r>
        <w:r w:rsidRPr="00932A83">
          <w:rPr>
            <w:rStyle w:val="Hyperlink"/>
            <w:noProof/>
          </w:rPr>
          <w:t>Renesas::Generator::MCALConfGen::Data::CDFData::CdfDataDictionary</w:t>
        </w:r>
        <w:r>
          <w:rPr>
            <w:noProof/>
            <w:webHidden/>
          </w:rPr>
          <w:tab/>
        </w:r>
        <w:r>
          <w:rPr>
            <w:noProof/>
            <w:webHidden/>
          </w:rPr>
          <w:fldChar w:fldCharType="begin"/>
        </w:r>
        <w:r>
          <w:rPr>
            <w:noProof/>
            <w:webHidden/>
          </w:rPr>
          <w:instrText xml:space="preserve"> PAGEREF _Toc29219004 \h </w:instrText>
        </w:r>
        <w:r>
          <w:rPr>
            <w:noProof/>
            <w:webHidden/>
          </w:rPr>
        </w:r>
      </w:ins>
      <w:r>
        <w:rPr>
          <w:noProof/>
          <w:webHidden/>
        </w:rPr>
        <w:fldChar w:fldCharType="separate"/>
      </w:r>
      <w:ins w:id="281" w:author="Pham Minh Tu" w:date="2020-01-06T16:01:00Z">
        <w:r>
          <w:rPr>
            <w:noProof/>
            <w:webHidden/>
          </w:rPr>
          <w:t>223</w:t>
        </w:r>
        <w:r>
          <w:rPr>
            <w:noProof/>
            <w:webHidden/>
          </w:rPr>
          <w:fldChar w:fldCharType="end"/>
        </w:r>
        <w:r w:rsidRPr="00932A83">
          <w:rPr>
            <w:rStyle w:val="Hyperlink"/>
            <w:noProof/>
          </w:rPr>
          <w:fldChar w:fldCharType="end"/>
        </w:r>
      </w:ins>
    </w:p>
    <w:p w:rsidR="004C2FB8" w:rsidRDefault="004C2FB8">
      <w:pPr>
        <w:pStyle w:val="TOC3"/>
        <w:rPr>
          <w:ins w:id="282" w:author="Pham Minh Tu" w:date="2020-01-06T16:01:00Z"/>
          <w:rFonts w:asciiTheme="minorHAnsi" w:eastAsiaTheme="minorEastAsia" w:hAnsiTheme="minorHAnsi" w:cstheme="minorBidi"/>
          <w:noProof/>
          <w:sz w:val="22"/>
          <w:szCs w:val="22"/>
          <w:lang w:eastAsia="en-US"/>
        </w:rPr>
      </w:pPr>
      <w:ins w:id="283"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"_Toc29219005"</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5.10.5</w:t>
        </w:r>
        <w:r>
          <w:rPr>
            <w:rFonts w:asciiTheme="minorHAnsi" w:eastAsiaTheme="minorEastAsia" w:hAnsiTheme="minorHAnsi" w:cstheme="minorBidi"/>
            <w:noProof/>
            <w:sz w:val="22"/>
            <w:szCs w:val="22"/>
            <w:lang w:eastAsia="en-US"/>
          </w:rPr>
          <w:tab/>
        </w:r>
        <w:r w:rsidRPr="00932A83">
          <w:rPr>
            <w:rStyle w:val="Hyperlink"/>
            <w:noProof/>
          </w:rPr>
          <w:t>Renesas::Generator::MCALConfGen::Data::CDFData::Items::BswConfig</w:t>
        </w:r>
        <w:r>
          <w:rPr>
            <w:noProof/>
            <w:webHidden/>
          </w:rPr>
          <w:tab/>
        </w:r>
        <w:r>
          <w:rPr>
            <w:noProof/>
            <w:webHidden/>
          </w:rPr>
          <w:fldChar w:fldCharType="begin"/>
        </w:r>
        <w:r>
          <w:rPr>
            <w:noProof/>
            <w:webHidden/>
          </w:rPr>
          <w:instrText xml:space="preserve"> PAGEREF _Toc29219005 \h </w:instrText>
        </w:r>
        <w:r>
          <w:rPr>
            <w:noProof/>
            <w:webHidden/>
          </w:rPr>
        </w:r>
      </w:ins>
      <w:r>
        <w:rPr>
          <w:noProof/>
          <w:webHidden/>
        </w:rPr>
        <w:fldChar w:fldCharType="separate"/>
      </w:r>
      <w:ins w:id="284" w:author="Pham Minh Tu" w:date="2020-01-06T16:01:00Z">
        <w:r>
          <w:rPr>
            <w:noProof/>
            <w:webHidden/>
          </w:rPr>
          <w:t>233</w:t>
        </w:r>
        <w:r>
          <w:rPr>
            <w:noProof/>
            <w:webHidden/>
          </w:rPr>
          <w:fldChar w:fldCharType="end"/>
        </w:r>
        <w:r w:rsidRPr="00932A83">
          <w:rPr>
            <w:rStyle w:val="Hyperlink"/>
            <w:noProof/>
          </w:rPr>
          <w:fldChar w:fldCharType="end"/>
        </w:r>
      </w:ins>
    </w:p>
    <w:p w:rsidR="004C2FB8" w:rsidRDefault="004C2FB8">
      <w:pPr>
        <w:pStyle w:val="TOC3"/>
        <w:rPr>
          <w:ins w:id="285" w:author="Pham Minh Tu" w:date="2020-01-06T16:01:00Z"/>
          <w:rFonts w:asciiTheme="minorHAnsi" w:eastAsiaTheme="minorEastAsia" w:hAnsiTheme="minorHAnsi" w:cstheme="minorBidi"/>
          <w:noProof/>
          <w:sz w:val="22"/>
          <w:szCs w:val="22"/>
          <w:lang w:eastAsia="en-US"/>
        </w:rPr>
      </w:pPr>
      <w:ins w:id="286"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"_Toc29219006"</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5.10.6</w:t>
        </w:r>
        <w:r>
          <w:rPr>
            <w:rFonts w:asciiTheme="minorHAnsi" w:eastAsiaTheme="minorEastAsia" w:hAnsiTheme="minorHAnsi" w:cstheme="minorBidi"/>
            <w:noProof/>
            <w:sz w:val="22"/>
            <w:szCs w:val="22"/>
            <w:lang w:eastAsia="en-US"/>
          </w:rPr>
          <w:tab/>
        </w:r>
        <w:r w:rsidRPr="00932A83">
          <w:rPr>
            <w:rStyle w:val="Hyperlink"/>
            <w:noProof/>
          </w:rPr>
          <w:t>Renesas::Generator::MCALConfGen::Data::CDFData::Items::Configuration</w:t>
        </w:r>
        <w:r>
          <w:rPr>
            <w:noProof/>
            <w:webHidden/>
          </w:rPr>
          <w:tab/>
        </w:r>
        <w:r>
          <w:rPr>
            <w:noProof/>
            <w:webHidden/>
          </w:rPr>
          <w:fldChar w:fldCharType="begin"/>
        </w:r>
        <w:r>
          <w:rPr>
            <w:noProof/>
            <w:webHidden/>
          </w:rPr>
          <w:instrText xml:space="preserve"> PAGEREF _Toc29219006 \h </w:instrText>
        </w:r>
        <w:r>
          <w:rPr>
            <w:noProof/>
            <w:webHidden/>
          </w:rPr>
        </w:r>
      </w:ins>
      <w:r>
        <w:rPr>
          <w:noProof/>
          <w:webHidden/>
        </w:rPr>
        <w:fldChar w:fldCharType="separate"/>
      </w:r>
      <w:ins w:id="287" w:author="Pham Minh Tu" w:date="2020-01-06T16:01:00Z">
        <w:r>
          <w:rPr>
            <w:noProof/>
            <w:webHidden/>
          </w:rPr>
          <w:t>236</w:t>
        </w:r>
        <w:r>
          <w:rPr>
            <w:noProof/>
            <w:webHidden/>
          </w:rPr>
          <w:fldChar w:fldCharType="end"/>
        </w:r>
        <w:r w:rsidRPr="00932A83">
          <w:rPr>
            <w:rStyle w:val="Hyperlink"/>
            <w:noProof/>
          </w:rPr>
          <w:fldChar w:fldCharType="end"/>
        </w:r>
      </w:ins>
    </w:p>
    <w:p w:rsidR="004C2FB8" w:rsidRDefault="004C2FB8">
      <w:pPr>
        <w:pStyle w:val="TOC3"/>
        <w:rPr>
          <w:ins w:id="288" w:author="Pham Minh Tu" w:date="2020-01-06T16:01:00Z"/>
          <w:rFonts w:asciiTheme="minorHAnsi" w:eastAsiaTheme="minorEastAsia" w:hAnsiTheme="minorHAnsi" w:cstheme="minorBidi"/>
          <w:noProof/>
          <w:sz w:val="22"/>
          <w:szCs w:val="22"/>
          <w:lang w:eastAsia="en-US"/>
        </w:rPr>
      </w:pPr>
      <w:ins w:id="289"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"_Toc29219007"</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5.10.7</w:t>
        </w:r>
        <w:r>
          <w:rPr>
            <w:rFonts w:asciiTheme="minorHAnsi" w:eastAsiaTheme="minorEastAsia" w:hAnsiTheme="minorHAnsi" w:cstheme="minorBidi"/>
            <w:noProof/>
            <w:sz w:val="22"/>
            <w:szCs w:val="22"/>
            <w:lang w:eastAsia="en-US"/>
          </w:rPr>
          <w:tab/>
        </w:r>
        <w:r w:rsidRPr="00932A83">
          <w:rPr>
            <w:rStyle w:val="Hyperlink"/>
            <w:noProof/>
          </w:rPr>
          <w:t>Renesas::Generator::MCALConfGen::Data::CDFData::Items::Container</w:t>
        </w:r>
        <w:r>
          <w:rPr>
            <w:noProof/>
            <w:webHidden/>
          </w:rPr>
          <w:tab/>
        </w:r>
        <w:r>
          <w:rPr>
            <w:noProof/>
            <w:webHidden/>
          </w:rPr>
          <w:fldChar w:fldCharType="begin"/>
        </w:r>
        <w:r>
          <w:rPr>
            <w:noProof/>
            <w:webHidden/>
          </w:rPr>
          <w:instrText xml:space="preserve"> PAGEREF _Toc29219007 \h </w:instrText>
        </w:r>
        <w:r>
          <w:rPr>
            <w:noProof/>
            <w:webHidden/>
          </w:rPr>
        </w:r>
      </w:ins>
      <w:r>
        <w:rPr>
          <w:noProof/>
          <w:webHidden/>
        </w:rPr>
        <w:fldChar w:fldCharType="separate"/>
      </w:r>
      <w:ins w:id="290" w:author="Pham Minh Tu" w:date="2020-01-06T16:01:00Z">
        <w:r>
          <w:rPr>
            <w:noProof/>
            <w:webHidden/>
          </w:rPr>
          <w:t>238</w:t>
        </w:r>
        <w:r>
          <w:rPr>
            <w:noProof/>
            <w:webHidden/>
          </w:rPr>
          <w:fldChar w:fldCharType="end"/>
        </w:r>
        <w:r w:rsidRPr="00932A83">
          <w:rPr>
            <w:rStyle w:val="Hyperlink"/>
            <w:noProof/>
          </w:rPr>
          <w:fldChar w:fldCharType="end"/>
        </w:r>
      </w:ins>
    </w:p>
    <w:p w:rsidR="004C2FB8" w:rsidRDefault="004C2FB8">
      <w:pPr>
        <w:pStyle w:val="TOC3"/>
        <w:rPr>
          <w:ins w:id="291" w:author="Pham Minh Tu" w:date="2020-01-06T16:01:00Z"/>
          <w:rFonts w:asciiTheme="minorHAnsi" w:eastAsiaTheme="minorEastAsia" w:hAnsiTheme="minorHAnsi" w:cstheme="minorBidi"/>
          <w:noProof/>
          <w:sz w:val="22"/>
          <w:szCs w:val="22"/>
          <w:lang w:eastAsia="en-US"/>
        </w:rPr>
      </w:pPr>
      <w:ins w:id="29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"_Toc29219008"</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5.10.8</w:t>
        </w:r>
        <w:r>
          <w:rPr>
            <w:rFonts w:asciiTheme="minorHAnsi" w:eastAsiaTheme="minorEastAsia" w:hAnsiTheme="minorHAnsi" w:cstheme="minorBidi"/>
            <w:noProof/>
            <w:sz w:val="22"/>
            <w:szCs w:val="22"/>
            <w:lang w:eastAsia="en-US"/>
          </w:rPr>
          <w:tab/>
        </w:r>
        <w:r w:rsidRPr="00932A83">
          <w:rPr>
            <w:rStyle w:val="Hyperlink"/>
            <w:noProof/>
          </w:rPr>
          <w:t>Renesas::Generator::MCALConfGen::Data::CDFData::Items::ItemValue</w:t>
        </w:r>
        <w:r>
          <w:rPr>
            <w:noProof/>
            <w:webHidden/>
          </w:rPr>
          <w:tab/>
        </w:r>
        <w:r>
          <w:rPr>
            <w:noProof/>
            <w:webHidden/>
          </w:rPr>
          <w:fldChar w:fldCharType="begin"/>
        </w:r>
        <w:r>
          <w:rPr>
            <w:noProof/>
            <w:webHidden/>
          </w:rPr>
          <w:instrText xml:space="preserve"> PAGEREF _Toc29219008 \h </w:instrText>
        </w:r>
        <w:r>
          <w:rPr>
            <w:noProof/>
            <w:webHidden/>
          </w:rPr>
        </w:r>
      </w:ins>
      <w:r>
        <w:rPr>
          <w:noProof/>
          <w:webHidden/>
        </w:rPr>
        <w:fldChar w:fldCharType="separate"/>
      </w:r>
      <w:ins w:id="293" w:author="Pham Minh Tu" w:date="2020-01-06T16:01:00Z">
        <w:r>
          <w:rPr>
            <w:noProof/>
            <w:webHidden/>
          </w:rPr>
          <w:t>246</w:t>
        </w:r>
        <w:r>
          <w:rPr>
            <w:noProof/>
            <w:webHidden/>
          </w:rPr>
          <w:fldChar w:fldCharType="end"/>
        </w:r>
        <w:r w:rsidRPr="00932A83">
          <w:rPr>
            <w:rStyle w:val="Hyperlink"/>
            <w:noProof/>
          </w:rPr>
          <w:fldChar w:fldCharType="end"/>
        </w:r>
      </w:ins>
    </w:p>
    <w:p w:rsidR="004C2FB8" w:rsidRDefault="004C2FB8">
      <w:pPr>
        <w:pStyle w:val="TOC3"/>
        <w:rPr>
          <w:ins w:id="294" w:author="Pham Minh Tu" w:date="2020-01-06T16:01:00Z"/>
          <w:rFonts w:asciiTheme="minorHAnsi" w:eastAsiaTheme="minorEastAsia" w:hAnsiTheme="minorHAnsi" w:cstheme="minorBidi"/>
          <w:noProof/>
          <w:sz w:val="22"/>
          <w:szCs w:val="22"/>
          <w:lang w:eastAsia="en-US"/>
        </w:rPr>
      </w:pPr>
      <w:ins w:id="295"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"_Toc29219009"</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5.10.9</w:t>
        </w:r>
        <w:r>
          <w:rPr>
            <w:rFonts w:asciiTheme="minorHAnsi" w:eastAsiaTheme="minorEastAsia" w:hAnsiTheme="minorHAnsi" w:cstheme="minorBidi"/>
            <w:noProof/>
            <w:sz w:val="22"/>
            <w:szCs w:val="22"/>
            <w:lang w:eastAsia="en-US"/>
          </w:rPr>
          <w:tab/>
        </w:r>
        <w:r w:rsidRPr="00932A83">
          <w:rPr>
            <w:rStyle w:val="Hyperlink"/>
            <w:noProof/>
          </w:rPr>
          <w:t>Renesas::Generator::MCALConfGen::Data::CDFData::RepositoryLinQ</w:t>
        </w:r>
        <w:r>
          <w:rPr>
            <w:noProof/>
            <w:webHidden/>
          </w:rPr>
          <w:tab/>
        </w:r>
        <w:r>
          <w:rPr>
            <w:noProof/>
            <w:webHidden/>
          </w:rPr>
          <w:fldChar w:fldCharType="begin"/>
        </w:r>
        <w:r>
          <w:rPr>
            <w:noProof/>
            <w:webHidden/>
          </w:rPr>
          <w:instrText xml:space="preserve"> PAGEREF _Toc29219009 \h </w:instrText>
        </w:r>
        <w:r>
          <w:rPr>
            <w:noProof/>
            <w:webHidden/>
          </w:rPr>
        </w:r>
      </w:ins>
      <w:r>
        <w:rPr>
          <w:noProof/>
          <w:webHidden/>
        </w:rPr>
        <w:fldChar w:fldCharType="separate"/>
      </w:r>
      <w:ins w:id="296" w:author="Pham Minh Tu" w:date="2020-01-06T16:01:00Z">
        <w:r>
          <w:rPr>
            <w:noProof/>
            <w:webHidden/>
          </w:rPr>
          <w:t>249</w:t>
        </w:r>
        <w:r>
          <w:rPr>
            <w:noProof/>
            <w:webHidden/>
          </w:rPr>
          <w:fldChar w:fldCharType="end"/>
        </w:r>
        <w:r w:rsidRPr="00932A83">
          <w:rPr>
            <w:rStyle w:val="Hyperlink"/>
            <w:noProof/>
          </w:rPr>
          <w:fldChar w:fldCharType="end"/>
        </w:r>
      </w:ins>
    </w:p>
    <w:p w:rsidR="004C2FB8" w:rsidRDefault="004C2FB8">
      <w:pPr>
        <w:pStyle w:val="TOC3"/>
        <w:rPr>
          <w:ins w:id="297" w:author="Pham Minh Tu" w:date="2020-01-06T16:01:00Z"/>
          <w:rFonts w:asciiTheme="minorHAnsi" w:eastAsiaTheme="minorEastAsia" w:hAnsiTheme="minorHAnsi" w:cstheme="minorBidi"/>
          <w:noProof/>
          <w:sz w:val="22"/>
          <w:szCs w:val="22"/>
          <w:lang w:eastAsia="en-US"/>
        </w:rPr>
      </w:pPr>
      <w:ins w:id="298"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"_Toc29219010"</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5.10.10</w:t>
        </w:r>
        <w:r>
          <w:rPr>
            <w:rFonts w:asciiTheme="minorHAnsi" w:eastAsiaTheme="minorEastAsia" w:hAnsiTheme="minorHAnsi" w:cstheme="minorBidi"/>
            <w:noProof/>
            <w:sz w:val="22"/>
            <w:szCs w:val="22"/>
            <w:lang w:eastAsia="en-US"/>
          </w:rPr>
          <w:tab/>
        </w:r>
        <w:r w:rsidRPr="00932A83">
          <w:rPr>
            <w:rStyle w:val="Hyperlink"/>
            <w:noProof/>
          </w:rPr>
          <w:t>Renesas::Generator::MCALConfGen::Data::RuntimeConfiguration::RuntimeConfiguration</w:t>
        </w:r>
        <w:r>
          <w:rPr>
            <w:noProof/>
            <w:webHidden/>
          </w:rPr>
          <w:tab/>
        </w:r>
        <w:r>
          <w:rPr>
            <w:noProof/>
            <w:webHidden/>
          </w:rPr>
          <w:fldChar w:fldCharType="begin"/>
        </w:r>
        <w:r>
          <w:rPr>
            <w:noProof/>
            <w:webHidden/>
          </w:rPr>
          <w:instrText xml:space="preserve"> PAGEREF _Toc29219010 \h </w:instrText>
        </w:r>
        <w:r>
          <w:rPr>
            <w:noProof/>
            <w:webHidden/>
          </w:rPr>
        </w:r>
      </w:ins>
      <w:r>
        <w:rPr>
          <w:noProof/>
          <w:webHidden/>
        </w:rPr>
        <w:fldChar w:fldCharType="separate"/>
      </w:r>
      <w:ins w:id="299" w:author="Pham Minh Tu" w:date="2020-01-06T16:01:00Z">
        <w:r>
          <w:rPr>
            <w:noProof/>
            <w:webHidden/>
          </w:rPr>
          <w:t>264</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300" w:author="Pham Minh Tu" w:date="2020-01-06T16:01:00Z"/>
          <w:rFonts w:asciiTheme="minorHAnsi" w:eastAsiaTheme="minorEastAsia" w:hAnsiTheme="minorHAnsi" w:cstheme="minorBidi"/>
          <w:b w:val="0"/>
          <w:noProof/>
          <w:sz w:val="22"/>
          <w:szCs w:val="22"/>
          <w:lang w:eastAsia="en-US"/>
        </w:rPr>
      </w:pPr>
      <w:ins w:id="301"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"_Toc29219011"</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5.11</w:t>
        </w:r>
        <w:r>
          <w:rPr>
            <w:rFonts w:asciiTheme="minorHAnsi" w:eastAsiaTheme="minorEastAsia" w:hAnsiTheme="minorHAnsi" w:cstheme="minorBidi"/>
            <w:b w:val="0"/>
            <w:noProof/>
            <w:sz w:val="22"/>
            <w:szCs w:val="22"/>
            <w:lang w:eastAsia="en-US"/>
          </w:rPr>
          <w:tab/>
        </w:r>
        <w:r w:rsidRPr="00932A83">
          <w:rPr>
            <w:rStyle w:val="Hyperlink"/>
            <w:noProof/>
          </w:rPr>
          <w:t>Intermediate</w:t>
        </w:r>
        <w:r>
          <w:rPr>
            <w:noProof/>
            <w:webHidden/>
          </w:rPr>
          <w:tab/>
        </w:r>
        <w:r>
          <w:rPr>
            <w:noProof/>
            <w:webHidden/>
          </w:rPr>
          <w:fldChar w:fldCharType="begin"/>
        </w:r>
        <w:r>
          <w:rPr>
            <w:noProof/>
            <w:webHidden/>
          </w:rPr>
          <w:instrText xml:space="preserve"> PAGEREF _Toc29219011 \h </w:instrText>
        </w:r>
        <w:r>
          <w:rPr>
            <w:noProof/>
            <w:webHidden/>
          </w:rPr>
        </w:r>
      </w:ins>
      <w:r>
        <w:rPr>
          <w:noProof/>
          <w:webHidden/>
        </w:rPr>
        <w:fldChar w:fldCharType="separate"/>
      </w:r>
      <w:ins w:id="302" w:author="Pham Minh Tu" w:date="2020-01-06T16:01:00Z">
        <w:r>
          <w:rPr>
            <w:noProof/>
            <w:webHidden/>
          </w:rPr>
          <w:t>272</w:t>
        </w:r>
        <w:r>
          <w:rPr>
            <w:noProof/>
            <w:webHidden/>
          </w:rPr>
          <w:fldChar w:fldCharType="end"/>
        </w:r>
        <w:r w:rsidRPr="00932A83">
          <w:rPr>
            <w:rStyle w:val="Hyperlink"/>
            <w:noProof/>
          </w:rPr>
          <w:fldChar w:fldCharType="end"/>
        </w:r>
      </w:ins>
    </w:p>
    <w:p w:rsidR="004C2FB8" w:rsidRDefault="004C2FB8">
      <w:pPr>
        <w:pStyle w:val="TOC3"/>
        <w:rPr>
          <w:ins w:id="303" w:author="Pham Minh Tu" w:date="2020-01-06T16:01:00Z"/>
          <w:rFonts w:asciiTheme="minorHAnsi" w:eastAsiaTheme="minorEastAsia" w:hAnsiTheme="minorHAnsi" w:cstheme="minorBidi"/>
          <w:noProof/>
          <w:sz w:val="22"/>
          <w:szCs w:val="22"/>
          <w:lang w:eastAsia="en-US"/>
        </w:rPr>
      </w:pPr>
      <w:ins w:id="304"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"_Toc29219012"</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5.11.1</w:t>
        </w:r>
        <w:r>
          <w:rPr>
            <w:rFonts w:asciiTheme="minorHAnsi" w:eastAsiaTheme="minorEastAsia" w:hAnsiTheme="minorHAnsi" w:cstheme="minorBidi"/>
            <w:noProof/>
            <w:sz w:val="22"/>
            <w:szCs w:val="22"/>
            <w:lang w:eastAsia="en-US"/>
          </w:rPr>
          <w:tab/>
        </w:r>
        <w:r w:rsidRPr="00932A83">
          <w:rPr>
            <w:rStyle w:val="Hyperlink"/>
            <w:noProof/>
          </w:rPr>
          <w:t>UML</w:t>
        </w:r>
        <w:r>
          <w:rPr>
            <w:noProof/>
            <w:webHidden/>
          </w:rPr>
          <w:tab/>
        </w:r>
      </w:ins>
      <w:ins w:id="305" w:author="Pham Minh Tu" w:date="2020-01-06T16:03:00Z">
        <w:r>
          <w:rPr>
            <w:noProof/>
            <w:webHidden/>
          </w:rPr>
          <w:tab/>
        </w:r>
      </w:ins>
      <w:ins w:id="306" w:author="Pham Minh Tu" w:date="2020-01-06T16:01:00Z">
        <w:r>
          <w:rPr>
            <w:noProof/>
            <w:webHidden/>
          </w:rPr>
          <w:fldChar w:fldCharType="begin"/>
        </w:r>
        <w:r>
          <w:rPr>
            <w:noProof/>
            <w:webHidden/>
          </w:rPr>
          <w:instrText xml:space="preserve"> PAGEREF _Toc29219012 \h </w:instrText>
        </w:r>
        <w:r>
          <w:rPr>
            <w:noProof/>
            <w:webHidden/>
          </w:rPr>
        </w:r>
      </w:ins>
      <w:r>
        <w:rPr>
          <w:noProof/>
          <w:webHidden/>
        </w:rPr>
        <w:fldChar w:fldCharType="separate"/>
      </w:r>
      <w:ins w:id="307" w:author="Pham Minh Tu" w:date="2020-01-06T16:01:00Z">
        <w:r>
          <w:rPr>
            <w:noProof/>
            <w:webHidden/>
          </w:rPr>
          <w:t>273</w:t>
        </w:r>
        <w:r>
          <w:rPr>
            <w:noProof/>
            <w:webHidden/>
          </w:rPr>
          <w:fldChar w:fldCharType="end"/>
        </w:r>
        <w:r w:rsidRPr="00932A83">
          <w:rPr>
            <w:rStyle w:val="Hyperlink"/>
            <w:noProof/>
          </w:rPr>
          <w:fldChar w:fldCharType="end"/>
        </w:r>
      </w:ins>
    </w:p>
    <w:p w:rsidR="004C2FB8" w:rsidRDefault="004C2FB8">
      <w:pPr>
        <w:pStyle w:val="TOC3"/>
        <w:rPr>
          <w:ins w:id="308" w:author="Pham Minh Tu" w:date="2020-01-06T16:01:00Z"/>
          <w:rFonts w:asciiTheme="minorHAnsi" w:eastAsiaTheme="minorEastAsia" w:hAnsiTheme="minorHAnsi" w:cstheme="minorBidi"/>
          <w:noProof/>
          <w:sz w:val="22"/>
          <w:szCs w:val="22"/>
          <w:lang w:eastAsia="en-US"/>
        </w:rPr>
      </w:pPr>
      <w:ins w:id="309"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"_Toc29219013"</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5.11.2</w:t>
        </w:r>
      </w:ins>
      <w:ins w:id="310" w:author="Pham Minh Tu" w:date="2020-01-06T16:06:00Z">
        <w:r w:rsidR="00AB2DBD">
          <w:rPr>
            <w:rStyle w:val="Hyperlink"/>
            <w:noProof/>
          </w:rPr>
          <w:t xml:space="preserve"> </w:t>
        </w:r>
      </w:ins>
      <w:ins w:id="311" w:author="Pham Minh Tu" w:date="2020-01-06T16:01:00Z">
        <w:r w:rsidRPr="00932A83">
          <w:rPr>
            <w:rStyle w:val="Hyperlink"/>
            <w:noProof/>
          </w:rPr>
          <w:t>Renesas::Generator::MCALConfGen::Data::IntermediateData::IntermediateData</w:t>
        </w:r>
      </w:ins>
      <w:ins w:id="312" w:author="Pham Minh Tu" w:date="2020-01-06T16:06:00Z">
        <w:r w:rsidR="00AB2DBD">
          <w:rPr>
            <w:rStyle w:val="Hyperlink"/>
            <w:noProof/>
          </w:rPr>
          <w:tab/>
        </w:r>
        <w:r w:rsidR="00AB2DBD">
          <w:rPr>
            <w:rStyle w:val="Hyperlink"/>
            <w:noProof/>
          </w:rPr>
          <w:tab/>
        </w:r>
      </w:ins>
      <w:ins w:id="313" w:author="Pham Minh Tu" w:date="2020-01-06T16:01:00Z">
        <w:r>
          <w:rPr>
            <w:noProof/>
            <w:webHidden/>
          </w:rPr>
          <w:tab/>
        </w:r>
        <w:r>
          <w:rPr>
            <w:noProof/>
            <w:webHidden/>
          </w:rPr>
          <w:fldChar w:fldCharType="begin"/>
        </w:r>
        <w:r>
          <w:rPr>
            <w:noProof/>
            <w:webHidden/>
          </w:rPr>
          <w:instrText xml:space="preserve"> PAGEREF _Toc29219013 \h </w:instrText>
        </w:r>
        <w:r>
          <w:rPr>
            <w:noProof/>
            <w:webHidden/>
          </w:rPr>
        </w:r>
      </w:ins>
      <w:r>
        <w:rPr>
          <w:noProof/>
          <w:webHidden/>
        </w:rPr>
        <w:fldChar w:fldCharType="separate"/>
      </w:r>
      <w:ins w:id="314" w:author="Pham Minh Tu" w:date="2020-01-06T16:01:00Z">
        <w:r>
          <w:rPr>
            <w:noProof/>
            <w:webHidden/>
          </w:rPr>
          <w:t>273</w:t>
        </w:r>
        <w:r>
          <w:rPr>
            <w:noProof/>
            <w:webHidden/>
          </w:rPr>
          <w:fldChar w:fldCharType="end"/>
        </w:r>
        <w:r w:rsidRPr="00932A83">
          <w:rPr>
            <w:rStyle w:val="Hyperlink"/>
            <w:noProof/>
          </w:rPr>
          <w:fldChar w:fldCharType="end"/>
        </w:r>
      </w:ins>
    </w:p>
    <w:p w:rsidR="004C2FB8" w:rsidRDefault="004C2FB8">
      <w:pPr>
        <w:pStyle w:val="TOC3"/>
        <w:rPr>
          <w:ins w:id="315" w:author="Pham Minh Tu" w:date="2020-01-06T16:01:00Z"/>
          <w:rFonts w:asciiTheme="minorHAnsi" w:eastAsiaTheme="minorEastAsia" w:hAnsiTheme="minorHAnsi" w:cstheme="minorBidi"/>
          <w:noProof/>
          <w:sz w:val="22"/>
          <w:szCs w:val="22"/>
          <w:lang w:eastAsia="en-US"/>
        </w:rPr>
      </w:pPr>
      <w:ins w:id="316"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"_Toc29219014"</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5.11.3</w:t>
        </w:r>
      </w:ins>
      <w:ins w:id="317" w:author="Pham Minh Tu" w:date="2020-01-06T16:06:00Z">
        <w:r w:rsidR="00AB2DBD">
          <w:rPr>
            <w:rStyle w:val="Hyperlink"/>
            <w:noProof/>
          </w:rPr>
          <w:t xml:space="preserve"> </w:t>
        </w:r>
      </w:ins>
      <w:ins w:id="318" w:author="Pham Minh Tu" w:date="2020-01-06T16:01:00Z">
        <w:r w:rsidRPr="00932A83">
          <w:rPr>
            <w:rStyle w:val="Hyperlink"/>
            <w:noProof/>
          </w:rPr>
          <w:t>Renesas::Generator::MCALConfGen::Data::IntermediateData::IntermediateItemAttribute</w:t>
        </w:r>
        <w:r>
          <w:rPr>
            <w:noProof/>
            <w:webHidden/>
          </w:rPr>
          <w:tab/>
        </w:r>
        <w:r>
          <w:rPr>
            <w:noProof/>
            <w:webHidden/>
          </w:rPr>
          <w:fldChar w:fldCharType="begin"/>
        </w:r>
        <w:r>
          <w:rPr>
            <w:noProof/>
            <w:webHidden/>
          </w:rPr>
          <w:instrText xml:space="preserve"> PAGEREF _Toc29219014 \h </w:instrText>
        </w:r>
        <w:r>
          <w:rPr>
            <w:noProof/>
            <w:webHidden/>
          </w:rPr>
        </w:r>
      </w:ins>
      <w:r>
        <w:rPr>
          <w:noProof/>
          <w:webHidden/>
        </w:rPr>
        <w:fldChar w:fldCharType="separate"/>
      </w:r>
      <w:ins w:id="319" w:author="Pham Minh Tu" w:date="2020-01-06T16:01:00Z">
        <w:r>
          <w:rPr>
            <w:noProof/>
            <w:webHidden/>
          </w:rPr>
          <w:t>276</w:t>
        </w:r>
        <w:r>
          <w:rPr>
            <w:noProof/>
            <w:webHidden/>
          </w:rPr>
          <w:fldChar w:fldCharType="end"/>
        </w:r>
        <w:r w:rsidRPr="00932A83">
          <w:rPr>
            <w:rStyle w:val="Hyperlink"/>
            <w:noProof/>
          </w:rPr>
          <w:fldChar w:fldCharType="end"/>
        </w:r>
      </w:ins>
    </w:p>
    <w:p w:rsidR="004C2FB8" w:rsidRDefault="004C2FB8">
      <w:pPr>
        <w:pStyle w:val="TOC3"/>
        <w:rPr>
          <w:ins w:id="320" w:author="Pham Minh Tu" w:date="2020-01-06T16:01:00Z"/>
          <w:rFonts w:asciiTheme="minorHAnsi" w:eastAsiaTheme="minorEastAsia" w:hAnsiTheme="minorHAnsi" w:cstheme="minorBidi"/>
          <w:noProof/>
          <w:sz w:val="22"/>
          <w:szCs w:val="22"/>
          <w:lang w:eastAsia="en-US"/>
        </w:rPr>
      </w:pPr>
      <w:ins w:id="321"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"_Toc29219015"</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5.11.4</w:t>
        </w:r>
      </w:ins>
      <w:ins w:id="322" w:author="Pham Minh Tu" w:date="2020-01-06T16:06:00Z">
        <w:r w:rsidR="00AB2DBD">
          <w:rPr>
            <w:rStyle w:val="Hyperlink"/>
            <w:noProof/>
          </w:rPr>
          <w:t xml:space="preserve"> </w:t>
        </w:r>
      </w:ins>
      <w:ins w:id="323" w:author="Pham Minh Tu" w:date="2020-01-06T16:01:00Z">
        <w:r w:rsidRPr="00932A83">
          <w:rPr>
            <w:rStyle w:val="Hyperlink"/>
            <w:noProof/>
          </w:rPr>
          <w:t>Renesas::Generator::MCALConfGen::Data::IntermediateData::Items::BaseIntermediateItem</w:t>
        </w:r>
        <w:r>
          <w:rPr>
            <w:noProof/>
            <w:webHidden/>
          </w:rPr>
          <w:tab/>
        </w:r>
        <w:r>
          <w:rPr>
            <w:noProof/>
            <w:webHidden/>
          </w:rPr>
          <w:fldChar w:fldCharType="begin"/>
        </w:r>
        <w:r>
          <w:rPr>
            <w:noProof/>
            <w:webHidden/>
          </w:rPr>
          <w:instrText xml:space="preserve"> PAGEREF _Toc29219015 \h </w:instrText>
        </w:r>
        <w:r>
          <w:rPr>
            <w:noProof/>
            <w:webHidden/>
          </w:rPr>
        </w:r>
      </w:ins>
      <w:r>
        <w:rPr>
          <w:noProof/>
          <w:webHidden/>
        </w:rPr>
        <w:fldChar w:fldCharType="separate"/>
      </w:r>
      <w:ins w:id="324" w:author="Pham Minh Tu" w:date="2020-01-06T16:01:00Z">
        <w:r>
          <w:rPr>
            <w:noProof/>
            <w:webHidden/>
          </w:rPr>
          <w:t>278</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325" w:author="Pham Minh Tu" w:date="2020-01-06T16:01:00Z"/>
          <w:rFonts w:asciiTheme="minorHAnsi" w:eastAsiaTheme="minorEastAsia" w:hAnsiTheme="minorHAnsi" w:cstheme="minorBidi"/>
          <w:b w:val="0"/>
          <w:noProof/>
          <w:sz w:val="22"/>
          <w:szCs w:val="22"/>
          <w:lang w:eastAsia="en-US"/>
        </w:rPr>
      </w:pPr>
      <w:ins w:id="326"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"_Toc29219016"</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Pr>
            <w:rFonts w:asciiTheme="minorHAnsi" w:eastAsiaTheme="minorEastAsia" w:hAnsiTheme="minorHAnsi" w:cstheme="minorBidi"/>
            <w:b w:val="0"/>
            <w:noProof/>
            <w:sz w:val="22"/>
            <w:szCs w:val="22"/>
            <w:lang w:eastAsia="en-US"/>
          </w:rPr>
          <w:tab/>
        </w:r>
        <w:r w:rsidRPr="00932A83">
          <w:rPr>
            <w:rStyle w:val="Hyperlink"/>
            <w:noProof/>
          </w:rPr>
          <w:fldChar w:fldCharType="end"/>
        </w:r>
      </w:ins>
    </w:p>
    <w:p w:rsidR="004C2FB8" w:rsidRDefault="004C2FB8">
      <w:pPr>
        <w:pStyle w:val="TOC2"/>
        <w:tabs>
          <w:tab w:val="right" w:leader="dot" w:pos="8297"/>
        </w:tabs>
        <w:rPr>
          <w:ins w:id="327" w:author="Pham Minh Tu" w:date="2020-01-06T16:01:00Z"/>
          <w:rFonts w:asciiTheme="minorHAnsi" w:eastAsiaTheme="minorEastAsia" w:hAnsiTheme="minorHAnsi" w:cstheme="minorBidi"/>
          <w:b w:val="0"/>
          <w:noProof/>
          <w:sz w:val="22"/>
          <w:szCs w:val="22"/>
          <w:lang w:eastAsia="en-US"/>
        </w:rPr>
      </w:pPr>
      <w:ins w:id="328"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"_Toc29219018"</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5.12</w:t>
        </w:r>
        <w:r>
          <w:rPr>
            <w:rFonts w:asciiTheme="minorHAnsi" w:eastAsiaTheme="minorEastAsia" w:hAnsiTheme="minorHAnsi" w:cstheme="minorBidi"/>
            <w:b w:val="0"/>
            <w:noProof/>
            <w:sz w:val="22"/>
            <w:szCs w:val="22"/>
            <w:lang w:eastAsia="en-US"/>
          </w:rPr>
          <w:tab/>
        </w:r>
      </w:ins>
      <w:ins w:id="329" w:author="Pham Minh Tu" w:date="2020-01-06T16:06:00Z">
        <w:r w:rsidR="00AB2DBD" w:rsidRPr="00AB2DBD">
          <w:rPr>
            <w:rStyle w:val="Hyperlink"/>
            <w:rPrChange w:id="330" w:author="Pham Minh Tu" w:date="2020-01-06T16:06:00Z">
              <w:rPr>
                <w:rFonts w:asciiTheme="minorHAnsi" w:eastAsiaTheme="minorEastAsia" w:hAnsiTheme="minorHAnsi" w:cstheme="minorBidi"/>
                <w:b w:val="0"/>
                <w:noProof/>
                <w:sz w:val="22"/>
                <w:szCs w:val="22"/>
                <w:lang w:eastAsia="en-US"/>
              </w:rPr>
            </w:rPrChange>
          </w:rPr>
          <w:t>Main</w:t>
        </w:r>
      </w:ins>
      <w:ins w:id="331" w:author="Pham Minh Tu" w:date="2020-01-06T16:01:00Z">
        <w:r w:rsidRPr="00932A83">
          <w:rPr>
            <w:rStyle w:val="Hyperlink"/>
            <w:noProof/>
          </w:rPr>
          <w:t>Entry</w:t>
        </w:r>
        <w:r>
          <w:rPr>
            <w:noProof/>
            <w:webHidden/>
          </w:rPr>
          <w:tab/>
        </w:r>
        <w:r>
          <w:rPr>
            <w:noProof/>
            <w:webHidden/>
          </w:rPr>
          <w:fldChar w:fldCharType="begin"/>
        </w:r>
        <w:r>
          <w:rPr>
            <w:noProof/>
            <w:webHidden/>
          </w:rPr>
          <w:instrText xml:space="preserve"> PAGEREF _Toc29219018 \h </w:instrText>
        </w:r>
        <w:r>
          <w:rPr>
            <w:noProof/>
            <w:webHidden/>
          </w:rPr>
        </w:r>
      </w:ins>
      <w:r>
        <w:rPr>
          <w:noProof/>
          <w:webHidden/>
        </w:rPr>
        <w:fldChar w:fldCharType="separate"/>
      </w:r>
      <w:ins w:id="332" w:author="Pham Minh Tu" w:date="2020-01-06T16:01:00Z">
        <w:r>
          <w:rPr>
            <w:noProof/>
            <w:webHidden/>
          </w:rPr>
          <w:t>288</w:t>
        </w:r>
        <w:r>
          <w:rPr>
            <w:noProof/>
            <w:webHidden/>
          </w:rPr>
          <w:fldChar w:fldCharType="end"/>
        </w:r>
        <w:r w:rsidRPr="00932A83">
          <w:rPr>
            <w:rStyle w:val="Hyperlink"/>
            <w:noProof/>
          </w:rPr>
          <w:fldChar w:fldCharType="end"/>
        </w:r>
      </w:ins>
    </w:p>
    <w:p w:rsidR="004C2FB8" w:rsidRDefault="004C2FB8">
      <w:pPr>
        <w:pStyle w:val="TOC3"/>
        <w:rPr>
          <w:ins w:id="333" w:author="Pham Minh Tu" w:date="2020-01-06T16:01:00Z"/>
          <w:rFonts w:asciiTheme="minorHAnsi" w:eastAsiaTheme="minorEastAsia" w:hAnsiTheme="minorHAnsi" w:cstheme="minorBidi"/>
          <w:noProof/>
          <w:sz w:val="22"/>
          <w:szCs w:val="22"/>
          <w:lang w:eastAsia="en-US"/>
        </w:rPr>
      </w:pPr>
      <w:ins w:id="334"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"_Toc29219019"</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5.12.1</w:t>
        </w:r>
        <w:r>
          <w:rPr>
            <w:rFonts w:asciiTheme="minorHAnsi" w:eastAsiaTheme="minorEastAsia" w:hAnsiTheme="minorHAnsi" w:cstheme="minorBidi"/>
            <w:noProof/>
            <w:sz w:val="22"/>
            <w:szCs w:val="22"/>
            <w:lang w:eastAsia="en-US"/>
          </w:rPr>
          <w:tab/>
        </w:r>
        <w:r w:rsidRPr="00932A83">
          <w:rPr>
            <w:rStyle w:val="Hyperlink"/>
            <w:noProof/>
          </w:rPr>
          <w:t>UML</w:t>
        </w:r>
        <w:r>
          <w:rPr>
            <w:noProof/>
            <w:webHidden/>
          </w:rPr>
          <w:tab/>
        </w:r>
      </w:ins>
      <w:ins w:id="335" w:author="Pham Minh Tu" w:date="2020-01-06T16:05:00Z">
        <w:r w:rsidR="00AB2DBD">
          <w:rPr>
            <w:noProof/>
            <w:webHidden/>
          </w:rPr>
          <w:tab/>
        </w:r>
      </w:ins>
      <w:ins w:id="336" w:author="Pham Minh Tu" w:date="2020-01-06T16:01:00Z">
        <w:r>
          <w:rPr>
            <w:noProof/>
            <w:webHidden/>
          </w:rPr>
          <w:fldChar w:fldCharType="begin"/>
        </w:r>
        <w:r>
          <w:rPr>
            <w:noProof/>
            <w:webHidden/>
          </w:rPr>
          <w:instrText xml:space="preserve"> PAGEREF _Toc29219019 \h </w:instrText>
        </w:r>
        <w:r>
          <w:rPr>
            <w:noProof/>
            <w:webHidden/>
          </w:rPr>
        </w:r>
      </w:ins>
      <w:r>
        <w:rPr>
          <w:noProof/>
          <w:webHidden/>
        </w:rPr>
        <w:fldChar w:fldCharType="separate"/>
      </w:r>
      <w:ins w:id="337" w:author="Pham Minh Tu" w:date="2020-01-06T16:01:00Z">
        <w:r>
          <w:rPr>
            <w:noProof/>
            <w:webHidden/>
          </w:rPr>
          <w:t>288</w:t>
        </w:r>
        <w:r>
          <w:rPr>
            <w:noProof/>
            <w:webHidden/>
          </w:rPr>
          <w:fldChar w:fldCharType="end"/>
        </w:r>
        <w:r w:rsidRPr="00932A83">
          <w:rPr>
            <w:rStyle w:val="Hyperlink"/>
            <w:noProof/>
          </w:rPr>
          <w:fldChar w:fldCharType="end"/>
        </w:r>
      </w:ins>
    </w:p>
    <w:p w:rsidR="004C2FB8" w:rsidRDefault="004C2FB8">
      <w:pPr>
        <w:pStyle w:val="TOC3"/>
        <w:rPr>
          <w:ins w:id="338" w:author="Pham Minh Tu" w:date="2020-01-06T16:01:00Z"/>
          <w:rFonts w:asciiTheme="minorHAnsi" w:eastAsiaTheme="minorEastAsia" w:hAnsiTheme="minorHAnsi" w:cstheme="minorBidi"/>
          <w:noProof/>
          <w:sz w:val="22"/>
          <w:szCs w:val="22"/>
          <w:lang w:eastAsia="en-US"/>
        </w:rPr>
      </w:pPr>
      <w:ins w:id="339"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"_Toc29219020"</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5.12.2</w:t>
        </w:r>
        <w:r>
          <w:rPr>
            <w:rFonts w:asciiTheme="minorHAnsi" w:eastAsiaTheme="minorEastAsia" w:hAnsiTheme="minorHAnsi" w:cstheme="minorBidi"/>
            <w:noProof/>
            <w:sz w:val="22"/>
            <w:szCs w:val="22"/>
            <w:lang w:eastAsia="en-US"/>
          </w:rPr>
          <w:tab/>
        </w:r>
        <w:r w:rsidRPr="00932A83">
          <w:rPr>
            <w:rStyle w:val="Hyperlink"/>
            <w:noProof/>
          </w:rPr>
          <w:t>Renesas::Generator::MCALConfGen::Presentation::MainEntry::MainEntry</w:t>
        </w:r>
        <w:r>
          <w:rPr>
            <w:noProof/>
            <w:webHidden/>
          </w:rPr>
          <w:tab/>
        </w:r>
        <w:r>
          <w:rPr>
            <w:noProof/>
            <w:webHidden/>
          </w:rPr>
          <w:fldChar w:fldCharType="begin"/>
        </w:r>
        <w:r>
          <w:rPr>
            <w:noProof/>
            <w:webHidden/>
          </w:rPr>
          <w:instrText xml:space="preserve"> PAGEREF _Toc29219020 \h </w:instrText>
        </w:r>
        <w:r>
          <w:rPr>
            <w:noProof/>
            <w:webHidden/>
          </w:rPr>
        </w:r>
      </w:ins>
      <w:r>
        <w:rPr>
          <w:noProof/>
          <w:webHidden/>
        </w:rPr>
        <w:fldChar w:fldCharType="separate"/>
      </w:r>
      <w:ins w:id="340" w:author="Pham Minh Tu" w:date="2020-01-06T16:01:00Z">
        <w:r>
          <w:rPr>
            <w:noProof/>
            <w:webHidden/>
          </w:rPr>
          <w:t>288</w:t>
        </w:r>
        <w:r>
          <w:rPr>
            <w:noProof/>
            <w:webHidden/>
          </w:rPr>
          <w:fldChar w:fldCharType="end"/>
        </w:r>
        <w:r w:rsidRPr="00932A83">
          <w:rPr>
            <w:rStyle w:val="Hyperlink"/>
            <w:noProof/>
          </w:rPr>
          <w:fldChar w:fldCharType="end"/>
        </w:r>
      </w:ins>
    </w:p>
    <w:p w:rsidR="004C2FB8" w:rsidRDefault="004C2FB8">
      <w:pPr>
        <w:pStyle w:val="TOC1"/>
        <w:rPr>
          <w:ins w:id="341" w:author="Pham Minh Tu" w:date="2020-01-06T16:01:00Z"/>
          <w:rFonts w:asciiTheme="minorHAnsi" w:eastAsiaTheme="minorEastAsia" w:hAnsiTheme="minorHAnsi" w:cstheme="minorBidi"/>
          <w:b w:val="0"/>
          <w:noProof/>
          <w:sz w:val="22"/>
          <w:szCs w:val="22"/>
          <w:lang w:eastAsia="en-US"/>
        </w:rPr>
      </w:pPr>
      <w:ins w:id="342"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"_Toc29219026"</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Chapter 6 - Error, Warning and Information Messages</w:t>
        </w:r>
        <w:r>
          <w:rPr>
            <w:noProof/>
            <w:webHidden/>
          </w:rPr>
          <w:tab/>
        </w:r>
        <w:r>
          <w:rPr>
            <w:noProof/>
            <w:webHidden/>
          </w:rPr>
          <w:fldChar w:fldCharType="begin"/>
        </w:r>
        <w:r>
          <w:rPr>
            <w:noProof/>
            <w:webHidden/>
          </w:rPr>
          <w:instrText xml:space="preserve"> PAGEREF _Toc29219026 \h </w:instrText>
        </w:r>
        <w:r>
          <w:rPr>
            <w:noProof/>
            <w:webHidden/>
          </w:rPr>
        </w:r>
      </w:ins>
      <w:r>
        <w:rPr>
          <w:noProof/>
          <w:webHidden/>
        </w:rPr>
        <w:fldChar w:fldCharType="separate"/>
      </w:r>
      <w:ins w:id="343" w:author="Pham Minh Tu" w:date="2020-01-06T16:01:00Z">
        <w:r>
          <w:rPr>
            <w:noProof/>
            <w:webHidden/>
          </w:rPr>
          <w:t>293</w:t>
        </w:r>
        <w:r>
          <w:rPr>
            <w:noProof/>
            <w:webHidden/>
          </w:rPr>
          <w:fldChar w:fldCharType="end"/>
        </w:r>
        <w:r w:rsidRPr="00932A83">
          <w:rPr>
            <w:rStyle w:val="Hyperlink"/>
            <w:noProof/>
          </w:rPr>
          <w:fldChar w:fldCharType="end"/>
        </w:r>
      </w:ins>
    </w:p>
    <w:p w:rsidR="004C2FB8" w:rsidRDefault="004C2FB8">
      <w:pPr>
        <w:pStyle w:val="TOC1"/>
        <w:rPr>
          <w:ins w:id="344" w:author="Pham Minh Tu" w:date="2020-01-06T16:01:00Z"/>
          <w:rFonts w:asciiTheme="minorHAnsi" w:eastAsiaTheme="minorEastAsia" w:hAnsiTheme="minorHAnsi" w:cstheme="minorBidi"/>
          <w:b w:val="0"/>
          <w:noProof/>
          <w:sz w:val="22"/>
          <w:szCs w:val="22"/>
          <w:lang w:eastAsia="en-US"/>
        </w:rPr>
      </w:pPr>
      <w:ins w:id="345"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"_Toc29219027"</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Chapter 7 - Error handling</w:t>
        </w:r>
        <w:r>
          <w:rPr>
            <w:noProof/>
            <w:webHidden/>
          </w:rPr>
          <w:tab/>
        </w:r>
        <w:r>
          <w:rPr>
            <w:noProof/>
            <w:webHidden/>
          </w:rPr>
          <w:fldChar w:fldCharType="begin"/>
        </w:r>
        <w:r>
          <w:rPr>
            <w:noProof/>
            <w:webHidden/>
          </w:rPr>
          <w:instrText xml:space="preserve"> PAGEREF _Toc29219027 \h </w:instrText>
        </w:r>
        <w:r>
          <w:rPr>
            <w:noProof/>
            <w:webHidden/>
          </w:rPr>
        </w:r>
      </w:ins>
      <w:r>
        <w:rPr>
          <w:noProof/>
          <w:webHidden/>
        </w:rPr>
        <w:fldChar w:fldCharType="separate"/>
      </w:r>
      <w:ins w:id="346" w:author="Pham Minh Tu" w:date="2020-01-06T16:01:00Z">
        <w:r>
          <w:rPr>
            <w:noProof/>
            <w:webHidden/>
          </w:rPr>
          <w:t>294</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347" w:author="Pham Minh Tu" w:date="2020-01-06T16:01:00Z"/>
          <w:rFonts w:asciiTheme="minorHAnsi" w:eastAsiaTheme="minorEastAsia" w:hAnsiTheme="minorHAnsi" w:cstheme="minorBidi"/>
          <w:b w:val="0"/>
          <w:noProof/>
          <w:sz w:val="22"/>
          <w:szCs w:val="22"/>
          <w:lang w:eastAsia="en-US"/>
        </w:rPr>
      </w:pPr>
      <w:ins w:id="348"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"_Toc29219028"</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7.1</w:t>
        </w:r>
        <w:r>
          <w:rPr>
            <w:rFonts w:asciiTheme="minorHAnsi" w:eastAsiaTheme="minorEastAsia" w:hAnsiTheme="minorHAnsi" w:cstheme="minorBidi"/>
            <w:b w:val="0"/>
            <w:noProof/>
            <w:sz w:val="22"/>
            <w:szCs w:val="22"/>
            <w:lang w:eastAsia="en-US"/>
          </w:rPr>
          <w:tab/>
        </w:r>
        <w:r w:rsidRPr="00932A83">
          <w:rPr>
            <w:rStyle w:val="Hyperlink"/>
            <w:noProof/>
          </w:rPr>
          <w:t>Responsibility</w:t>
        </w:r>
        <w:r>
          <w:rPr>
            <w:noProof/>
            <w:webHidden/>
          </w:rPr>
          <w:tab/>
        </w:r>
        <w:r>
          <w:rPr>
            <w:noProof/>
            <w:webHidden/>
          </w:rPr>
          <w:fldChar w:fldCharType="begin"/>
        </w:r>
        <w:r>
          <w:rPr>
            <w:noProof/>
            <w:webHidden/>
          </w:rPr>
          <w:instrText xml:space="preserve"> PAGEREF _Toc29219028 \h </w:instrText>
        </w:r>
        <w:r>
          <w:rPr>
            <w:noProof/>
            <w:webHidden/>
          </w:rPr>
        </w:r>
      </w:ins>
      <w:r>
        <w:rPr>
          <w:noProof/>
          <w:webHidden/>
        </w:rPr>
        <w:fldChar w:fldCharType="separate"/>
      </w:r>
      <w:ins w:id="349" w:author="Pham Minh Tu" w:date="2020-01-06T16:01:00Z">
        <w:r>
          <w:rPr>
            <w:noProof/>
            <w:webHidden/>
          </w:rPr>
          <w:t>294</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350" w:author="Pham Minh Tu" w:date="2020-01-06T16:01:00Z"/>
          <w:rFonts w:asciiTheme="minorHAnsi" w:eastAsiaTheme="minorEastAsia" w:hAnsiTheme="minorHAnsi" w:cstheme="minorBidi"/>
          <w:b w:val="0"/>
          <w:noProof/>
          <w:sz w:val="22"/>
          <w:szCs w:val="22"/>
          <w:lang w:eastAsia="en-US"/>
        </w:rPr>
      </w:pPr>
      <w:ins w:id="351"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"_Toc29219029"</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7.2</w:t>
        </w:r>
        <w:r>
          <w:rPr>
            <w:rFonts w:asciiTheme="minorHAnsi" w:eastAsiaTheme="minorEastAsia" w:hAnsiTheme="minorHAnsi" w:cstheme="minorBidi"/>
            <w:b w:val="0"/>
            <w:noProof/>
            <w:sz w:val="22"/>
            <w:szCs w:val="22"/>
            <w:lang w:eastAsia="en-US"/>
          </w:rPr>
          <w:tab/>
        </w:r>
        <w:r w:rsidRPr="00932A83">
          <w:rPr>
            <w:rStyle w:val="Hyperlink"/>
            <w:noProof/>
          </w:rPr>
          <w:t>Implementation</w:t>
        </w:r>
        <w:r>
          <w:rPr>
            <w:noProof/>
            <w:webHidden/>
          </w:rPr>
          <w:tab/>
        </w:r>
        <w:r>
          <w:rPr>
            <w:noProof/>
            <w:webHidden/>
          </w:rPr>
          <w:fldChar w:fldCharType="begin"/>
        </w:r>
        <w:r>
          <w:rPr>
            <w:noProof/>
            <w:webHidden/>
          </w:rPr>
          <w:instrText xml:space="preserve"> PAGEREF _Toc29219029 \h </w:instrText>
        </w:r>
        <w:r>
          <w:rPr>
            <w:noProof/>
            <w:webHidden/>
          </w:rPr>
        </w:r>
      </w:ins>
      <w:r>
        <w:rPr>
          <w:noProof/>
          <w:webHidden/>
        </w:rPr>
        <w:fldChar w:fldCharType="separate"/>
      </w:r>
      <w:ins w:id="352" w:author="Pham Minh Tu" w:date="2020-01-06T16:01:00Z">
        <w:r>
          <w:rPr>
            <w:noProof/>
            <w:webHidden/>
          </w:rPr>
          <w:t>294</w:t>
        </w:r>
        <w:r>
          <w:rPr>
            <w:noProof/>
            <w:webHidden/>
          </w:rPr>
          <w:fldChar w:fldCharType="end"/>
        </w:r>
        <w:r w:rsidRPr="00932A83">
          <w:rPr>
            <w:rStyle w:val="Hyperlink"/>
            <w:noProof/>
          </w:rPr>
          <w:fldChar w:fldCharType="end"/>
        </w:r>
      </w:ins>
    </w:p>
    <w:p w:rsidR="004C2FB8" w:rsidRDefault="004C2FB8">
      <w:pPr>
        <w:pStyle w:val="TOC2"/>
        <w:tabs>
          <w:tab w:val="right" w:leader="dot" w:pos="8297"/>
        </w:tabs>
        <w:rPr>
          <w:ins w:id="353" w:author="Pham Minh Tu" w:date="2020-01-06T16:01:00Z"/>
          <w:rFonts w:asciiTheme="minorHAnsi" w:eastAsiaTheme="minorEastAsia" w:hAnsiTheme="minorHAnsi" w:cstheme="minorBidi"/>
          <w:b w:val="0"/>
          <w:noProof/>
          <w:sz w:val="22"/>
          <w:szCs w:val="22"/>
          <w:lang w:eastAsia="en-US"/>
        </w:rPr>
      </w:pPr>
      <w:ins w:id="354"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"_Toc29219030"</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7.3</w:t>
        </w:r>
        <w:r>
          <w:rPr>
            <w:rFonts w:asciiTheme="minorHAnsi" w:eastAsiaTheme="minorEastAsia" w:hAnsiTheme="minorHAnsi" w:cstheme="minorBidi"/>
            <w:b w:val="0"/>
            <w:noProof/>
            <w:sz w:val="22"/>
            <w:szCs w:val="22"/>
            <w:lang w:eastAsia="en-US"/>
          </w:rPr>
          <w:tab/>
        </w:r>
        <w:r w:rsidRPr="00932A83">
          <w:rPr>
            <w:rStyle w:val="Hyperlink"/>
            <w:noProof/>
          </w:rPr>
          <w:t>Error handling flow</w:t>
        </w:r>
        <w:r>
          <w:rPr>
            <w:noProof/>
            <w:webHidden/>
          </w:rPr>
          <w:tab/>
        </w:r>
        <w:r>
          <w:rPr>
            <w:noProof/>
            <w:webHidden/>
          </w:rPr>
          <w:fldChar w:fldCharType="begin"/>
        </w:r>
        <w:r>
          <w:rPr>
            <w:noProof/>
            <w:webHidden/>
          </w:rPr>
          <w:instrText xml:space="preserve"> PAGEREF _Toc29219030 \h </w:instrText>
        </w:r>
        <w:r>
          <w:rPr>
            <w:noProof/>
            <w:webHidden/>
          </w:rPr>
        </w:r>
      </w:ins>
      <w:r>
        <w:rPr>
          <w:noProof/>
          <w:webHidden/>
        </w:rPr>
        <w:fldChar w:fldCharType="separate"/>
      </w:r>
      <w:ins w:id="355" w:author="Pham Minh Tu" w:date="2020-01-06T16:01:00Z">
        <w:r>
          <w:rPr>
            <w:noProof/>
            <w:webHidden/>
          </w:rPr>
          <w:t>295</w:t>
        </w:r>
        <w:r>
          <w:rPr>
            <w:noProof/>
            <w:webHidden/>
          </w:rPr>
          <w:fldChar w:fldCharType="end"/>
        </w:r>
        <w:r w:rsidRPr="00932A83">
          <w:rPr>
            <w:rStyle w:val="Hyperlink"/>
            <w:noProof/>
          </w:rPr>
          <w:fldChar w:fldCharType="end"/>
        </w:r>
      </w:ins>
    </w:p>
    <w:p w:rsidR="004C2FB8" w:rsidRDefault="004C2FB8">
      <w:pPr>
        <w:pStyle w:val="TOC1"/>
        <w:rPr>
          <w:ins w:id="356" w:author="Pham Minh Tu" w:date="2020-01-06T16:01:00Z"/>
          <w:rFonts w:asciiTheme="minorHAnsi" w:eastAsiaTheme="minorEastAsia" w:hAnsiTheme="minorHAnsi" w:cstheme="minorBidi"/>
          <w:b w:val="0"/>
          <w:noProof/>
          <w:sz w:val="22"/>
          <w:szCs w:val="22"/>
          <w:lang w:eastAsia="en-US"/>
        </w:rPr>
      </w:pPr>
      <w:ins w:id="357"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"_Toc29219031"</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Chapter 8 - Uncovered List</w:t>
        </w:r>
        <w:r>
          <w:rPr>
            <w:noProof/>
            <w:webHidden/>
          </w:rPr>
          <w:tab/>
        </w:r>
        <w:r>
          <w:rPr>
            <w:noProof/>
            <w:webHidden/>
          </w:rPr>
          <w:fldChar w:fldCharType="begin"/>
        </w:r>
        <w:r>
          <w:rPr>
            <w:noProof/>
            <w:webHidden/>
          </w:rPr>
          <w:instrText xml:space="preserve"> PAGEREF _Toc29219031 \h </w:instrText>
        </w:r>
        <w:r>
          <w:rPr>
            <w:noProof/>
            <w:webHidden/>
          </w:rPr>
        </w:r>
      </w:ins>
      <w:r>
        <w:rPr>
          <w:noProof/>
          <w:webHidden/>
        </w:rPr>
        <w:fldChar w:fldCharType="separate"/>
      </w:r>
      <w:ins w:id="358" w:author="Pham Minh Tu" w:date="2020-01-06T16:01:00Z">
        <w:r>
          <w:rPr>
            <w:noProof/>
            <w:webHidden/>
          </w:rPr>
          <w:t>296</w:t>
        </w:r>
        <w:r>
          <w:rPr>
            <w:noProof/>
            <w:webHidden/>
          </w:rPr>
          <w:fldChar w:fldCharType="end"/>
        </w:r>
        <w:r w:rsidRPr="00932A83">
          <w:rPr>
            <w:rStyle w:val="Hyperlink"/>
            <w:noProof/>
          </w:rPr>
          <w:fldChar w:fldCharType="end"/>
        </w:r>
      </w:ins>
    </w:p>
    <w:p w:rsidR="004C2FB8" w:rsidRDefault="004C2FB8">
      <w:pPr>
        <w:pStyle w:val="TOC1"/>
        <w:rPr>
          <w:ins w:id="359" w:author="Pham Minh Tu" w:date="2020-01-06T16:01:00Z"/>
          <w:rFonts w:asciiTheme="minorHAnsi" w:eastAsiaTheme="minorEastAsia" w:hAnsiTheme="minorHAnsi" w:cstheme="minorBidi"/>
          <w:b w:val="0"/>
          <w:noProof/>
          <w:sz w:val="22"/>
          <w:szCs w:val="22"/>
          <w:lang w:eastAsia="en-US"/>
        </w:rPr>
      </w:pPr>
      <w:ins w:id="360" w:author="Pham Minh Tu" w:date="2020-01-06T16:01:00Z">
        <w:r w:rsidRPr="00932A83">
          <w:rPr>
            <w:rStyle w:val="Hyperlink"/>
            <w:noProof/>
          </w:rPr>
          <w:fldChar w:fldCharType="begin"/>
        </w:r>
        <w:r w:rsidRPr="00932A83">
          <w:rPr>
            <w:rStyle w:val="Hyperlink"/>
            <w:noProof/>
          </w:rPr>
          <w:instrText xml:space="preserve"> </w:instrText>
        </w:r>
        <w:r>
          <w:rPr>
            <w:noProof/>
          </w:rPr>
          <w:instrText>HYPERLINK \l "_Toc29219032"</w:instrText>
        </w:r>
        <w:r w:rsidRPr="00932A83">
          <w:rPr>
            <w:rStyle w:val="Hyperlink"/>
            <w:noProof/>
          </w:rPr>
          <w:instrText xml:space="preserve"> </w:instrText>
        </w:r>
        <w:r w:rsidRPr="00932A83">
          <w:rPr>
            <w:rStyle w:val="Hyperlink"/>
            <w:noProof/>
          </w:rPr>
        </w:r>
        <w:r w:rsidRPr="00932A83">
          <w:rPr>
            <w:rStyle w:val="Hyperlink"/>
            <w:noProof/>
          </w:rPr>
          <w:fldChar w:fldCharType="separate"/>
        </w:r>
        <w:r w:rsidRPr="00932A83">
          <w:rPr>
            <w:rStyle w:val="Hyperlink"/>
            <w:noProof/>
          </w:rPr>
          <w:t>Chapter 9 - Revision History</w:t>
        </w:r>
        <w:r>
          <w:rPr>
            <w:noProof/>
            <w:webHidden/>
          </w:rPr>
          <w:tab/>
        </w:r>
        <w:r>
          <w:rPr>
            <w:noProof/>
            <w:webHidden/>
          </w:rPr>
          <w:fldChar w:fldCharType="begin"/>
        </w:r>
        <w:r>
          <w:rPr>
            <w:noProof/>
            <w:webHidden/>
          </w:rPr>
          <w:instrText xml:space="preserve"> PAGEREF _Toc29219032 \h </w:instrText>
        </w:r>
        <w:r>
          <w:rPr>
            <w:noProof/>
            <w:webHidden/>
          </w:rPr>
        </w:r>
      </w:ins>
      <w:r>
        <w:rPr>
          <w:noProof/>
          <w:webHidden/>
        </w:rPr>
        <w:fldChar w:fldCharType="separate"/>
      </w:r>
      <w:ins w:id="361" w:author="Pham Minh Tu" w:date="2020-01-06T16:01:00Z">
        <w:r>
          <w:rPr>
            <w:noProof/>
            <w:webHidden/>
          </w:rPr>
          <w:t>297</w:t>
        </w:r>
        <w:r>
          <w:rPr>
            <w:noProof/>
            <w:webHidden/>
          </w:rPr>
          <w:fldChar w:fldCharType="end"/>
        </w:r>
        <w:r w:rsidRPr="00932A83">
          <w:rPr>
            <w:rStyle w:val="Hyperlink"/>
            <w:noProof/>
          </w:rPr>
          <w:fldChar w:fldCharType="end"/>
        </w:r>
      </w:ins>
    </w:p>
    <w:p w:rsidR="00EE7D73" w:rsidDel="005B7532" w:rsidRDefault="00EE7D73">
      <w:pPr>
        <w:pStyle w:val="TOC1"/>
        <w:rPr>
          <w:del w:id="362" w:author="Pham Minh Tu" w:date="2019-12-25T16:36:00Z"/>
          <w:rFonts w:asciiTheme="minorHAnsi" w:eastAsiaTheme="minorEastAsia" w:hAnsiTheme="minorHAnsi" w:cstheme="minorBidi"/>
          <w:b w:val="0"/>
          <w:noProof/>
          <w:sz w:val="22"/>
          <w:szCs w:val="22"/>
          <w:lang w:eastAsia="en-US"/>
        </w:rPr>
      </w:pPr>
      <w:del w:id="363" w:author="Pham Minh Tu" w:date="2019-12-25T16:36:00Z">
        <w:r w:rsidRPr="005B7532" w:rsidDel="005B7532">
          <w:rPr>
            <w:rStyle w:val="Hyperlink"/>
            <w:b w:val="0"/>
            <w:noProof/>
          </w:rPr>
          <w:delText>Chapter 0 - Preface</w:delText>
        </w:r>
        <w:r w:rsidDel="005B7532">
          <w:rPr>
            <w:noProof/>
            <w:webHidden/>
          </w:rPr>
          <w:tab/>
          <w:delText>7</w:delText>
        </w:r>
      </w:del>
    </w:p>
    <w:p w:rsidR="00EE7D73" w:rsidDel="005B7532" w:rsidRDefault="00EE7D73">
      <w:pPr>
        <w:pStyle w:val="TOC2"/>
        <w:tabs>
          <w:tab w:val="right" w:leader="dot" w:pos="8297"/>
        </w:tabs>
        <w:rPr>
          <w:del w:id="364" w:author="Pham Minh Tu" w:date="2019-12-25T16:36:00Z"/>
          <w:rFonts w:asciiTheme="minorHAnsi" w:eastAsiaTheme="minorEastAsia" w:hAnsiTheme="minorHAnsi" w:cstheme="minorBidi"/>
          <w:b w:val="0"/>
          <w:noProof/>
          <w:sz w:val="22"/>
          <w:szCs w:val="22"/>
          <w:lang w:eastAsia="en-US"/>
        </w:rPr>
      </w:pPr>
      <w:del w:id="365" w:author="Pham Minh Tu" w:date="2019-12-25T16:36:00Z">
        <w:r w:rsidRPr="005B7532" w:rsidDel="005B7532">
          <w:rPr>
            <w:rStyle w:val="Hyperlink"/>
            <w:b w:val="0"/>
            <w:noProof/>
          </w:rPr>
          <w:delText>0.1</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Manual conventions</w:delText>
        </w:r>
        <w:r w:rsidDel="005B7532">
          <w:rPr>
            <w:noProof/>
            <w:webHidden/>
          </w:rPr>
          <w:tab/>
          <w:delText>7</w:delText>
        </w:r>
      </w:del>
    </w:p>
    <w:p w:rsidR="00EE7D73" w:rsidDel="005B7532" w:rsidRDefault="00EE7D73">
      <w:pPr>
        <w:pStyle w:val="TOC2"/>
        <w:tabs>
          <w:tab w:val="right" w:leader="dot" w:pos="8297"/>
        </w:tabs>
        <w:rPr>
          <w:del w:id="366" w:author="Pham Minh Tu" w:date="2019-12-25T16:36:00Z"/>
          <w:rFonts w:asciiTheme="minorHAnsi" w:eastAsiaTheme="minorEastAsia" w:hAnsiTheme="minorHAnsi" w:cstheme="minorBidi"/>
          <w:b w:val="0"/>
          <w:noProof/>
          <w:sz w:val="22"/>
          <w:szCs w:val="22"/>
          <w:lang w:eastAsia="en-US"/>
        </w:rPr>
      </w:pPr>
      <w:del w:id="367" w:author="Pham Minh Tu" w:date="2019-12-25T16:36:00Z">
        <w:r w:rsidRPr="005B7532" w:rsidDel="005B7532">
          <w:rPr>
            <w:rStyle w:val="Hyperlink"/>
            <w:b w:val="0"/>
            <w:noProof/>
          </w:rPr>
          <w:delText>0.2</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Related documents</w:delText>
        </w:r>
        <w:r w:rsidDel="005B7532">
          <w:rPr>
            <w:noProof/>
            <w:webHidden/>
          </w:rPr>
          <w:tab/>
          <w:delText>7</w:delText>
        </w:r>
      </w:del>
    </w:p>
    <w:p w:rsidR="00EE7D73" w:rsidDel="005B7532" w:rsidRDefault="00EE7D73">
      <w:pPr>
        <w:pStyle w:val="TOC2"/>
        <w:tabs>
          <w:tab w:val="right" w:leader="dot" w:pos="8297"/>
        </w:tabs>
        <w:rPr>
          <w:del w:id="368" w:author="Pham Minh Tu" w:date="2019-12-25T16:36:00Z"/>
          <w:rFonts w:asciiTheme="minorHAnsi" w:eastAsiaTheme="minorEastAsia" w:hAnsiTheme="minorHAnsi" w:cstheme="minorBidi"/>
          <w:b w:val="0"/>
          <w:noProof/>
          <w:sz w:val="22"/>
          <w:szCs w:val="22"/>
          <w:lang w:eastAsia="en-US"/>
        </w:rPr>
      </w:pPr>
      <w:del w:id="369" w:author="Pham Minh Tu" w:date="2019-12-25T16:36:00Z">
        <w:r w:rsidRPr="005B7532" w:rsidDel="005B7532">
          <w:rPr>
            <w:rStyle w:val="Hyperlink"/>
            <w:b w:val="0"/>
            <w:noProof/>
          </w:rPr>
          <w:delText>0.3</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How to read this document</w:delText>
        </w:r>
        <w:r w:rsidDel="005B7532">
          <w:rPr>
            <w:noProof/>
            <w:webHidden/>
          </w:rPr>
          <w:tab/>
          <w:delText>7</w:delText>
        </w:r>
      </w:del>
    </w:p>
    <w:p w:rsidR="00EE7D73" w:rsidDel="005B7532" w:rsidRDefault="00EE7D73">
      <w:pPr>
        <w:pStyle w:val="TOC2"/>
        <w:tabs>
          <w:tab w:val="right" w:leader="dot" w:pos="8297"/>
        </w:tabs>
        <w:rPr>
          <w:del w:id="370" w:author="Pham Minh Tu" w:date="2019-12-25T16:36:00Z"/>
          <w:rFonts w:asciiTheme="minorHAnsi" w:eastAsiaTheme="minorEastAsia" w:hAnsiTheme="minorHAnsi" w:cstheme="minorBidi"/>
          <w:b w:val="0"/>
          <w:noProof/>
          <w:sz w:val="22"/>
          <w:szCs w:val="22"/>
          <w:lang w:eastAsia="en-US"/>
        </w:rPr>
      </w:pPr>
      <w:del w:id="371" w:author="Pham Minh Tu" w:date="2019-12-25T16:36:00Z">
        <w:r w:rsidRPr="005B7532" w:rsidDel="005B7532">
          <w:rPr>
            <w:rStyle w:val="Hyperlink"/>
            <w:b w:val="0"/>
            <w:noProof/>
          </w:rPr>
          <w:delText>0.4</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Abbreviations &amp; Acronyms</w:delText>
        </w:r>
        <w:r w:rsidDel="005B7532">
          <w:rPr>
            <w:noProof/>
            <w:webHidden/>
          </w:rPr>
          <w:tab/>
          <w:delText>8</w:delText>
        </w:r>
      </w:del>
    </w:p>
    <w:p w:rsidR="00EE7D73" w:rsidDel="005B7532" w:rsidRDefault="00EE7D73">
      <w:pPr>
        <w:pStyle w:val="TOC1"/>
        <w:rPr>
          <w:del w:id="372" w:author="Pham Minh Tu" w:date="2019-12-25T16:36:00Z"/>
          <w:rFonts w:asciiTheme="minorHAnsi" w:eastAsiaTheme="minorEastAsia" w:hAnsiTheme="minorHAnsi" w:cstheme="minorBidi"/>
          <w:b w:val="0"/>
          <w:noProof/>
          <w:sz w:val="22"/>
          <w:szCs w:val="22"/>
          <w:lang w:eastAsia="en-US"/>
        </w:rPr>
      </w:pPr>
      <w:del w:id="373" w:author="Pham Minh Tu" w:date="2019-12-25T16:36:00Z">
        <w:r w:rsidRPr="005B7532" w:rsidDel="005B7532">
          <w:rPr>
            <w:rStyle w:val="Hyperlink"/>
            <w:b w:val="0"/>
            <w:noProof/>
          </w:rPr>
          <w:delText>Chapter 1 - Introduction</w:delText>
        </w:r>
        <w:r w:rsidDel="005B7532">
          <w:rPr>
            <w:noProof/>
            <w:webHidden/>
          </w:rPr>
          <w:tab/>
          <w:delText>9</w:delText>
        </w:r>
      </w:del>
    </w:p>
    <w:p w:rsidR="00EE7D73" w:rsidDel="005B7532" w:rsidRDefault="00EE7D73">
      <w:pPr>
        <w:pStyle w:val="TOC2"/>
        <w:tabs>
          <w:tab w:val="right" w:leader="dot" w:pos="8297"/>
        </w:tabs>
        <w:rPr>
          <w:del w:id="374" w:author="Pham Minh Tu" w:date="2019-12-25T16:36:00Z"/>
          <w:rFonts w:asciiTheme="minorHAnsi" w:eastAsiaTheme="minorEastAsia" w:hAnsiTheme="minorHAnsi" w:cstheme="minorBidi"/>
          <w:b w:val="0"/>
          <w:noProof/>
          <w:sz w:val="22"/>
          <w:szCs w:val="22"/>
          <w:lang w:eastAsia="en-US"/>
        </w:rPr>
      </w:pPr>
      <w:del w:id="375" w:author="Pham Minh Tu" w:date="2019-12-25T16:36:00Z">
        <w:r w:rsidRPr="005B7532" w:rsidDel="005B7532">
          <w:rPr>
            <w:rStyle w:val="Hyperlink"/>
            <w:b w:val="0"/>
            <w:noProof/>
          </w:rPr>
          <w:delText>1.1</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Scope</w:delText>
        </w:r>
        <w:r w:rsidDel="005B7532">
          <w:rPr>
            <w:noProof/>
            <w:webHidden/>
          </w:rPr>
          <w:tab/>
          <w:delText>9</w:delText>
        </w:r>
      </w:del>
    </w:p>
    <w:p w:rsidR="00EE7D73" w:rsidDel="005B7532" w:rsidRDefault="00EE7D73">
      <w:pPr>
        <w:pStyle w:val="TOC2"/>
        <w:tabs>
          <w:tab w:val="right" w:leader="dot" w:pos="8297"/>
        </w:tabs>
        <w:rPr>
          <w:del w:id="376" w:author="Pham Minh Tu" w:date="2019-12-25T16:36:00Z"/>
          <w:rFonts w:asciiTheme="minorHAnsi" w:eastAsiaTheme="minorEastAsia" w:hAnsiTheme="minorHAnsi" w:cstheme="minorBidi"/>
          <w:b w:val="0"/>
          <w:noProof/>
          <w:sz w:val="22"/>
          <w:szCs w:val="22"/>
          <w:lang w:eastAsia="en-US"/>
        </w:rPr>
      </w:pPr>
      <w:del w:id="377" w:author="Pham Minh Tu" w:date="2019-12-25T16:36:00Z">
        <w:r w:rsidRPr="005B7532" w:rsidDel="005B7532">
          <w:rPr>
            <w:rStyle w:val="Hyperlink"/>
            <w:b w:val="0"/>
            <w:noProof/>
          </w:rPr>
          <w:delText>1.2</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Generation Tool Overview</w:delText>
        </w:r>
        <w:r w:rsidDel="005B7532">
          <w:rPr>
            <w:noProof/>
            <w:webHidden/>
          </w:rPr>
          <w:tab/>
          <w:delText>9</w:delText>
        </w:r>
      </w:del>
    </w:p>
    <w:p w:rsidR="00EE7D73" w:rsidDel="005B7532" w:rsidRDefault="00EE7D73">
      <w:pPr>
        <w:pStyle w:val="TOC1"/>
        <w:rPr>
          <w:del w:id="378" w:author="Pham Minh Tu" w:date="2019-12-25T16:36:00Z"/>
          <w:rFonts w:asciiTheme="minorHAnsi" w:eastAsiaTheme="minorEastAsia" w:hAnsiTheme="minorHAnsi" w:cstheme="minorBidi"/>
          <w:b w:val="0"/>
          <w:noProof/>
          <w:sz w:val="22"/>
          <w:szCs w:val="22"/>
          <w:lang w:eastAsia="en-US"/>
        </w:rPr>
      </w:pPr>
      <w:del w:id="379" w:author="Pham Minh Tu" w:date="2019-12-25T16:36:00Z">
        <w:r w:rsidRPr="005B7532" w:rsidDel="005B7532">
          <w:rPr>
            <w:rStyle w:val="Hyperlink"/>
            <w:b w:val="0"/>
            <w:noProof/>
          </w:rPr>
          <w:delText>Chapter 2 - Architecture</w:delText>
        </w:r>
        <w:r w:rsidDel="005B7532">
          <w:rPr>
            <w:noProof/>
            <w:webHidden/>
          </w:rPr>
          <w:tab/>
          <w:delText>10</w:delText>
        </w:r>
      </w:del>
    </w:p>
    <w:p w:rsidR="00EE7D73" w:rsidDel="005B7532" w:rsidRDefault="00EE7D73">
      <w:pPr>
        <w:pStyle w:val="TOC2"/>
        <w:tabs>
          <w:tab w:val="right" w:leader="dot" w:pos="8297"/>
        </w:tabs>
        <w:rPr>
          <w:del w:id="380" w:author="Pham Minh Tu" w:date="2019-12-25T16:36:00Z"/>
          <w:rFonts w:asciiTheme="minorHAnsi" w:eastAsiaTheme="minorEastAsia" w:hAnsiTheme="minorHAnsi" w:cstheme="minorBidi"/>
          <w:b w:val="0"/>
          <w:noProof/>
          <w:sz w:val="22"/>
          <w:szCs w:val="22"/>
          <w:lang w:eastAsia="en-US"/>
        </w:rPr>
      </w:pPr>
      <w:del w:id="381" w:author="Pham Minh Tu" w:date="2019-12-25T16:36:00Z">
        <w:r w:rsidRPr="005B7532" w:rsidDel="005B7532">
          <w:rPr>
            <w:rStyle w:val="Hyperlink"/>
            <w:b w:val="0"/>
            <w:noProof/>
          </w:rPr>
          <w:delText>2.1</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Overview of Generation Tool Architecture</w:delText>
        </w:r>
        <w:r w:rsidDel="005B7532">
          <w:rPr>
            <w:noProof/>
            <w:webHidden/>
          </w:rPr>
          <w:tab/>
          <w:delText>10</w:delText>
        </w:r>
      </w:del>
    </w:p>
    <w:p w:rsidR="00EE7D73" w:rsidDel="005B7532" w:rsidRDefault="00EE7D73">
      <w:pPr>
        <w:pStyle w:val="TOC2"/>
        <w:tabs>
          <w:tab w:val="right" w:leader="dot" w:pos="8297"/>
        </w:tabs>
        <w:rPr>
          <w:del w:id="382" w:author="Pham Minh Tu" w:date="2019-12-25T16:36:00Z"/>
          <w:rFonts w:asciiTheme="minorHAnsi" w:eastAsiaTheme="minorEastAsia" w:hAnsiTheme="minorHAnsi" w:cstheme="minorBidi"/>
          <w:b w:val="0"/>
          <w:noProof/>
          <w:sz w:val="22"/>
          <w:szCs w:val="22"/>
          <w:lang w:eastAsia="en-US"/>
        </w:rPr>
      </w:pPr>
      <w:del w:id="383" w:author="Pham Minh Tu" w:date="2019-12-25T16:36:00Z">
        <w:r w:rsidRPr="005B7532" w:rsidDel="005B7532">
          <w:rPr>
            <w:rStyle w:val="Hyperlink"/>
            <w:b w:val="0"/>
            <w:noProof/>
          </w:rPr>
          <w:delText>2.2</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Dependencies to Other Modules</w:delText>
        </w:r>
        <w:r w:rsidDel="005B7532">
          <w:rPr>
            <w:noProof/>
            <w:webHidden/>
          </w:rPr>
          <w:tab/>
          <w:delText>12</w:delText>
        </w:r>
      </w:del>
    </w:p>
    <w:p w:rsidR="00EE7D73" w:rsidDel="005B7532" w:rsidRDefault="00EE7D73">
      <w:pPr>
        <w:pStyle w:val="TOC1"/>
        <w:rPr>
          <w:del w:id="384" w:author="Pham Minh Tu" w:date="2019-12-25T16:36:00Z"/>
          <w:rFonts w:asciiTheme="minorHAnsi" w:eastAsiaTheme="minorEastAsia" w:hAnsiTheme="minorHAnsi" w:cstheme="minorBidi"/>
          <w:b w:val="0"/>
          <w:noProof/>
          <w:sz w:val="22"/>
          <w:szCs w:val="22"/>
          <w:lang w:eastAsia="en-US"/>
        </w:rPr>
      </w:pPr>
      <w:del w:id="385" w:author="Pham Minh Tu" w:date="2019-12-25T16:36:00Z">
        <w:r w:rsidRPr="005B7532" w:rsidDel="005B7532">
          <w:rPr>
            <w:rStyle w:val="Hyperlink"/>
            <w:b w:val="0"/>
            <w:noProof/>
          </w:rPr>
          <w:delText>Chapter 3 - Environment</w:delText>
        </w:r>
        <w:r w:rsidDel="005B7532">
          <w:rPr>
            <w:noProof/>
            <w:webHidden/>
          </w:rPr>
          <w:tab/>
          <w:delText>13</w:delText>
        </w:r>
      </w:del>
    </w:p>
    <w:p w:rsidR="00EE7D73" w:rsidDel="005B7532" w:rsidRDefault="00EE7D73">
      <w:pPr>
        <w:pStyle w:val="TOC2"/>
        <w:tabs>
          <w:tab w:val="right" w:leader="dot" w:pos="8297"/>
        </w:tabs>
        <w:rPr>
          <w:del w:id="386" w:author="Pham Minh Tu" w:date="2019-12-25T16:36:00Z"/>
          <w:rFonts w:asciiTheme="minorHAnsi" w:eastAsiaTheme="minorEastAsia" w:hAnsiTheme="minorHAnsi" w:cstheme="minorBidi"/>
          <w:b w:val="0"/>
          <w:noProof/>
          <w:sz w:val="22"/>
          <w:szCs w:val="22"/>
          <w:lang w:eastAsia="en-US"/>
        </w:rPr>
      </w:pPr>
      <w:del w:id="387" w:author="Pham Minh Tu" w:date="2019-12-25T16:36:00Z">
        <w:r w:rsidRPr="005B7532" w:rsidDel="005B7532">
          <w:rPr>
            <w:rStyle w:val="Hyperlink"/>
            <w:b w:val="0"/>
            <w:noProof/>
          </w:rPr>
          <w:delText>3.1</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Hardware Requirements</w:delText>
        </w:r>
        <w:r w:rsidDel="005B7532">
          <w:rPr>
            <w:noProof/>
            <w:webHidden/>
          </w:rPr>
          <w:tab/>
          <w:delText>13</w:delText>
        </w:r>
      </w:del>
    </w:p>
    <w:p w:rsidR="00EE7D73" w:rsidDel="005B7532" w:rsidRDefault="00EE7D73">
      <w:pPr>
        <w:pStyle w:val="TOC2"/>
        <w:tabs>
          <w:tab w:val="right" w:leader="dot" w:pos="8297"/>
        </w:tabs>
        <w:rPr>
          <w:del w:id="388" w:author="Pham Minh Tu" w:date="2019-12-25T16:36:00Z"/>
          <w:rFonts w:asciiTheme="minorHAnsi" w:eastAsiaTheme="minorEastAsia" w:hAnsiTheme="minorHAnsi" w:cstheme="minorBidi"/>
          <w:b w:val="0"/>
          <w:noProof/>
          <w:sz w:val="22"/>
          <w:szCs w:val="22"/>
          <w:lang w:eastAsia="en-US"/>
        </w:rPr>
      </w:pPr>
      <w:del w:id="389" w:author="Pham Minh Tu" w:date="2019-12-25T16:36:00Z">
        <w:r w:rsidRPr="005B7532" w:rsidDel="005B7532">
          <w:rPr>
            <w:rStyle w:val="Hyperlink"/>
            <w:b w:val="0"/>
            <w:noProof/>
          </w:rPr>
          <w:delText>3.2</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Software Requirements</w:delText>
        </w:r>
        <w:r w:rsidDel="005B7532">
          <w:rPr>
            <w:noProof/>
            <w:webHidden/>
          </w:rPr>
          <w:tab/>
          <w:delText>13</w:delText>
        </w:r>
      </w:del>
    </w:p>
    <w:p w:rsidR="00EE7D73" w:rsidDel="005B7532" w:rsidRDefault="00EE7D73">
      <w:pPr>
        <w:pStyle w:val="TOC1"/>
        <w:rPr>
          <w:del w:id="390" w:author="Pham Minh Tu" w:date="2019-12-25T16:36:00Z"/>
          <w:rFonts w:asciiTheme="minorHAnsi" w:eastAsiaTheme="minorEastAsia" w:hAnsiTheme="minorHAnsi" w:cstheme="minorBidi"/>
          <w:b w:val="0"/>
          <w:noProof/>
          <w:sz w:val="22"/>
          <w:szCs w:val="22"/>
          <w:lang w:eastAsia="en-US"/>
        </w:rPr>
      </w:pPr>
      <w:del w:id="391" w:author="Pham Minh Tu" w:date="2019-12-25T16:36:00Z">
        <w:r w:rsidRPr="005B7532" w:rsidDel="005B7532">
          <w:rPr>
            <w:rStyle w:val="Hyperlink"/>
            <w:b w:val="0"/>
            <w:noProof/>
          </w:rPr>
          <w:delText>Chapter 4 - Design</w:delText>
        </w:r>
        <w:r w:rsidDel="005B7532">
          <w:rPr>
            <w:noProof/>
            <w:webHidden/>
          </w:rPr>
          <w:tab/>
          <w:delText>14</w:delText>
        </w:r>
      </w:del>
    </w:p>
    <w:p w:rsidR="00EE7D73" w:rsidDel="005B7532" w:rsidRDefault="00EE7D73">
      <w:pPr>
        <w:pStyle w:val="TOC2"/>
        <w:tabs>
          <w:tab w:val="right" w:leader="dot" w:pos="8297"/>
        </w:tabs>
        <w:rPr>
          <w:del w:id="392" w:author="Pham Minh Tu" w:date="2019-12-25T16:36:00Z"/>
          <w:rFonts w:asciiTheme="minorHAnsi" w:eastAsiaTheme="minorEastAsia" w:hAnsiTheme="minorHAnsi" w:cstheme="minorBidi"/>
          <w:b w:val="0"/>
          <w:noProof/>
          <w:sz w:val="22"/>
          <w:szCs w:val="22"/>
          <w:lang w:eastAsia="en-US"/>
        </w:rPr>
      </w:pPr>
      <w:del w:id="393" w:author="Pham Minh Tu" w:date="2019-12-25T16:36:00Z">
        <w:r w:rsidRPr="005B7532" w:rsidDel="005B7532">
          <w:rPr>
            <w:rStyle w:val="Hyperlink"/>
            <w:b w:val="0"/>
            <w:noProof/>
          </w:rPr>
          <w:delText>4.1</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Concept</w:delText>
        </w:r>
        <w:r w:rsidDel="005B7532">
          <w:rPr>
            <w:noProof/>
            <w:webHidden/>
          </w:rPr>
          <w:tab/>
          <w:delText>14</w:delText>
        </w:r>
      </w:del>
    </w:p>
    <w:p w:rsidR="00EE7D73" w:rsidDel="005B7532" w:rsidRDefault="00EE7D73">
      <w:pPr>
        <w:pStyle w:val="TOC3"/>
        <w:rPr>
          <w:del w:id="394" w:author="Pham Minh Tu" w:date="2019-12-25T16:36:00Z"/>
          <w:rFonts w:asciiTheme="minorHAnsi" w:eastAsiaTheme="minorEastAsia" w:hAnsiTheme="minorHAnsi" w:cstheme="minorBidi"/>
          <w:noProof/>
          <w:sz w:val="22"/>
          <w:szCs w:val="22"/>
          <w:lang w:eastAsia="en-US"/>
        </w:rPr>
      </w:pPr>
      <w:del w:id="395" w:author="Pham Minh Tu" w:date="2019-12-25T16:36:00Z">
        <w:r w:rsidRPr="005B7532" w:rsidDel="005B7532">
          <w:rPr>
            <w:rStyle w:val="Hyperlink"/>
            <w:noProof/>
          </w:rPr>
          <w:delText>4.1.1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Presentation</w:delText>
        </w:r>
        <w:r w:rsidDel="005B7532">
          <w:rPr>
            <w:noProof/>
            <w:webHidden/>
          </w:rPr>
          <w:tab/>
          <w:delText>15</w:delText>
        </w:r>
      </w:del>
    </w:p>
    <w:p w:rsidR="00EE7D73" w:rsidDel="005B7532" w:rsidRDefault="00EE7D73">
      <w:pPr>
        <w:pStyle w:val="TOC3"/>
        <w:rPr>
          <w:del w:id="396" w:author="Pham Minh Tu" w:date="2019-12-25T16:36:00Z"/>
          <w:rFonts w:asciiTheme="minorHAnsi" w:eastAsiaTheme="minorEastAsia" w:hAnsiTheme="minorHAnsi" w:cstheme="minorBidi"/>
          <w:noProof/>
          <w:sz w:val="22"/>
          <w:szCs w:val="22"/>
          <w:lang w:eastAsia="en-US"/>
        </w:rPr>
      </w:pPr>
      <w:del w:id="397" w:author="Pham Minh Tu" w:date="2019-12-25T16:36:00Z">
        <w:r w:rsidRPr="005B7532" w:rsidDel="005B7532">
          <w:rPr>
            <w:rStyle w:val="Hyperlink"/>
            <w:noProof/>
          </w:rPr>
          <w:delText>4.1.2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Business</w:delText>
        </w:r>
        <w:r w:rsidDel="005B7532">
          <w:rPr>
            <w:noProof/>
            <w:webHidden/>
          </w:rPr>
          <w:tab/>
          <w:delText>16</w:delText>
        </w:r>
      </w:del>
    </w:p>
    <w:p w:rsidR="00EE7D73" w:rsidDel="005B7532" w:rsidRDefault="00EE7D73">
      <w:pPr>
        <w:pStyle w:val="TOC3"/>
        <w:rPr>
          <w:del w:id="398" w:author="Pham Minh Tu" w:date="2019-12-25T16:36:00Z"/>
          <w:rFonts w:asciiTheme="minorHAnsi" w:eastAsiaTheme="minorEastAsia" w:hAnsiTheme="minorHAnsi" w:cstheme="minorBidi"/>
          <w:noProof/>
          <w:sz w:val="22"/>
          <w:szCs w:val="22"/>
          <w:lang w:eastAsia="en-US"/>
        </w:rPr>
      </w:pPr>
      <w:del w:id="399" w:author="Pham Minh Tu" w:date="2019-12-25T16:36:00Z">
        <w:r w:rsidRPr="005B7532" w:rsidDel="005B7532">
          <w:rPr>
            <w:rStyle w:val="Hyperlink"/>
            <w:noProof/>
          </w:rPr>
          <w:delText>4.1.3</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Data</w:delText>
        </w:r>
        <w:r w:rsidDel="005B7532">
          <w:rPr>
            <w:noProof/>
            <w:webHidden/>
          </w:rPr>
          <w:tab/>
          <w:delText>17</w:delText>
        </w:r>
      </w:del>
    </w:p>
    <w:p w:rsidR="00EE7D73" w:rsidDel="005B7532" w:rsidRDefault="00EE7D73">
      <w:pPr>
        <w:pStyle w:val="TOC3"/>
        <w:rPr>
          <w:del w:id="400" w:author="Pham Minh Tu" w:date="2019-12-25T16:36:00Z"/>
          <w:rFonts w:asciiTheme="minorHAnsi" w:eastAsiaTheme="minorEastAsia" w:hAnsiTheme="minorHAnsi" w:cstheme="minorBidi"/>
          <w:noProof/>
          <w:sz w:val="22"/>
          <w:szCs w:val="22"/>
          <w:lang w:eastAsia="en-US"/>
        </w:rPr>
      </w:pPr>
      <w:del w:id="401" w:author="Pham Minh Tu" w:date="2019-12-25T16:36:00Z">
        <w:r w:rsidRPr="005B7532" w:rsidDel="005B7532">
          <w:rPr>
            <w:rStyle w:val="Hyperlink"/>
            <w:noProof/>
          </w:rPr>
          <w:delText>4.1.4</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Cross cutting</w:delText>
        </w:r>
        <w:r w:rsidDel="005B7532">
          <w:rPr>
            <w:noProof/>
            <w:webHidden/>
          </w:rPr>
          <w:tab/>
          <w:delText>18</w:delText>
        </w:r>
      </w:del>
    </w:p>
    <w:p w:rsidR="00EE7D73" w:rsidDel="005B7532" w:rsidRDefault="00EE7D73">
      <w:pPr>
        <w:pStyle w:val="TOC2"/>
        <w:tabs>
          <w:tab w:val="right" w:leader="dot" w:pos="8297"/>
        </w:tabs>
        <w:rPr>
          <w:del w:id="402" w:author="Pham Minh Tu" w:date="2019-12-25T16:36:00Z"/>
          <w:rFonts w:asciiTheme="minorHAnsi" w:eastAsiaTheme="minorEastAsia" w:hAnsiTheme="minorHAnsi" w:cstheme="minorBidi"/>
          <w:b w:val="0"/>
          <w:noProof/>
          <w:sz w:val="22"/>
          <w:szCs w:val="22"/>
          <w:lang w:eastAsia="en-US"/>
        </w:rPr>
      </w:pPr>
      <w:del w:id="403" w:author="Pham Minh Tu" w:date="2019-12-25T16:36:00Z">
        <w:r w:rsidRPr="005B7532" w:rsidDel="005B7532">
          <w:rPr>
            <w:rStyle w:val="Hyperlink"/>
            <w:b w:val="0"/>
            <w:noProof/>
          </w:rPr>
          <w:delText>4.2</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File structure</w:delText>
        </w:r>
        <w:r w:rsidDel="005B7532">
          <w:rPr>
            <w:noProof/>
            <w:webHidden/>
          </w:rPr>
          <w:tab/>
          <w:delText>19</w:delText>
        </w:r>
      </w:del>
    </w:p>
    <w:p w:rsidR="00EE7D73" w:rsidDel="005B7532" w:rsidRDefault="00EE7D73">
      <w:pPr>
        <w:pStyle w:val="TOC1"/>
        <w:rPr>
          <w:del w:id="404" w:author="Pham Minh Tu" w:date="2019-12-25T16:36:00Z"/>
          <w:rFonts w:asciiTheme="minorHAnsi" w:eastAsiaTheme="minorEastAsia" w:hAnsiTheme="minorHAnsi" w:cstheme="minorBidi"/>
          <w:b w:val="0"/>
          <w:noProof/>
          <w:sz w:val="22"/>
          <w:szCs w:val="22"/>
          <w:lang w:eastAsia="en-US"/>
        </w:rPr>
      </w:pPr>
      <w:del w:id="405" w:author="Pham Minh Tu" w:date="2019-12-25T16:36:00Z">
        <w:r w:rsidRPr="005B7532" w:rsidDel="005B7532">
          <w:rPr>
            <w:rStyle w:val="Hyperlink"/>
            <w:b w:val="0"/>
            <w:noProof/>
          </w:rPr>
          <w:delText>Chapter 5 - Class</w:delText>
        </w:r>
        <w:r w:rsidDel="005B7532">
          <w:rPr>
            <w:noProof/>
            <w:webHidden/>
          </w:rPr>
          <w:tab/>
          <w:delText>22</w:delText>
        </w:r>
      </w:del>
    </w:p>
    <w:p w:rsidR="00EE7D73" w:rsidDel="005B7532" w:rsidRDefault="00EE7D73">
      <w:pPr>
        <w:pStyle w:val="TOC2"/>
        <w:tabs>
          <w:tab w:val="right" w:leader="dot" w:pos="8297"/>
        </w:tabs>
        <w:rPr>
          <w:del w:id="406" w:author="Pham Minh Tu" w:date="2019-12-25T16:36:00Z"/>
          <w:rFonts w:asciiTheme="minorHAnsi" w:eastAsiaTheme="minorEastAsia" w:hAnsiTheme="minorHAnsi" w:cstheme="minorBidi"/>
          <w:b w:val="0"/>
          <w:noProof/>
          <w:sz w:val="22"/>
          <w:szCs w:val="22"/>
          <w:lang w:eastAsia="en-US"/>
        </w:rPr>
      </w:pPr>
      <w:del w:id="407" w:author="Pham Minh Tu" w:date="2019-12-25T16:36:00Z">
        <w:r w:rsidRPr="005B7532" w:rsidDel="005B7532">
          <w:rPr>
            <w:rStyle w:val="Hyperlink"/>
            <w:b w:val="0"/>
            <w:noProof/>
          </w:rPr>
          <w:delText>5.1</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CommandLine</w:delText>
        </w:r>
        <w:r w:rsidDel="005B7532">
          <w:rPr>
            <w:noProof/>
            <w:webHidden/>
          </w:rPr>
          <w:tab/>
          <w:delText>23</w:delText>
        </w:r>
      </w:del>
    </w:p>
    <w:p w:rsidR="00EE7D73" w:rsidDel="005B7532" w:rsidRDefault="00EE7D73">
      <w:pPr>
        <w:pStyle w:val="TOC3"/>
        <w:rPr>
          <w:del w:id="408" w:author="Pham Minh Tu" w:date="2019-12-25T16:36:00Z"/>
          <w:rFonts w:asciiTheme="minorHAnsi" w:eastAsiaTheme="minorEastAsia" w:hAnsiTheme="minorHAnsi" w:cstheme="minorBidi"/>
          <w:noProof/>
          <w:sz w:val="22"/>
          <w:szCs w:val="22"/>
          <w:lang w:eastAsia="en-US"/>
        </w:rPr>
      </w:pPr>
      <w:del w:id="409" w:author="Pham Minh Tu" w:date="2019-12-25T16:36:00Z">
        <w:r w:rsidRPr="005B7532" w:rsidDel="005B7532">
          <w:rPr>
            <w:rStyle w:val="Hyperlink"/>
            <w:noProof/>
          </w:rPr>
          <w:delText>5.1.1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Renesas::Generator::MCALConfGen::Business::CommandLine::CommandLine</w:delText>
        </w:r>
        <w:r w:rsidDel="005B7532">
          <w:rPr>
            <w:noProof/>
            <w:webHidden/>
          </w:rPr>
          <w:tab/>
          <w:delText>23</w:delText>
        </w:r>
      </w:del>
    </w:p>
    <w:p w:rsidR="00EE7D73" w:rsidDel="005B7532" w:rsidRDefault="00EE7D73">
      <w:pPr>
        <w:pStyle w:val="TOC3"/>
        <w:rPr>
          <w:del w:id="410" w:author="Pham Minh Tu" w:date="2019-12-25T16:36:00Z"/>
          <w:rFonts w:asciiTheme="minorHAnsi" w:eastAsiaTheme="minorEastAsia" w:hAnsiTheme="minorHAnsi" w:cstheme="minorBidi"/>
          <w:noProof/>
          <w:sz w:val="22"/>
          <w:szCs w:val="22"/>
          <w:lang w:eastAsia="en-US"/>
        </w:rPr>
      </w:pPr>
      <w:del w:id="411" w:author="Pham Minh Tu" w:date="2019-12-25T16:36:00Z">
        <w:r w:rsidRPr="005B7532" w:rsidDel="005B7532">
          <w:rPr>
            <w:rStyle w:val="Hyperlink"/>
            <w:noProof/>
          </w:rPr>
          <w:delText>5.1.2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Renesas::Generator::MCALConfGen::Business::CommandLine::CommandLineInput</w:delText>
        </w:r>
        <w:r w:rsidDel="005B7532">
          <w:rPr>
            <w:noProof/>
            <w:webHidden/>
          </w:rPr>
          <w:tab/>
          <w:delText>35</w:delText>
        </w:r>
      </w:del>
    </w:p>
    <w:p w:rsidR="00EE7D73" w:rsidDel="005B7532" w:rsidRDefault="00EE7D73">
      <w:pPr>
        <w:pStyle w:val="TOC2"/>
        <w:tabs>
          <w:tab w:val="right" w:leader="dot" w:pos="8297"/>
        </w:tabs>
        <w:rPr>
          <w:del w:id="412" w:author="Pham Minh Tu" w:date="2019-12-25T16:36:00Z"/>
          <w:rFonts w:asciiTheme="minorHAnsi" w:eastAsiaTheme="minorEastAsia" w:hAnsiTheme="minorHAnsi" w:cstheme="minorBidi"/>
          <w:b w:val="0"/>
          <w:noProof/>
          <w:sz w:val="22"/>
          <w:szCs w:val="22"/>
          <w:lang w:eastAsia="en-US"/>
        </w:rPr>
      </w:pPr>
      <w:del w:id="413" w:author="Pham Minh Tu" w:date="2019-12-25T16:36:00Z">
        <w:r w:rsidRPr="005B7532" w:rsidDel="005B7532">
          <w:rPr>
            <w:rStyle w:val="Hyperlink"/>
            <w:b w:val="0"/>
            <w:noProof/>
          </w:rPr>
          <w:delText>5.2</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Renesas::Generator::MCALConfGen::Business::CommandLine::OptionAttribute</w:delText>
        </w:r>
        <w:r w:rsidDel="005B7532">
          <w:rPr>
            <w:noProof/>
            <w:webHidden/>
          </w:rPr>
          <w:tab/>
          <w:delText>37</w:delText>
        </w:r>
      </w:del>
    </w:p>
    <w:p w:rsidR="00EE7D73" w:rsidDel="005B7532" w:rsidRDefault="00EE7D73">
      <w:pPr>
        <w:pStyle w:val="TOC3"/>
        <w:rPr>
          <w:del w:id="414" w:author="Pham Minh Tu" w:date="2019-12-25T16:36:00Z"/>
          <w:rFonts w:asciiTheme="minorHAnsi" w:eastAsiaTheme="minorEastAsia" w:hAnsiTheme="minorHAnsi" w:cstheme="minorBidi"/>
          <w:noProof/>
          <w:sz w:val="22"/>
          <w:szCs w:val="22"/>
          <w:lang w:eastAsia="en-US"/>
        </w:rPr>
      </w:pPr>
      <w:del w:id="415" w:author="Pham Minh Tu" w:date="2019-12-25T16:36:00Z">
        <w:r w:rsidRPr="005B7532" w:rsidDel="005B7532">
          <w:rPr>
            <w:rStyle w:val="Hyperlink"/>
            <w:noProof/>
          </w:rPr>
          <w:delText>5.2.1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38</w:delText>
        </w:r>
      </w:del>
    </w:p>
    <w:p w:rsidR="00EE7D73" w:rsidDel="005B7532" w:rsidRDefault="00EE7D73">
      <w:pPr>
        <w:pStyle w:val="TOC3"/>
        <w:rPr>
          <w:del w:id="416" w:author="Pham Minh Tu" w:date="2019-12-25T16:36:00Z"/>
          <w:rFonts w:asciiTheme="minorHAnsi" w:eastAsiaTheme="minorEastAsia" w:hAnsiTheme="minorHAnsi" w:cstheme="minorBidi"/>
          <w:noProof/>
          <w:sz w:val="22"/>
          <w:szCs w:val="22"/>
          <w:lang w:eastAsia="en-US"/>
        </w:rPr>
      </w:pPr>
      <w:del w:id="417" w:author="Pham Minh Tu" w:date="2019-12-25T16:36:00Z">
        <w:r w:rsidRPr="005B7532" w:rsidDel="005B7532">
          <w:rPr>
            <w:rStyle w:val="Hyperlink"/>
            <w:noProof/>
          </w:rPr>
          <w:delText>5.2.2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38</w:delText>
        </w:r>
      </w:del>
    </w:p>
    <w:p w:rsidR="00EE7D73" w:rsidDel="005B7532" w:rsidRDefault="00EE7D73">
      <w:pPr>
        <w:pStyle w:val="TOC2"/>
        <w:tabs>
          <w:tab w:val="right" w:leader="dot" w:pos="8297"/>
        </w:tabs>
        <w:rPr>
          <w:del w:id="418" w:author="Pham Minh Tu" w:date="2019-12-25T16:36:00Z"/>
          <w:rFonts w:asciiTheme="minorHAnsi" w:eastAsiaTheme="minorEastAsia" w:hAnsiTheme="minorHAnsi" w:cstheme="minorBidi"/>
          <w:b w:val="0"/>
          <w:noProof/>
          <w:sz w:val="22"/>
          <w:szCs w:val="22"/>
          <w:lang w:eastAsia="en-US"/>
        </w:rPr>
      </w:pPr>
      <w:del w:id="419" w:author="Pham Minh Tu" w:date="2019-12-25T16:36:00Z">
        <w:r w:rsidRPr="005B7532" w:rsidDel="005B7532">
          <w:rPr>
            <w:rStyle w:val="Hyperlink"/>
            <w:b w:val="0"/>
            <w:noProof/>
          </w:rPr>
          <w:delText>5.3</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Renesas::Generator::MCALConfGen::Business::Generation::FileGeneration</w:delText>
        </w:r>
        <w:r w:rsidDel="005B7532">
          <w:rPr>
            <w:noProof/>
            <w:webHidden/>
          </w:rPr>
          <w:tab/>
          <w:delText>39</w:delText>
        </w:r>
      </w:del>
    </w:p>
    <w:p w:rsidR="00EE7D73" w:rsidDel="005B7532" w:rsidRDefault="00EE7D73">
      <w:pPr>
        <w:pStyle w:val="TOC3"/>
        <w:rPr>
          <w:del w:id="420" w:author="Pham Minh Tu" w:date="2019-12-25T16:36:00Z"/>
          <w:rFonts w:asciiTheme="minorHAnsi" w:eastAsiaTheme="minorEastAsia" w:hAnsiTheme="minorHAnsi" w:cstheme="minorBidi"/>
          <w:noProof/>
          <w:sz w:val="22"/>
          <w:szCs w:val="22"/>
          <w:lang w:eastAsia="en-US"/>
        </w:rPr>
      </w:pPr>
      <w:del w:id="421" w:author="Pham Minh Tu" w:date="2019-12-25T16:36:00Z">
        <w:r w:rsidRPr="005B7532" w:rsidDel="005B7532">
          <w:rPr>
            <w:rStyle w:val="Hyperlink"/>
            <w:noProof/>
          </w:rPr>
          <w:delText>5.3.1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40</w:delText>
        </w:r>
      </w:del>
    </w:p>
    <w:p w:rsidR="00EE7D73" w:rsidDel="005B7532" w:rsidRDefault="00EE7D73">
      <w:pPr>
        <w:pStyle w:val="TOC3"/>
        <w:rPr>
          <w:del w:id="422" w:author="Pham Minh Tu" w:date="2019-12-25T16:36:00Z"/>
          <w:rFonts w:asciiTheme="minorHAnsi" w:eastAsiaTheme="minorEastAsia" w:hAnsiTheme="minorHAnsi" w:cstheme="minorBidi"/>
          <w:noProof/>
          <w:sz w:val="22"/>
          <w:szCs w:val="22"/>
          <w:lang w:eastAsia="en-US"/>
        </w:rPr>
      </w:pPr>
      <w:del w:id="423" w:author="Pham Minh Tu" w:date="2019-12-25T16:36:00Z">
        <w:r w:rsidRPr="005B7532" w:rsidDel="005B7532">
          <w:rPr>
            <w:rStyle w:val="Hyperlink"/>
            <w:noProof/>
          </w:rPr>
          <w:delText>5.3.2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42</w:delText>
        </w:r>
      </w:del>
    </w:p>
    <w:p w:rsidR="00EE7D73" w:rsidDel="005B7532" w:rsidRDefault="00EE7D73">
      <w:pPr>
        <w:pStyle w:val="TOC2"/>
        <w:tabs>
          <w:tab w:val="right" w:leader="dot" w:pos="8297"/>
        </w:tabs>
        <w:rPr>
          <w:del w:id="424" w:author="Pham Minh Tu" w:date="2019-12-25T16:36:00Z"/>
          <w:rFonts w:asciiTheme="minorHAnsi" w:eastAsiaTheme="minorEastAsia" w:hAnsiTheme="minorHAnsi" w:cstheme="minorBidi"/>
          <w:b w:val="0"/>
          <w:noProof/>
          <w:sz w:val="22"/>
          <w:szCs w:val="22"/>
          <w:lang w:eastAsia="en-US"/>
        </w:rPr>
      </w:pPr>
      <w:del w:id="425" w:author="Pham Minh Tu" w:date="2019-12-25T16:36:00Z">
        <w:r w:rsidRPr="005B7532" w:rsidDel="005B7532">
          <w:rPr>
            <w:rStyle w:val="Hyperlink"/>
            <w:b w:val="0"/>
            <w:noProof/>
          </w:rPr>
          <w:delText>5.4</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Renesas::Generator::MCALConfGen::Business::Generation::Generation</w:delText>
        </w:r>
        <w:r w:rsidDel="005B7532">
          <w:rPr>
            <w:noProof/>
            <w:webHidden/>
          </w:rPr>
          <w:tab/>
          <w:delText>47</w:delText>
        </w:r>
      </w:del>
    </w:p>
    <w:p w:rsidR="00EE7D73" w:rsidDel="005B7532" w:rsidRDefault="00EE7D73">
      <w:pPr>
        <w:pStyle w:val="TOC3"/>
        <w:rPr>
          <w:del w:id="426" w:author="Pham Minh Tu" w:date="2019-12-25T16:36:00Z"/>
          <w:rFonts w:asciiTheme="minorHAnsi" w:eastAsiaTheme="minorEastAsia" w:hAnsiTheme="minorHAnsi" w:cstheme="minorBidi"/>
          <w:noProof/>
          <w:sz w:val="22"/>
          <w:szCs w:val="22"/>
          <w:lang w:eastAsia="en-US"/>
        </w:rPr>
      </w:pPr>
      <w:del w:id="427" w:author="Pham Minh Tu" w:date="2019-12-25T16:36:00Z">
        <w:r w:rsidRPr="005B7532" w:rsidDel="005B7532">
          <w:rPr>
            <w:rStyle w:val="Hyperlink"/>
            <w:noProof/>
          </w:rPr>
          <w:delText>5.4.1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47</w:delText>
        </w:r>
      </w:del>
    </w:p>
    <w:p w:rsidR="00EE7D73" w:rsidDel="005B7532" w:rsidRDefault="00EE7D73">
      <w:pPr>
        <w:pStyle w:val="TOC3"/>
        <w:rPr>
          <w:del w:id="428" w:author="Pham Minh Tu" w:date="2019-12-25T16:36:00Z"/>
          <w:rFonts w:asciiTheme="minorHAnsi" w:eastAsiaTheme="minorEastAsia" w:hAnsiTheme="minorHAnsi" w:cstheme="minorBidi"/>
          <w:noProof/>
          <w:sz w:val="22"/>
          <w:szCs w:val="22"/>
          <w:lang w:eastAsia="en-US"/>
        </w:rPr>
      </w:pPr>
      <w:del w:id="429" w:author="Pham Minh Tu" w:date="2019-12-25T16:36:00Z">
        <w:r w:rsidRPr="005B7532" w:rsidDel="005B7532">
          <w:rPr>
            <w:rStyle w:val="Hyperlink"/>
            <w:noProof/>
          </w:rPr>
          <w:delText>5.4.2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48</w:delText>
        </w:r>
      </w:del>
    </w:p>
    <w:p w:rsidR="00EE7D73" w:rsidDel="005B7532" w:rsidRDefault="00EE7D73">
      <w:pPr>
        <w:pStyle w:val="TOC2"/>
        <w:tabs>
          <w:tab w:val="right" w:leader="dot" w:pos="8297"/>
        </w:tabs>
        <w:rPr>
          <w:del w:id="430" w:author="Pham Minh Tu" w:date="2019-12-25T16:36:00Z"/>
          <w:rFonts w:asciiTheme="minorHAnsi" w:eastAsiaTheme="minorEastAsia" w:hAnsiTheme="minorHAnsi" w:cstheme="minorBidi"/>
          <w:b w:val="0"/>
          <w:noProof/>
          <w:sz w:val="22"/>
          <w:szCs w:val="22"/>
          <w:lang w:eastAsia="en-US"/>
        </w:rPr>
      </w:pPr>
      <w:del w:id="431" w:author="Pham Minh Tu" w:date="2019-12-25T16:36:00Z">
        <w:r w:rsidRPr="005B7532" w:rsidDel="005B7532">
          <w:rPr>
            <w:rStyle w:val="Hyperlink"/>
            <w:b w:val="0"/>
            <w:noProof/>
          </w:rPr>
          <w:delText>5.5</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Renesas::Generator::MCALConfGen::Business::Generation::GenerationItems::BreakLineGenerationItem</w:delText>
        </w:r>
        <w:r w:rsidDel="005B7532">
          <w:rPr>
            <w:noProof/>
            <w:webHidden/>
          </w:rPr>
          <w:tab/>
          <w:delText>50</w:delText>
        </w:r>
      </w:del>
    </w:p>
    <w:p w:rsidR="00EE7D73" w:rsidDel="005B7532" w:rsidRDefault="00EE7D73">
      <w:pPr>
        <w:pStyle w:val="TOC3"/>
        <w:rPr>
          <w:del w:id="432" w:author="Pham Minh Tu" w:date="2019-12-25T16:36:00Z"/>
          <w:rFonts w:asciiTheme="minorHAnsi" w:eastAsiaTheme="minorEastAsia" w:hAnsiTheme="minorHAnsi" w:cstheme="minorBidi"/>
          <w:noProof/>
          <w:sz w:val="22"/>
          <w:szCs w:val="22"/>
          <w:lang w:eastAsia="en-US"/>
        </w:rPr>
      </w:pPr>
      <w:del w:id="433" w:author="Pham Minh Tu" w:date="2019-12-25T16:36:00Z">
        <w:r w:rsidRPr="005B7532" w:rsidDel="005B7532">
          <w:rPr>
            <w:rStyle w:val="Hyperlink"/>
            <w:noProof/>
          </w:rPr>
          <w:delText>5.5.1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50</w:delText>
        </w:r>
      </w:del>
    </w:p>
    <w:p w:rsidR="00EE7D73" w:rsidDel="005B7532" w:rsidRDefault="00EE7D73">
      <w:pPr>
        <w:pStyle w:val="TOC3"/>
        <w:rPr>
          <w:del w:id="434" w:author="Pham Minh Tu" w:date="2019-12-25T16:36:00Z"/>
          <w:rFonts w:asciiTheme="minorHAnsi" w:eastAsiaTheme="minorEastAsia" w:hAnsiTheme="minorHAnsi" w:cstheme="minorBidi"/>
          <w:noProof/>
          <w:sz w:val="22"/>
          <w:szCs w:val="22"/>
          <w:lang w:eastAsia="en-US"/>
        </w:rPr>
      </w:pPr>
      <w:del w:id="435" w:author="Pham Minh Tu" w:date="2019-12-25T16:36:00Z">
        <w:r w:rsidRPr="005B7532" w:rsidDel="005B7532">
          <w:rPr>
            <w:rStyle w:val="Hyperlink"/>
            <w:noProof/>
          </w:rPr>
          <w:delText>5.5.2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51</w:delText>
        </w:r>
      </w:del>
    </w:p>
    <w:p w:rsidR="00EE7D73" w:rsidDel="005B7532" w:rsidRDefault="00EE7D73">
      <w:pPr>
        <w:pStyle w:val="TOC2"/>
        <w:tabs>
          <w:tab w:val="right" w:leader="dot" w:pos="8297"/>
        </w:tabs>
        <w:rPr>
          <w:del w:id="436" w:author="Pham Minh Tu" w:date="2019-12-25T16:36:00Z"/>
          <w:rFonts w:asciiTheme="minorHAnsi" w:eastAsiaTheme="minorEastAsia" w:hAnsiTheme="minorHAnsi" w:cstheme="minorBidi"/>
          <w:b w:val="0"/>
          <w:noProof/>
          <w:sz w:val="22"/>
          <w:szCs w:val="22"/>
          <w:lang w:eastAsia="en-US"/>
        </w:rPr>
      </w:pPr>
      <w:del w:id="437" w:author="Pham Minh Tu" w:date="2019-12-25T16:36:00Z">
        <w:r w:rsidRPr="005B7532" w:rsidDel="005B7532">
          <w:rPr>
            <w:rStyle w:val="Hyperlink"/>
            <w:b w:val="0"/>
            <w:noProof/>
          </w:rPr>
          <w:delText>5.6</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Renesas::Generator::MCALConfGen::Business::Generation::GenerationItems::StructMemberGenerationItem</w:delText>
        </w:r>
        <w:r w:rsidDel="005B7532">
          <w:rPr>
            <w:noProof/>
            <w:webHidden/>
          </w:rPr>
          <w:tab/>
          <w:delText>51</w:delText>
        </w:r>
      </w:del>
    </w:p>
    <w:p w:rsidR="00EE7D73" w:rsidDel="005B7532" w:rsidRDefault="00EE7D73">
      <w:pPr>
        <w:pStyle w:val="TOC3"/>
        <w:rPr>
          <w:del w:id="438" w:author="Pham Minh Tu" w:date="2019-12-25T16:36:00Z"/>
          <w:rFonts w:asciiTheme="minorHAnsi" w:eastAsiaTheme="minorEastAsia" w:hAnsiTheme="minorHAnsi" w:cstheme="minorBidi"/>
          <w:noProof/>
          <w:sz w:val="22"/>
          <w:szCs w:val="22"/>
          <w:lang w:eastAsia="en-US"/>
        </w:rPr>
      </w:pPr>
      <w:del w:id="439" w:author="Pham Minh Tu" w:date="2019-12-25T16:36:00Z">
        <w:r w:rsidRPr="005B7532" w:rsidDel="005B7532">
          <w:rPr>
            <w:rStyle w:val="Hyperlink"/>
            <w:noProof/>
          </w:rPr>
          <w:delText>5.6.1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52</w:delText>
        </w:r>
      </w:del>
    </w:p>
    <w:p w:rsidR="00EE7D73" w:rsidDel="005B7532" w:rsidRDefault="00EE7D73">
      <w:pPr>
        <w:pStyle w:val="TOC3"/>
        <w:rPr>
          <w:del w:id="440" w:author="Pham Minh Tu" w:date="2019-12-25T16:36:00Z"/>
          <w:rFonts w:asciiTheme="minorHAnsi" w:eastAsiaTheme="minorEastAsia" w:hAnsiTheme="minorHAnsi" w:cstheme="minorBidi"/>
          <w:noProof/>
          <w:sz w:val="22"/>
          <w:szCs w:val="22"/>
          <w:lang w:eastAsia="en-US"/>
        </w:rPr>
      </w:pPr>
      <w:del w:id="441" w:author="Pham Minh Tu" w:date="2019-12-25T16:36:00Z">
        <w:r w:rsidRPr="005B7532" w:rsidDel="005B7532">
          <w:rPr>
            <w:rStyle w:val="Hyperlink"/>
            <w:noProof/>
          </w:rPr>
          <w:delText>5.6.2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52</w:delText>
        </w:r>
      </w:del>
    </w:p>
    <w:p w:rsidR="00EE7D73" w:rsidDel="005B7532" w:rsidRDefault="00EE7D73">
      <w:pPr>
        <w:pStyle w:val="TOC2"/>
        <w:tabs>
          <w:tab w:val="right" w:leader="dot" w:pos="8297"/>
        </w:tabs>
        <w:rPr>
          <w:del w:id="442" w:author="Pham Minh Tu" w:date="2019-12-25T16:36:00Z"/>
          <w:rFonts w:asciiTheme="minorHAnsi" w:eastAsiaTheme="minorEastAsia" w:hAnsiTheme="minorHAnsi" w:cstheme="minorBidi"/>
          <w:b w:val="0"/>
          <w:noProof/>
          <w:sz w:val="22"/>
          <w:szCs w:val="22"/>
          <w:lang w:eastAsia="en-US"/>
        </w:rPr>
      </w:pPr>
      <w:del w:id="443" w:author="Pham Minh Tu" w:date="2019-12-25T16:36:00Z">
        <w:r w:rsidRPr="005B7532" w:rsidDel="005B7532">
          <w:rPr>
            <w:rStyle w:val="Hyperlink"/>
            <w:b w:val="0"/>
            <w:noProof/>
          </w:rPr>
          <w:delText>5.7</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Renesas::Generator::MCALConfGen::Business::Generation::GenerationItems::BaseGenerationItem</w:delText>
        </w:r>
        <w:r w:rsidDel="005B7532">
          <w:rPr>
            <w:noProof/>
            <w:webHidden/>
          </w:rPr>
          <w:tab/>
          <w:delText>53</w:delText>
        </w:r>
      </w:del>
    </w:p>
    <w:p w:rsidR="00EE7D73" w:rsidDel="005B7532" w:rsidRDefault="00EE7D73">
      <w:pPr>
        <w:pStyle w:val="TOC3"/>
        <w:rPr>
          <w:del w:id="444" w:author="Pham Minh Tu" w:date="2019-12-25T16:36:00Z"/>
          <w:rFonts w:asciiTheme="minorHAnsi" w:eastAsiaTheme="minorEastAsia" w:hAnsiTheme="minorHAnsi" w:cstheme="minorBidi"/>
          <w:noProof/>
          <w:sz w:val="22"/>
          <w:szCs w:val="22"/>
          <w:lang w:eastAsia="en-US"/>
        </w:rPr>
      </w:pPr>
      <w:del w:id="445" w:author="Pham Minh Tu" w:date="2019-12-25T16:36:00Z">
        <w:r w:rsidRPr="005B7532" w:rsidDel="005B7532">
          <w:rPr>
            <w:rStyle w:val="Hyperlink"/>
            <w:noProof/>
          </w:rPr>
          <w:delText>5.7.1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54</w:delText>
        </w:r>
      </w:del>
    </w:p>
    <w:p w:rsidR="00EE7D73" w:rsidDel="005B7532" w:rsidRDefault="00EE7D73">
      <w:pPr>
        <w:pStyle w:val="TOC3"/>
        <w:rPr>
          <w:del w:id="446" w:author="Pham Minh Tu" w:date="2019-12-25T16:36:00Z"/>
          <w:rFonts w:asciiTheme="minorHAnsi" w:eastAsiaTheme="minorEastAsia" w:hAnsiTheme="minorHAnsi" w:cstheme="minorBidi"/>
          <w:noProof/>
          <w:sz w:val="22"/>
          <w:szCs w:val="22"/>
          <w:lang w:eastAsia="en-US"/>
        </w:rPr>
      </w:pPr>
      <w:del w:id="447" w:author="Pham Minh Tu" w:date="2019-12-25T16:36:00Z">
        <w:r w:rsidRPr="005B7532" w:rsidDel="005B7532">
          <w:rPr>
            <w:rStyle w:val="Hyperlink"/>
            <w:noProof/>
          </w:rPr>
          <w:delText>5.7.2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57</w:delText>
        </w:r>
      </w:del>
    </w:p>
    <w:p w:rsidR="00EE7D73" w:rsidDel="005B7532" w:rsidRDefault="00EE7D73">
      <w:pPr>
        <w:pStyle w:val="TOC2"/>
        <w:tabs>
          <w:tab w:val="right" w:leader="dot" w:pos="8297"/>
        </w:tabs>
        <w:rPr>
          <w:del w:id="448" w:author="Pham Minh Tu" w:date="2019-12-25T16:36:00Z"/>
          <w:rFonts w:asciiTheme="minorHAnsi" w:eastAsiaTheme="minorEastAsia" w:hAnsiTheme="minorHAnsi" w:cstheme="minorBidi"/>
          <w:b w:val="0"/>
          <w:noProof/>
          <w:sz w:val="22"/>
          <w:szCs w:val="22"/>
          <w:lang w:eastAsia="en-US"/>
        </w:rPr>
      </w:pPr>
      <w:del w:id="449" w:author="Pham Minh Tu" w:date="2019-12-25T16:36:00Z">
        <w:r w:rsidRPr="005B7532" w:rsidDel="005B7532">
          <w:rPr>
            <w:rStyle w:val="Hyperlink"/>
            <w:b w:val="0"/>
            <w:noProof/>
          </w:rPr>
          <w:delText>5.8</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Renesas::Generator::MCALConfGen::Business::Generation::GenerationItems::CommentGenerationItem</w:delText>
        </w:r>
        <w:r w:rsidDel="005B7532">
          <w:rPr>
            <w:noProof/>
            <w:webHidden/>
          </w:rPr>
          <w:tab/>
          <w:delText>60</w:delText>
        </w:r>
      </w:del>
    </w:p>
    <w:p w:rsidR="00EE7D73" w:rsidDel="005B7532" w:rsidRDefault="00EE7D73">
      <w:pPr>
        <w:pStyle w:val="TOC3"/>
        <w:rPr>
          <w:del w:id="450" w:author="Pham Minh Tu" w:date="2019-12-25T16:36:00Z"/>
          <w:rFonts w:asciiTheme="minorHAnsi" w:eastAsiaTheme="minorEastAsia" w:hAnsiTheme="minorHAnsi" w:cstheme="minorBidi"/>
          <w:noProof/>
          <w:sz w:val="22"/>
          <w:szCs w:val="22"/>
          <w:lang w:eastAsia="en-US"/>
        </w:rPr>
      </w:pPr>
      <w:del w:id="451" w:author="Pham Minh Tu" w:date="2019-12-25T16:36:00Z">
        <w:r w:rsidRPr="005B7532" w:rsidDel="005B7532">
          <w:rPr>
            <w:rStyle w:val="Hyperlink"/>
            <w:noProof/>
          </w:rPr>
          <w:delText>5.8.1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60</w:delText>
        </w:r>
      </w:del>
    </w:p>
    <w:p w:rsidR="00EE7D73" w:rsidDel="005B7532" w:rsidRDefault="00EE7D73">
      <w:pPr>
        <w:pStyle w:val="TOC3"/>
        <w:rPr>
          <w:del w:id="452" w:author="Pham Minh Tu" w:date="2019-12-25T16:36:00Z"/>
          <w:rFonts w:asciiTheme="minorHAnsi" w:eastAsiaTheme="minorEastAsia" w:hAnsiTheme="minorHAnsi" w:cstheme="minorBidi"/>
          <w:noProof/>
          <w:sz w:val="22"/>
          <w:szCs w:val="22"/>
          <w:lang w:eastAsia="en-US"/>
        </w:rPr>
      </w:pPr>
      <w:del w:id="453" w:author="Pham Minh Tu" w:date="2019-12-25T16:36:00Z">
        <w:r w:rsidRPr="005B7532" w:rsidDel="005B7532">
          <w:rPr>
            <w:rStyle w:val="Hyperlink"/>
            <w:noProof/>
          </w:rPr>
          <w:delText>5.8.2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60</w:delText>
        </w:r>
      </w:del>
    </w:p>
    <w:p w:rsidR="00EE7D73" w:rsidDel="005B7532" w:rsidRDefault="00EE7D73">
      <w:pPr>
        <w:pStyle w:val="TOC2"/>
        <w:tabs>
          <w:tab w:val="right" w:leader="dot" w:pos="8297"/>
        </w:tabs>
        <w:rPr>
          <w:del w:id="454" w:author="Pham Minh Tu" w:date="2019-12-25T16:36:00Z"/>
          <w:rFonts w:asciiTheme="minorHAnsi" w:eastAsiaTheme="minorEastAsia" w:hAnsiTheme="minorHAnsi" w:cstheme="minorBidi"/>
          <w:b w:val="0"/>
          <w:noProof/>
          <w:sz w:val="22"/>
          <w:szCs w:val="22"/>
          <w:lang w:eastAsia="en-US"/>
        </w:rPr>
      </w:pPr>
      <w:del w:id="455" w:author="Pham Minh Tu" w:date="2019-12-25T16:36:00Z">
        <w:r w:rsidRPr="005B7532" w:rsidDel="005B7532">
          <w:rPr>
            <w:rStyle w:val="Hyperlink"/>
            <w:b w:val="0"/>
            <w:noProof/>
          </w:rPr>
          <w:delText>5.9</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Renesas::Generator::MCALConfGen::Business::Generation::GenerationItems::DefineGenerationItem</w:delText>
        </w:r>
        <w:r w:rsidDel="005B7532">
          <w:rPr>
            <w:noProof/>
            <w:webHidden/>
          </w:rPr>
          <w:tab/>
          <w:delText>61</w:delText>
        </w:r>
      </w:del>
    </w:p>
    <w:p w:rsidR="00EE7D73" w:rsidDel="005B7532" w:rsidRDefault="00EE7D73">
      <w:pPr>
        <w:pStyle w:val="TOC3"/>
        <w:rPr>
          <w:del w:id="456" w:author="Pham Minh Tu" w:date="2019-12-25T16:36:00Z"/>
          <w:rFonts w:asciiTheme="minorHAnsi" w:eastAsiaTheme="minorEastAsia" w:hAnsiTheme="minorHAnsi" w:cstheme="minorBidi"/>
          <w:noProof/>
          <w:sz w:val="22"/>
          <w:szCs w:val="22"/>
          <w:lang w:eastAsia="en-US"/>
        </w:rPr>
      </w:pPr>
      <w:del w:id="457" w:author="Pham Minh Tu" w:date="2019-12-25T16:36:00Z">
        <w:r w:rsidRPr="005B7532" w:rsidDel="005B7532">
          <w:rPr>
            <w:rStyle w:val="Hyperlink"/>
            <w:noProof/>
          </w:rPr>
          <w:delText>5.9.1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62</w:delText>
        </w:r>
      </w:del>
    </w:p>
    <w:p w:rsidR="00EE7D73" w:rsidDel="005B7532" w:rsidRDefault="00EE7D73">
      <w:pPr>
        <w:pStyle w:val="TOC3"/>
        <w:rPr>
          <w:del w:id="458" w:author="Pham Minh Tu" w:date="2019-12-25T16:36:00Z"/>
          <w:rFonts w:asciiTheme="minorHAnsi" w:eastAsiaTheme="minorEastAsia" w:hAnsiTheme="minorHAnsi" w:cstheme="minorBidi"/>
          <w:noProof/>
          <w:sz w:val="22"/>
          <w:szCs w:val="22"/>
          <w:lang w:eastAsia="en-US"/>
        </w:rPr>
      </w:pPr>
      <w:del w:id="459" w:author="Pham Minh Tu" w:date="2019-12-25T16:36:00Z">
        <w:r w:rsidRPr="005B7532" w:rsidDel="005B7532">
          <w:rPr>
            <w:rStyle w:val="Hyperlink"/>
            <w:noProof/>
          </w:rPr>
          <w:delText>5.9.2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62</w:delText>
        </w:r>
      </w:del>
    </w:p>
    <w:p w:rsidR="00EE7D73" w:rsidDel="005B7532" w:rsidRDefault="00EE7D73">
      <w:pPr>
        <w:pStyle w:val="TOC2"/>
        <w:tabs>
          <w:tab w:val="right" w:leader="dot" w:pos="8297"/>
        </w:tabs>
        <w:rPr>
          <w:del w:id="460" w:author="Pham Minh Tu" w:date="2019-12-25T16:36:00Z"/>
          <w:rFonts w:asciiTheme="minorHAnsi" w:eastAsiaTheme="minorEastAsia" w:hAnsiTheme="minorHAnsi" w:cstheme="minorBidi"/>
          <w:b w:val="0"/>
          <w:noProof/>
          <w:sz w:val="22"/>
          <w:szCs w:val="22"/>
          <w:lang w:eastAsia="en-US"/>
        </w:rPr>
      </w:pPr>
      <w:del w:id="461" w:author="Pham Minh Tu" w:date="2019-12-25T16:36:00Z">
        <w:r w:rsidRPr="005B7532" w:rsidDel="005B7532">
          <w:rPr>
            <w:rStyle w:val="Hyperlink"/>
            <w:b w:val="0"/>
            <w:noProof/>
          </w:rPr>
          <w:delText>5.10</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Renesas::Generator::MCALConfGen::Business::Generation::GenerationItems::StringGenerationItem</w:delText>
        </w:r>
        <w:r w:rsidDel="005B7532">
          <w:rPr>
            <w:noProof/>
            <w:webHidden/>
          </w:rPr>
          <w:tab/>
          <w:delText>64</w:delText>
        </w:r>
      </w:del>
    </w:p>
    <w:p w:rsidR="00EE7D73" w:rsidDel="005B7532" w:rsidRDefault="00EE7D73">
      <w:pPr>
        <w:pStyle w:val="TOC3"/>
        <w:rPr>
          <w:del w:id="462" w:author="Pham Minh Tu" w:date="2019-12-25T16:36:00Z"/>
          <w:rFonts w:asciiTheme="minorHAnsi" w:eastAsiaTheme="minorEastAsia" w:hAnsiTheme="minorHAnsi" w:cstheme="minorBidi"/>
          <w:noProof/>
          <w:sz w:val="22"/>
          <w:szCs w:val="22"/>
          <w:lang w:eastAsia="en-US"/>
        </w:rPr>
      </w:pPr>
      <w:del w:id="463" w:author="Pham Minh Tu" w:date="2019-12-25T16:36:00Z">
        <w:r w:rsidRPr="005B7532" w:rsidDel="005B7532">
          <w:rPr>
            <w:rStyle w:val="Hyperlink"/>
            <w:noProof/>
          </w:rPr>
          <w:delText>5.10.1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65</w:delText>
        </w:r>
      </w:del>
    </w:p>
    <w:p w:rsidR="00EE7D73" w:rsidDel="005B7532" w:rsidRDefault="00EE7D73">
      <w:pPr>
        <w:pStyle w:val="TOC3"/>
        <w:rPr>
          <w:del w:id="464" w:author="Pham Minh Tu" w:date="2019-12-25T16:36:00Z"/>
          <w:rFonts w:asciiTheme="minorHAnsi" w:eastAsiaTheme="minorEastAsia" w:hAnsiTheme="minorHAnsi" w:cstheme="minorBidi"/>
          <w:noProof/>
          <w:sz w:val="22"/>
          <w:szCs w:val="22"/>
          <w:lang w:eastAsia="en-US"/>
        </w:rPr>
      </w:pPr>
      <w:del w:id="465" w:author="Pham Minh Tu" w:date="2019-12-25T16:36:00Z">
        <w:r w:rsidRPr="005B7532" w:rsidDel="005B7532">
          <w:rPr>
            <w:rStyle w:val="Hyperlink"/>
            <w:noProof/>
          </w:rPr>
          <w:delText>5.10.2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65</w:delText>
        </w:r>
      </w:del>
    </w:p>
    <w:p w:rsidR="00EE7D73" w:rsidDel="005B7532" w:rsidRDefault="00EE7D73">
      <w:pPr>
        <w:pStyle w:val="TOC2"/>
        <w:tabs>
          <w:tab w:val="right" w:leader="dot" w:pos="8297"/>
        </w:tabs>
        <w:rPr>
          <w:del w:id="466" w:author="Pham Minh Tu" w:date="2019-12-25T16:36:00Z"/>
          <w:rFonts w:asciiTheme="minorHAnsi" w:eastAsiaTheme="minorEastAsia" w:hAnsiTheme="minorHAnsi" w:cstheme="minorBidi"/>
          <w:b w:val="0"/>
          <w:noProof/>
          <w:sz w:val="22"/>
          <w:szCs w:val="22"/>
          <w:lang w:eastAsia="en-US"/>
        </w:rPr>
      </w:pPr>
      <w:del w:id="467" w:author="Pham Minh Tu" w:date="2019-12-25T16:36:00Z">
        <w:r w:rsidRPr="005B7532" w:rsidDel="005B7532">
          <w:rPr>
            <w:rStyle w:val="Hyperlink"/>
            <w:b w:val="0"/>
            <w:noProof/>
          </w:rPr>
          <w:delText>5.11</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Renesas::Generator::MCALConfGen::Business::Generation::GenerationItems::StructGenerationItem</w:delText>
        </w:r>
        <w:r w:rsidDel="005B7532">
          <w:rPr>
            <w:noProof/>
            <w:webHidden/>
          </w:rPr>
          <w:tab/>
          <w:delText>65</w:delText>
        </w:r>
      </w:del>
    </w:p>
    <w:p w:rsidR="00EE7D73" w:rsidDel="005B7532" w:rsidRDefault="00EE7D73">
      <w:pPr>
        <w:pStyle w:val="TOC3"/>
        <w:rPr>
          <w:del w:id="468" w:author="Pham Minh Tu" w:date="2019-12-25T16:36:00Z"/>
          <w:rFonts w:asciiTheme="minorHAnsi" w:eastAsiaTheme="minorEastAsia" w:hAnsiTheme="minorHAnsi" w:cstheme="minorBidi"/>
          <w:noProof/>
          <w:sz w:val="22"/>
          <w:szCs w:val="22"/>
          <w:lang w:eastAsia="en-US"/>
        </w:rPr>
      </w:pPr>
      <w:del w:id="469" w:author="Pham Minh Tu" w:date="2019-12-25T16:36:00Z">
        <w:r w:rsidRPr="005B7532" w:rsidDel="005B7532">
          <w:rPr>
            <w:rStyle w:val="Hyperlink"/>
            <w:noProof/>
          </w:rPr>
          <w:delText>5.11.1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66</w:delText>
        </w:r>
      </w:del>
    </w:p>
    <w:p w:rsidR="00EE7D73" w:rsidDel="005B7532" w:rsidRDefault="00EE7D73">
      <w:pPr>
        <w:pStyle w:val="TOC3"/>
        <w:rPr>
          <w:del w:id="470" w:author="Pham Minh Tu" w:date="2019-12-25T16:36:00Z"/>
          <w:rFonts w:asciiTheme="minorHAnsi" w:eastAsiaTheme="minorEastAsia" w:hAnsiTheme="minorHAnsi" w:cstheme="minorBidi"/>
          <w:noProof/>
          <w:sz w:val="22"/>
          <w:szCs w:val="22"/>
          <w:lang w:eastAsia="en-US"/>
        </w:rPr>
      </w:pPr>
      <w:del w:id="471" w:author="Pham Minh Tu" w:date="2019-12-25T16:36:00Z">
        <w:r w:rsidRPr="005B7532" w:rsidDel="005B7532">
          <w:rPr>
            <w:rStyle w:val="Hyperlink"/>
            <w:noProof/>
          </w:rPr>
          <w:delText>5.11.2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66</w:delText>
        </w:r>
      </w:del>
    </w:p>
    <w:p w:rsidR="00EE7D73" w:rsidDel="005B7532" w:rsidRDefault="00EE7D73">
      <w:pPr>
        <w:pStyle w:val="TOC2"/>
        <w:tabs>
          <w:tab w:val="right" w:leader="dot" w:pos="8297"/>
        </w:tabs>
        <w:rPr>
          <w:del w:id="472" w:author="Pham Minh Tu" w:date="2019-12-25T16:36:00Z"/>
          <w:rFonts w:asciiTheme="minorHAnsi" w:eastAsiaTheme="minorEastAsia" w:hAnsiTheme="minorHAnsi" w:cstheme="minorBidi"/>
          <w:b w:val="0"/>
          <w:noProof/>
          <w:sz w:val="22"/>
          <w:szCs w:val="22"/>
          <w:lang w:eastAsia="en-US"/>
        </w:rPr>
      </w:pPr>
      <w:del w:id="473" w:author="Pham Minh Tu" w:date="2019-12-25T16:36:00Z">
        <w:r w:rsidRPr="005B7532" w:rsidDel="005B7532">
          <w:rPr>
            <w:rStyle w:val="Hyperlink"/>
            <w:b w:val="0"/>
            <w:noProof/>
          </w:rPr>
          <w:delText>5.12</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Renesas::Generator::MCALConfGen::Business::Generation::HeaderFileGeneration</w:delText>
        </w:r>
        <w:r w:rsidDel="005B7532">
          <w:rPr>
            <w:noProof/>
            <w:webHidden/>
          </w:rPr>
          <w:tab/>
          <w:delText>68</w:delText>
        </w:r>
      </w:del>
    </w:p>
    <w:p w:rsidR="00EE7D73" w:rsidDel="005B7532" w:rsidRDefault="00EE7D73">
      <w:pPr>
        <w:pStyle w:val="TOC3"/>
        <w:rPr>
          <w:del w:id="474" w:author="Pham Minh Tu" w:date="2019-12-25T16:36:00Z"/>
          <w:rFonts w:asciiTheme="minorHAnsi" w:eastAsiaTheme="minorEastAsia" w:hAnsiTheme="minorHAnsi" w:cstheme="minorBidi"/>
          <w:noProof/>
          <w:sz w:val="22"/>
          <w:szCs w:val="22"/>
          <w:lang w:eastAsia="en-US"/>
        </w:rPr>
      </w:pPr>
      <w:del w:id="475" w:author="Pham Minh Tu" w:date="2019-12-25T16:36:00Z">
        <w:r w:rsidRPr="005B7532" w:rsidDel="005B7532">
          <w:rPr>
            <w:rStyle w:val="Hyperlink"/>
            <w:noProof/>
          </w:rPr>
          <w:delText>5.12.1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68</w:delText>
        </w:r>
      </w:del>
    </w:p>
    <w:p w:rsidR="00EE7D73" w:rsidDel="005B7532" w:rsidRDefault="00EE7D73">
      <w:pPr>
        <w:pStyle w:val="TOC3"/>
        <w:rPr>
          <w:del w:id="476" w:author="Pham Minh Tu" w:date="2019-12-25T16:36:00Z"/>
          <w:rFonts w:asciiTheme="minorHAnsi" w:eastAsiaTheme="minorEastAsia" w:hAnsiTheme="minorHAnsi" w:cstheme="minorBidi"/>
          <w:noProof/>
          <w:sz w:val="22"/>
          <w:szCs w:val="22"/>
          <w:lang w:eastAsia="en-US"/>
        </w:rPr>
      </w:pPr>
      <w:del w:id="477" w:author="Pham Minh Tu" w:date="2019-12-25T16:36:00Z">
        <w:r w:rsidRPr="005B7532" w:rsidDel="005B7532">
          <w:rPr>
            <w:rStyle w:val="Hyperlink"/>
            <w:noProof/>
          </w:rPr>
          <w:delText>5.12.2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68</w:delText>
        </w:r>
      </w:del>
    </w:p>
    <w:p w:rsidR="00EE7D73" w:rsidDel="005B7532" w:rsidRDefault="00EE7D73">
      <w:pPr>
        <w:pStyle w:val="TOC2"/>
        <w:tabs>
          <w:tab w:val="right" w:leader="dot" w:pos="8297"/>
        </w:tabs>
        <w:rPr>
          <w:del w:id="478" w:author="Pham Minh Tu" w:date="2019-12-25T16:36:00Z"/>
          <w:rFonts w:asciiTheme="minorHAnsi" w:eastAsiaTheme="minorEastAsia" w:hAnsiTheme="minorHAnsi" w:cstheme="minorBidi"/>
          <w:b w:val="0"/>
          <w:noProof/>
          <w:sz w:val="22"/>
          <w:szCs w:val="22"/>
          <w:lang w:eastAsia="en-US"/>
        </w:rPr>
      </w:pPr>
      <w:del w:id="479" w:author="Pham Minh Tu" w:date="2019-12-25T16:36:00Z">
        <w:r w:rsidRPr="005B7532" w:rsidDel="005B7532">
          <w:rPr>
            <w:rStyle w:val="Hyperlink"/>
            <w:b w:val="0"/>
            <w:noProof/>
          </w:rPr>
          <w:delText>5.13</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Renesas::Generator::MCALConfGen::Business::Generation::ItemGenerationAttribute</w:delText>
        </w:r>
        <w:r w:rsidDel="005B7532">
          <w:rPr>
            <w:noProof/>
            <w:webHidden/>
          </w:rPr>
          <w:tab/>
          <w:delText>71</w:delText>
        </w:r>
      </w:del>
    </w:p>
    <w:p w:rsidR="00EE7D73" w:rsidDel="005B7532" w:rsidRDefault="00EE7D73">
      <w:pPr>
        <w:pStyle w:val="TOC3"/>
        <w:rPr>
          <w:del w:id="480" w:author="Pham Minh Tu" w:date="2019-12-25T16:36:00Z"/>
          <w:rFonts w:asciiTheme="minorHAnsi" w:eastAsiaTheme="minorEastAsia" w:hAnsiTheme="minorHAnsi" w:cstheme="minorBidi"/>
          <w:noProof/>
          <w:sz w:val="22"/>
          <w:szCs w:val="22"/>
          <w:lang w:eastAsia="en-US"/>
        </w:rPr>
      </w:pPr>
      <w:del w:id="481" w:author="Pham Minh Tu" w:date="2019-12-25T16:36:00Z">
        <w:r w:rsidRPr="005B7532" w:rsidDel="005B7532">
          <w:rPr>
            <w:rStyle w:val="Hyperlink"/>
            <w:noProof/>
          </w:rPr>
          <w:delText>5.13.1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72</w:delText>
        </w:r>
      </w:del>
    </w:p>
    <w:p w:rsidR="00EE7D73" w:rsidDel="005B7532" w:rsidRDefault="00EE7D73">
      <w:pPr>
        <w:pStyle w:val="TOC3"/>
        <w:rPr>
          <w:del w:id="482" w:author="Pham Minh Tu" w:date="2019-12-25T16:36:00Z"/>
          <w:rFonts w:asciiTheme="minorHAnsi" w:eastAsiaTheme="minorEastAsia" w:hAnsiTheme="minorHAnsi" w:cstheme="minorBidi"/>
          <w:noProof/>
          <w:sz w:val="22"/>
          <w:szCs w:val="22"/>
          <w:lang w:eastAsia="en-US"/>
        </w:rPr>
      </w:pPr>
      <w:del w:id="483" w:author="Pham Minh Tu" w:date="2019-12-25T16:36:00Z">
        <w:r w:rsidRPr="005B7532" w:rsidDel="005B7532">
          <w:rPr>
            <w:rStyle w:val="Hyperlink"/>
            <w:noProof/>
          </w:rPr>
          <w:delText>5.13.2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73</w:delText>
        </w:r>
      </w:del>
    </w:p>
    <w:p w:rsidR="00EE7D73" w:rsidDel="005B7532" w:rsidRDefault="00EE7D73">
      <w:pPr>
        <w:pStyle w:val="TOC2"/>
        <w:tabs>
          <w:tab w:val="right" w:leader="dot" w:pos="8297"/>
        </w:tabs>
        <w:rPr>
          <w:del w:id="484" w:author="Pham Minh Tu" w:date="2019-12-25T16:36:00Z"/>
          <w:rFonts w:asciiTheme="minorHAnsi" w:eastAsiaTheme="minorEastAsia" w:hAnsiTheme="minorHAnsi" w:cstheme="minorBidi"/>
          <w:b w:val="0"/>
          <w:noProof/>
          <w:sz w:val="22"/>
          <w:szCs w:val="22"/>
          <w:lang w:eastAsia="en-US"/>
        </w:rPr>
      </w:pPr>
      <w:del w:id="485" w:author="Pham Minh Tu" w:date="2019-12-25T16:36:00Z">
        <w:r w:rsidRPr="005B7532" w:rsidDel="005B7532">
          <w:rPr>
            <w:rStyle w:val="Hyperlink"/>
            <w:b w:val="0"/>
            <w:noProof/>
          </w:rPr>
          <w:delText>5.14</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Renesas::Generator::MCALConfGen::Business::Generation::NewLineAttribute</w:delText>
        </w:r>
        <w:r w:rsidDel="005B7532">
          <w:rPr>
            <w:noProof/>
            <w:webHidden/>
          </w:rPr>
          <w:tab/>
          <w:delText>74</w:delText>
        </w:r>
      </w:del>
    </w:p>
    <w:p w:rsidR="00EE7D73" w:rsidDel="005B7532" w:rsidRDefault="00EE7D73">
      <w:pPr>
        <w:pStyle w:val="TOC3"/>
        <w:rPr>
          <w:del w:id="486" w:author="Pham Minh Tu" w:date="2019-12-25T16:36:00Z"/>
          <w:rFonts w:asciiTheme="minorHAnsi" w:eastAsiaTheme="minorEastAsia" w:hAnsiTheme="minorHAnsi" w:cstheme="minorBidi"/>
          <w:noProof/>
          <w:sz w:val="22"/>
          <w:szCs w:val="22"/>
          <w:lang w:eastAsia="en-US"/>
        </w:rPr>
      </w:pPr>
      <w:del w:id="487" w:author="Pham Minh Tu" w:date="2019-12-25T16:36:00Z">
        <w:r w:rsidRPr="005B7532" w:rsidDel="005B7532">
          <w:rPr>
            <w:rStyle w:val="Hyperlink"/>
            <w:noProof/>
          </w:rPr>
          <w:delText>5.14.1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74</w:delText>
        </w:r>
      </w:del>
    </w:p>
    <w:p w:rsidR="00EE7D73" w:rsidDel="005B7532" w:rsidRDefault="00EE7D73">
      <w:pPr>
        <w:pStyle w:val="TOC3"/>
        <w:rPr>
          <w:del w:id="488" w:author="Pham Minh Tu" w:date="2019-12-25T16:36:00Z"/>
          <w:rFonts w:asciiTheme="minorHAnsi" w:eastAsiaTheme="minorEastAsia" w:hAnsiTheme="minorHAnsi" w:cstheme="minorBidi"/>
          <w:noProof/>
          <w:sz w:val="22"/>
          <w:szCs w:val="22"/>
          <w:lang w:eastAsia="en-US"/>
        </w:rPr>
      </w:pPr>
      <w:del w:id="489" w:author="Pham Minh Tu" w:date="2019-12-25T16:36:00Z">
        <w:r w:rsidRPr="005B7532" w:rsidDel="005B7532">
          <w:rPr>
            <w:rStyle w:val="Hyperlink"/>
            <w:noProof/>
          </w:rPr>
          <w:delText>5.14.2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74</w:delText>
        </w:r>
      </w:del>
    </w:p>
    <w:p w:rsidR="00EE7D73" w:rsidDel="005B7532" w:rsidRDefault="00EE7D73">
      <w:pPr>
        <w:pStyle w:val="TOC2"/>
        <w:tabs>
          <w:tab w:val="right" w:leader="dot" w:pos="8297"/>
        </w:tabs>
        <w:rPr>
          <w:del w:id="490" w:author="Pham Minh Tu" w:date="2019-12-25T16:36:00Z"/>
          <w:rFonts w:asciiTheme="minorHAnsi" w:eastAsiaTheme="minorEastAsia" w:hAnsiTheme="minorHAnsi" w:cstheme="minorBidi"/>
          <w:b w:val="0"/>
          <w:noProof/>
          <w:sz w:val="22"/>
          <w:szCs w:val="22"/>
          <w:lang w:eastAsia="en-US"/>
        </w:rPr>
      </w:pPr>
      <w:del w:id="491" w:author="Pham Minh Tu" w:date="2019-12-25T16:36:00Z">
        <w:r w:rsidRPr="005B7532" w:rsidDel="005B7532">
          <w:rPr>
            <w:rStyle w:val="Hyperlink"/>
            <w:b w:val="0"/>
            <w:noProof/>
          </w:rPr>
          <w:delText>5.15</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Renesas::Generator::MCALConfGen::Business::Generation::Section</w:delText>
        </w:r>
        <w:r w:rsidDel="005B7532">
          <w:rPr>
            <w:noProof/>
            <w:webHidden/>
          </w:rPr>
          <w:tab/>
          <w:delText>75</w:delText>
        </w:r>
      </w:del>
    </w:p>
    <w:p w:rsidR="00EE7D73" w:rsidDel="005B7532" w:rsidRDefault="00EE7D73">
      <w:pPr>
        <w:pStyle w:val="TOC3"/>
        <w:rPr>
          <w:del w:id="492" w:author="Pham Minh Tu" w:date="2019-12-25T16:36:00Z"/>
          <w:rFonts w:asciiTheme="minorHAnsi" w:eastAsiaTheme="minorEastAsia" w:hAnsiTheme="minorHAnsi" w:cstheme="minorBidi"/>
          <w:noProof/>
          <w:sz w:val="22"/>
          <w:szCs w:val="22"/>
          <w:lang w:eastAsia="en-US"/>
        </w:rPr>
      </w:pPr>
      <w:del w:id="493" w:author="Pham Minh Tu" w:date="2019-12-25T16:36:00Z">
        <w:r w:rsidRPr="005B7532" w:rsidDel="005B7532">
          <w:rPr>
            <w:rStyle w:val="Hyperlink"/>
            <w:noProof/>
          </w:rPr>
          <w:delText>5.15.1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75</w:delText>
        </w:r>
      </w:del>
    </w:p>
    <w:p w:rsidR="00EE7D73" w:rsidDel="005B7532" w:rsidRDefault="00EE7D73">
      <w:pPr>
        <w:pStyle w:val="TOC3"/>
        <w:rPr>
          <w:del w:id="494" w:author="Pham Minh Tu" w:date="2019-12-25T16:36:00Z"/>
          <w:rFonts w:asciiTheme="minorHAnsi" w:eastAsiaTheme="minorEastAsia" w:hAnsiTheme="minorHAnsi" w:cstheme="minorBidi"/>
          <w:noProof/>
          <w:sz w:val="22"/>
          <w:szCs w:val="22"/>
          <w:lang w:eastAsia="en-US"/>
        </w:rPr>
      </w:pPr>
      <w:del w:id="495" w:author="Pham Minh Tu" w:date="2019-12-25T16:36:00Z">
        <w:r w:rsidRPr="005B7532" w:rsidDel="005B7532">
          <w:rPr>
            <w:rStyle w:val="Hyperlink"/>
            <w:noProof/>
          </w:rPr>
          <w:delText>5.15.2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76</w:delText>
        </w:r>
      </w:del>
    </w:p>
    <w:p w:rsidR="00EE7D73" w:rsidDel="005B7532" w:rsidRDefault="00EE7D73">
      <w:pPr>
        <w:pStyle w:val="TOC2"/>
        <w:tabs>
          <w:tab w:val="right" w:leader="dot" w:pos="8297"/>
        </w:tabs>
        <w:rPr>
          <w:del w:id="496" w:author="Pham Minh Tu" w:date="2019-12-25T16:36:00Z"/>
          <w:rFonts w:asciiTheme="minorHAnsi" w:eastAsiaTheme="minorEastAsia" w:hAnsiTheme="minorHAnsi" w:cstheme="minorBidi"/>
          <w:b w:val="0"/>
          <w:noProof/>
          <w:sz w:val="22"/>
          <w:szCs w:val="22"/>
          <w:lang w:eastAsia="en-US"/>
        </w:rPr>
      </w:pPr>
      <w:del w:id="497" w:author="Pham Minh Tu" w:date="2019-12-25T16:36:00Z">
        <w:r w:rsidRPr="005B7532" w:rsidDel="005B7532">
          <w:rPr>
            <w:rStyle w:val="Hyperlink"/>
            <w:b w:val="0"/>
            <w:noProof/>
          </w:rPr>
          <w:delText>5.16</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Renesas::Generator::MCALConfGen::Business::Generation::SourceFileGeneration</w:delText>
        </w:r>
        <w:r w:rsidDel="005B7532">
          <w:rPr>
            <w:noProof/>
            <w:webHidden/>
          </w:rPr>
          <w:tab/>
          <w:delText>77</w:delText>
        </w:r>
      </w:del>
    </w:p>
    <w:p w:rsidR="00EE7D73" w:rsidDel="005B7532" w:rsidRDefault="00EE7D73">
      <w:pPr>
        <w:pStyle w:val="TOC3"/>
        <w:rPr>
          <w:del w:id="498" w:author="Pham Minh Tu" w:date="2019-12-25T16:36:00Z"/>
          <w:rFonts w:asciiTheme="minorHAnsi" w:eastAsiaTheme="minorEastAsia" w:hAnsiTheme="minorHAnsi" w:cstheme="minorBidi"/>
          <w:noProof/>
          <w:sz w:val="22"/>
          <w:szCs w:val="22"/>
          <w:lang w:eastAsia="en-US"/>
        </w:rPr>
      </w:pPr>
      <w:del w:id="499" w:author="Pham Minh Tu" w:date="2019-12-25T16:36:00Z">
        <w:r w:rsidRPr="005B7532" w:rsidDel="005B7532">
          <w:rPr>
            <w:rStyle w:val="Hyperlink"/>
            <w:noProof/>
          </w:rPr>
          <w:delText>5.16.1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77</w:delText>
        </w:r>
      </w:del>
    </w:p>
    <w:p w:rsidR="00EE7D73" w:rsidDel="005B7532" w:rsidRDefault="00EE7D73">
      <w:pPr>
        <w:pStyle w:val="TOC3"/>
        <w:rPr>
          <w:del w:id="500" w:author="Pham Minh Tu" w:date="2019-12-25T16:36:00Z"/>
          <w:rFonts w:asciiTheme="minorHAnsi" w:eastAsiaTheme="minorEastAsia" w:hAnsiTheme="minorHAnsi" w:cstheme="minorBidi"/>
          <w:noProof/>
          <w:sz w:val="22"/>
          <w:szCs w:val="22"/>
          <w:lang w:eastAsia="en-US"/>
        </w:rPr>
      </w:pPr>
      <w:del w:id="501" w:author="Pham Minh Tu" w:date="2019-12-25T16:36:00Z">
        <w:r w:rsidRPr="005B7532" w:rsidDel="005B7532">
          <w:rPr>
            <w:rStyle w:val="Hyperlink"/>
            <w:noProof/>
          </w:rPr>
          <w:delText>5.16.2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77</w:delText>
        </w:r>
      </w:del>
    </w:p>
    <w:p w:rsidR="00EE7D73" w:rsidDel="005B7532" w:rsidRDefault="00EE7D73">
      <w:pPr>
        <w:pStyle w:val="TOC2"/>
        <w:tabs>
          <w:tab w:val="right" w:leader="dot" w:pos="8297"/>
        </w:tabs>
        <w:rPr>
          <w:del w:id="502" w:author="Pham Minh Tu" w:date="2019-12-25T16:36:00Z"/>
          <w:rFonts w:asciiTheme="minorHAnsi" w:eastAsiaTheme="minorEastAsia" w:hAnsiTheme="minorHAnsi" w:cstheme="minorBidi"/>
          <w:b w:val="0"/>
          <w:noProof/>
          <w:sz w:val="22"/>
          <w:szCs w:val="22"/>
          <w:lang w:eastAsia="en-US"/>
        </w:rPr>
      </w:pPr>
      <w:del w:id="503" w:author="Pham Minh Tu" w:date="2019-12-25T16:36:00Z">
        <w:r w:rsidRPr="005B7532" w:rsidDel="005B7532">
          <w:rPr>
            <w:rStyle w:val="Hyperlink"/>
            <w:b w:val="0"/>
            <w:noProof/>
          </w:rPr>
          <w:delText>5.17</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Renesas::Generator::MCALConfGen::Business::Intermediate::BaseIntermediate</w:delText>
        </w:r>
        <w:r w:rsidDel="005B7532">
          <w:rPr>
            <w:noProof/>
            <w:webHidden/>
          </w:rPr>
          <w:tab/>
          <w:delText>80</w:delText>
        </w:r>
      </w:del>
    </w:p>
    <w:p w:rsidR="00EE7D73" w:rsidDel="005B7532" w:rsidRDefault="00EE7D73">
      <w:pPr>
        <w:pStyle w:val="TOC3"/>
        <w:rPr>
          <w:del w:id="504" w:author="Pham Minh Tu" w:date="2019-12-25T16:36:00Z"/>
          <w:rFonts w:asciiTheme="minorHAnsi" w:eastAsiaTheme="minorEastAsia" w:hAnsiTheme="minorHAnsi" w:cstheme="minorBidi"/>
          <w:noProof/>
          <w:sz w:val="22"/>
          <w:szCs w:val="22"/>
          <w:lang w:eastAsia="en-US"/>
        </w:rPr>
      </w:pPr>
      <w:del w:id="505" w:author="Pham Minh Tu" w:date="2019-12-25T16:36:00Z">
        <w:r w:rsidRPr="005B7532" w:rsidDel="005B7532">
          <w:rPr>
            <w:rStyle w:val="Hyperlink"/>
            <w:noProof/>
          </w:rPr>
          <w:delText>5.17.1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80</w:delText>
        </w:r>
      </w:del>
    </w:p>
    <w:p w:rsidR="00EE7D73" w:rsidDel="005B7532" w:rsidRDefault="00EE7D73">
      <w:pPr>
        <w:pStyle w:val="TOC3"/>
        <w:rPr>
          <w:del w:id="506" w:author="Pham Minh Tu" w:date="2019-12-25T16:36:00Z"/>
          <w:rFonts w:asciiTheme="minorHAnsi" w:eastAsiaTheme="minorEastAsia" w:hAnsiTheme="minorHAnsi" w:cstheme="minorBidi"/>
          <w:noProof/>
          <w:sz w:val="22"/>
          <w:szCs w:val="22"/>
          <w:lang w:eastAsia="en-US"/>
        </w:rPr>
      </w:pPr>
      <w:del w:id="507" w:author="Pham Minh Tu" w:date="2019-12-25T16:36:00Z">
        <w:r w:rsidRPr="005B7532" w:rsidDel="005B7532">
          <w:rPr>
            <w:rStyle w:val="Hyperlink"/>
            <w:noProof/>
          </w:rPr>
          <w:delText>5.17.2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81</w:delText>
        </w:r>
      </w:del>
    </w:p>
    <w:p w:rsidR="00EE7D73" w:rsidDel="005B7532" w:rsidRDefault="00EE7D73">
      <w:pPr>
        <w:pStyle w:val="TOC2"/>
        <w:tabs>
          <w:tab w:val="right" w:leader="dot" w:pos="8297"/>
        </w:tabs>
        <w:rPr>
          <w:del w:id="508" w:author="Pham Minh Tu" w:date="2019-12-25T16:36:00Z"/>
          <w:rFonts w:asciiTheme="minorHAnsi" w:eastAsiaTheme="minorEastAsia" w:hAnsiTheme="minorHAnsi" w:cstheme="minorBidi"/>
          <w:b w:val="0"/>
          <w:noProof/>
          <w:sz w:val="22"/>
          <w:szCs w:val="22"/>
          <w:lang w:eastAsia="en-US"/>
        </w:rPr>
      </w:pPr>
      <w:del w:id="509" w:author="Pham Minh Tu" w:date="2019-12-25T16:36:00Z">
        <w:r w:rsidRPr="005B7532" w:rsidDel="005B7532">
          <w:rPr>
            <w:rStyle w:val="Hyperlink"/>
            <w:b w:val="0"/>
            <w:noProof/>
          </w:rPr>
          <w:delText>5.18</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Renesas::Generator::MCALConfGen::Business::Parser::ParserXML</w:delText>
        </w:r>
        <w:r w:rsidDel="005B7532">
          <w:rPr>
            <w:noProof/>
            <w:webHidden/>
          </w:rPr>
          <w:tab/>
          <w:delText>82</w:delText>
        </w:r>
      </w:del>
    </w:p>
    <w:p w:rsidR="00EE7D73" w:rsidDel="005B7532" w:rsidRDefault="00EE7D73">
      <w:pPr>
        <w:pStyle w:val="TOC3"/>
        <w:rPr>
          <w:del w:id="510" w:author="Pham Minh Tu" w:date="2019-12-25T16:36:00Z"/>
          <w:rFonts w:asciiTheme="minorHAnsi" w:eastAsiaTheme="minorEastAsia" w:hAnsiTheme="minorHAnsi" w:cstheme="minorBidi"/>
          <w:noProof/>
          <w:sz w:val="22"/>
          <w:szCs w:val="22"/>
          <w:lang w:eastAsia="en-US"/>
        </w:rPr>
      </w:pPr>
      <w:del w:id="511" w:author="Pham Minh Tu" w:date="2019-12-25T16:36:00Z">
        <w:r w:rsidRPr="005B7532" w:rsidDel="005B7532">
          <w:rPr>
            <w:rStyle w:val="Hyperlink"/>
            <w:noProof/>
          </w:rPr>
          <w:delText>5.18.1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85</w:delText>
        </w:r>
      </w:del>
    </w:p>
    <w:p w:rsidR="00EE7D73" w:rsidDel="005B7532" w:rsidRDefault="00EE7D73">
      <w:pPr>
        <w:pStyle w:val="TOC3"/>
        <w:rPr>
          <w:del w:id="512" w:author="Pham Minh Tu" w:date="2019-12-25T16:36:00Z"/>
          <w:rFonts w:asciiTheme="minorHAnsi" w:eastAsiaTheme="minorEastAsia" w:hAnsiTheme="minorHAnsi" w:cstheme="minorBidi"/>
          <w:noProof/>
          <w:sz w:val="22"/>
          <w:szCs w:val="22"/>
          <w:lang w:eastAsia="en-US"/>
        </w:rPr>
      </w:pPr>
      <w:del w:id="513" w:author="Pham Minh Tu" w:date="2019-12-25T16:36:00Z">
        <w:r w:rsidRPr="005B7532" w:rsidDel="005B7532">
          <w:rPr>
            <w:rStyle w:val="Hyperlink"/>
            <w:noProof/>
          </w:rPr>
          <w:delText>5.18.2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87</w:delText>
        </w:r>
      </w:del>
    </w:p>
    <w:p w:rsidR="00EE7D73" w:rsidDel="005B7532" w:rsidRDefault="00EE7D73">
      <w:pPr>
        <w:pStyle w:val="TOC2"/>
        <w:tabs>
          <w:tab w:val="right" w:leader="dot" w:pos="8297"/>
        </w:tabs>
        <w:rPr>
          <w:del w:id="514" w:author="Pham Minh Tu" w:date="2019-12-25T16:36:00Z"/>
          <w:rFonts w:asciiTheme="minorHAnsi" w:eastAsiaTheme="minorEastAsia" w:hAnsiTheme="minorHAnsi" w:cstheme="minorBidi"/>
          <w:b w:val="0"/>
          <w:noProof/>
          <w:sz w:val="22"/>
          <w:szCs w:val="22"/>
          <w:lang w:eastAsia="en-US"/>
        </w:rPr>
      </w:pPr>
      <w:del w:id="515" w:author="Pham Minh Tu" w:date="2019-12-25T16:36:00Z">
        <w:r w:rsidRPr="005B7532" w:rsidDel="005B7532">
          <w:rPr>
            <w:rStyle w:val="Hyperlink"/>
            <w:b w:val="0"/>
            <w:noProof/>
          </w:rPr>
          <w:delText>5.19</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Renesas::Generator::MCALConfGen::Business::Validation::BaseValidation</w:delText>
        </w:r>
        <w:r w:rsidDel="005B7532">
          <w:rPr>
            <w:noProof/>
            <w:webHidden/>
          </w:rPr>
          <w:tab/>
          <w:delText>107</w:delText>
        </w:r>
      </w:del>
    </w:p>
    <w:p w:rsidR="00EE7D73" w:rsidDel="005B7532" w:rsidRDefault="00EE7D73">
      <w:pPr>
        <w:pStyle w:val="TOC3"/>
        <w:rPr>
          <w:del w:id="516" w:author="Pham Minh Tu" w:date="2019-12-25T16:36:00Z"/>
          <w:rFonts w:asciiTheme="minorHAnsi" w:eastAsiaTheme="minorEastAsia" w:hAnsiTheme="minorHAnsi" w:cstheme="minorBidi"/>
          <w:noProof/>
          <w:sz w:val="22"/>
          <w:szCs w:val="22"/>
          <w:lang w:eastAsia="en-US"/>
        </w:rPr>
      </w:pPr>
      <w:del w:id="517" w:author="Pham Minh Tu" w:date="2019-12-25T16:36:00Z">
        <w:r w:rsidRPr="005B7532" w:rsidDel="005B7532">
          <w:rPr>
            <w:rStyle w:val="Hyperlink"/>
            <w:noProof/>
          </w:rPr>
          <w:delText>5.19.1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109</w:delText>
        </w:r>
      </w:del>
    </w:p>
    <w:p w:rsidR="00EE7D73" w:rsidDel="005B7532" w:rsidRDefault="00EE7D73">
      <w:pPr>
        <w:pStyle w:val="TOC3"/>
        <w:rPr>
          <w:del w:id="518" w:author="Pham Minh Tu" w:date="2019-12-25T16:36:00Z"/>
          <w:rFonts w:asciiTheme="minorHAnsi" w:eastAsiaTheme="minorEastAsia" w:hAnsiTheme="minorHAnsi" w:cstheme="minorBidi"/>
          <w:noProof/>
          <w:sz w:val="22"/>
          <w:szCs w:val="22"/>
          <w:lang w:eastAsia="en-US"/>
        </w:rPr>
      </w:pPr>
      <w:del w:id="519" w:author="Pham Minh Tu" w:date="2019-12-25T16:36:00Z">
        <w:r w:rsidRPr="005B7532" w:rsidDel="005B7532">
          <w:rPr>
            <w:rStyle w:val="Hyperlink"/>
            <w:noProof/>
          </w:rPr>
          <w:delText>5.19.2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110</w:delText>
        </w:r>
      </w:del>
    </w:p>
    <w:p w:rsidR="00EE7D73" w:rsidDel="005B7532" w:rsidRDefault="00EE7D73">
      <w:pPr>
        <w:pStyle w:val="TOC2"/>
        <w:tabs>
          <w:tab w:val="right" w:leader="dot" w:pos="8297"/>
        </w:tabs>
        <w:rPr>
          <w:del w:id="520" w:author="Pham Minh Tu" w:date="2019-12-25T16:36:00Z"/>
          <w:rFonts w:asciiTheme="minorHAnsi" w:eastAsiaTheme="minorEastAsia" w:hAnsiTheme="minorHAnsi" w:cstheme="minorBidi"/>
          <w:b w:val="0"/>
          <w:noProof/>
          <w:sz w:val="22"/>
          <w:szCs w:val="22"/>
          <w:lang w:eastAsia="en-US"/>
        </w:rPr>
      </w:pPr>
      <w:del w:id="521" w:author="Pham Minh Tu" w:date="2019-12-25T16:36:00Z">
        <w:r w:rsidRPr="005B7532" w:rsidDel="005B7532">
          <w:rPr>
            <w:rStyle w:val="Hyperlink"/>
            <w:b w:val="0"/>
            <w:noProof/>
          </w:rPr>
          <w:delText>5.20</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Renesas::Generator::MCALConfGen::Business::Validation::ValidationResult</w:delText>
        </w:r>
        <w:r w:rsidDel="005B7532">
          <w:rPr>
            <w:noProof/>
            <w:webHidden/>
          </w:rPr>
          <w:tab/>
          <w:delText>121</w:delText>
        </w:r>
      </w:del>
    </w:p>
    <w:p w:rsidR="00EE7D73" w:rsidDel="005B7532" w:rsidRDefault="00EE7D73">
      <w:pPr>
        <w:pStyle w:val="TOC3"/>
        <w:rPr>
          <w:del w:id="522" w:author="Pham Minh Tu" w:date="2019-12-25T16:36:00Z"/>
          <w:rFonts w:asciiTheme="minorHAnsi" w:eastAsiaTheme="minorEastAsia" w:hAnsiTheme="minorHAnsi" w:cstheme="minorBidi"/>
          <w:noProof/>
          <w:sz w:val="22"/>
          <w:szCs w:val="22"/>
          <w:lang w:eastAsia="en-US"/>
        </w:rPr>
      </w:pPr>
      <w:del w:id="523" w:author="Pham Minh Tu" w:date="2019-12-25T16:36:00Z">
        <w:r w:rsidRPr="005B7532" w:rsidDel="005B7532">
          <w:rPr>
            <w:rStyle w:val="Hyperlink"/>
            <w:noProof/>
          </w:rPr>
          <w:delText>5.20.1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121</w:delText>
        </w:r>
      </w:del>
    </w:p>
    <w:p w:rsidR="00EE7D73" w:rsidDel="005B7532" w:rsidRDefault="00EE7D73">
      <w:pPr>
        <w:pStyle w:val="TOC3"/>
        <w:rPr>
          <w:del w:id="524" w:author="Pham Minh Tu" w:date="2019-12-25T16:36:00Z"/>
          <w:rFonts w:asciiTheme="minorHAnsi" w:eastAsiaTheme="minorEastAsia" w:hAnsiTheme="minorHAnsi" w:cstheme="minorBidi"/>
          <w:noProof/>
          <w:sz w:val="22"/>
          <w:szCs w:val="22"/>
          <w:lang w:eastAsia="en-US"/>
        </w:rPr>
      </w:pPr>
      <w:del w:id="525" w:author="Pham Minh Tu" w:date="2019-12-25T16:36:00Z">
        <w:r w:rsidRPr="005B7532" w:rsidDel="005B7532">
          <w:rPr>
            <w:rStyle w:val="Hyperlink"/>
            <w:noProof/>
          </w:rPr>
          <w:delText>5.20.2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123</w:delText>
        </w:r>
      </w:del>
    </w:p>
    <w:p w:rsidR="00EE7D73" w:rsidDel="005B7532" w:rsidRDefault="00EE7D73">
      <w:pPr>
        <w:pStyle w:val="TOC2"/>
        <w:tabs>
          <w:tab w:val="right" w:leader="dot" w:pos="8297"/>
        </w:tabs>
        <w:rPr>
          <w:del w:id="526" w:author="Pham Minh Tu" w:date="2019-12-25T16:36:00Z"/>
          <w:rFonts w:asciiTheme="minorHAnsi" w:eastAsiaTheme="minorEastAsia" w:hAnsiTheme="minorHAnsi" w:cstheme="minorBidi"/>
          <w:b w:val="0"/>
          <w:noProof/>
          <w:sz w:val="22"/>
          <w:szCs w:val="22"/>
          <w:lang w:eastAsia="en-US"/>
        </w:rPr>
      </w:pPr>
      <w:del w:id="527" w:author="Pham Minh Tu" w:date="2019-12-25T16:36:00Z">
        <w:r w:rsidRPr="005B7532" w:rsidDel="005B7532">
          <w:rPr>
            <w:rStyle w:val="Hyperlink"/>
            <w:b w:val="0"/>
            <w:noProof/>
          </w:rPr>
          <w:delText>5.21</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Renesas::Generator::MCALConfGen::Business::Validation::ValidationRuleAttribute</w:delText>
        </w:r>
        <w:r w:rsidDel="005B7532">
          <w:rPr>
            <w:noProof/>
            <w:webHidden/>
          </w:rPr>
          <w:tab/>
          <w:delText>125</w:delText>
        </w:r>
      </w:del>
    </w:p>
    <w:p w:rsidR="00EE7D73" w:rsidDel="005B7532" w:rsidRDefault="00EE7D73">
      <w:pPr>
        <w:pStyle w:val="TOC3"/>
        <w:rPr>
          <w:del w:id="528" w:author="Pham Minh Tu" w:date="2019-12-25T16:36:00Z"/>
          <w:rFonts w:asciiTheme="minorHAnsi" w:eastAsiaTheme="minorEastAsia" w:hAnsiTheme="minorHAnsi" w:cstheme="minorBidi"/>
          <w:noProof/>
          <w:sz w:val="22"/>
          <w:szCs w:val="22"/>
          <w:lang w:eastAsia="en-US"/>
        </w:rPr>
      </w:pPr>
      <w:del w:id="529" w:author="Pham Minh Tu" w:date="2019-12-25T16:36:00Z">
        <w:r w:rsidRPr="005B7532" w:rsidDel="005B7532">
          <w:rPr>
            <w:rStyle w:val="Hyperlink"/>
            <w:noProof/>
          </w:rPr>
          <w:delText>5.21.1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126</w:delText>
        </w:r>
      </w:del>
    </w:p>
    <w:p w:rsidR="00EE7D73" w:rsidDel="005B7532" w:rsidRDefault="00EE7D73">
      <w:pPr>
        <w:pStyle w:val="TOC3"/>
        <w:rPr>
          <w:del w:id="530" w:author="Pham Minh Tu" w:date="2019-12-25T16:36:00Z"/>
          <w:rFonts w:asciiTheme="minorHAnsi" w:eastAsiaTheme="minorEastAsia" w:hAnsiTheme="minorHAnsi" w:cstheme="minorBidi"/>
          <w:noProof/>
          <w:sz w:val="22"/>
          <w:szCs w:val="22"/>
          <w:lang w:eastAsia="en-US"/>
        </w:rPr>
      </w:pPr>
      <w:del w:id="531" w:author="Pham Minh Tu" w:date="2019-12-25T16:36:00Z">
        <w:r w:rsidRPr="005B7532" w:rsidDel="005B7532">
          <w:rPr>
            <w:rStyle w:val="Hyperlink"/>
            <w:noProof/>
          </w:rPr>
          <w:delText>5.21.2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128</w:delText>
        </w:r>
      </w:del>
    </w:p>
    <w:p w:rsidR="00EE7D73" w:rsidDel="005B7532" w:rsidRDefault="00EE7D73">
      <w:pPr>
        <w:pStyle w:val="TOC2"/>
        <w:tabs>
          <w:tab w:val="right" w:leader="dot" w:pos="8297"/>
        </w:tabs>
        <w:rPr>
          <w:del w:id="532" w:author="Pham Minh Tu" w:date="2019-12-25T16:36:00Z"/>
          <w:rFonts w:asciiTheme="minorHAnsi" w:eastAsiaTheme="minorEastAsia" w:hAnsiTheme="minorHAnsi" w:cstheme="minorBidi"/>
          <w:b w:val="0"/>
          <w:noProof/>
          <w:sz w:val="22"/>
          <w:szCs w:val="22"/>
          <w:lang w:eastAsia="en-US"/>
        </w:rPr>
      </w:pPr>
      <w:del w:id="533" w:author="Pham Minh Tu" w:date="2019-12-25T16:36:00Z">
        <w:r w:rsidRPr="005B7532" w:rsidDel="005B7532">
          <w:rPr>
            <w:rStyle w:val="Hyperlink"/>
            <w:b w:val="0"/>
            <w:noProof/>
          </w:rPr>
          <w:delText>5.22</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Renesas::Generator::MCALConfGen::CrossCutting::DotNetApiWrapper::ConsoleWrapper</w:delText>
        </w:r>
        <w:r w:rsidDel="005B7532">
          <w:rPr>
            <w:noProof/>
            <w:webHidden/>
          </w:rPr>
          <w:tab/>
          <w:delText>129</w:delText>
        </w:r>
      </w:del>
    </w:p>
    <w:p w:rsidR="00EE7D73" w:rsidDel="005B7532" w:rsidRDefault="00EE7D73">
      <w:pPr>
        <w:pStyle w:val="TOC3"/>
        <w:rPr>
          <w:del w:id="534" w:author="Pham Minh Tu" w:date="2019-12-25T16:36:00Z"/>
          <w:rFonts w:asciiTheme="minorHAnsi" w:eastAsiaTheme="minorEastAsia" w:hAnsiTheme="minorHAnsi" w:cstheme="minorBidi"/>
          <w:noProof/>
          <w:sz w:val="22"/>
          <w:szCs w:val="22"/>
          <w:lang w:eastAsia="en-US"/>
        </w:rPr>
      </w:pPr>
      <w:del w:id="535" w:author="Pham Minh Tu" w:date="2019-12-25T16:36:00Z">
        <w:r w:rsidRPr="005B7532" w:rsidDel="005B7532">
          <w:rPr>
            <w:rStyle w:val="Hyperlink"/>
            <w:noProof/>
          </w:rPr>
          <w:delText>5.22.1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129</w:delText>
        </w:r>
      </w:del>
    </w:p>
    <w:p w:rsidR="00EE7D73" w:rsidDel="005B7532" w:rsidRDefault="00EE7D73">
      <w:pPr>
        <w:pStyle w:val="TOC3"/>
        <w:rPr>
          <w:del w:id="536" w:author="Pham Minh Tu" w:date="2019-12-25T16:36:00Z"/>
          <w:rFonts w:asciiTheme="minorHAnsi" w:eastAsiaTheme="minorEastAsia" w:hAnsiTheme="minorHAnsi" w:cstheme="minorBidi"/>
          <w:noProof/>
          <w:sz w:val="22"/>
          <w:szCs w:val="22"/>
          <w:lang w:eastAsia="en-US"/>
        </w:rPr>
      </w:pPr>
      <w:del w:id="537" w:author="Pham Minh Tu" w:date="2019-12-25T16:36:00Z">
        <w:r w:rsidRPr="005B7532" w:rsidDel="005B7532">
          <w:rPr>
            <w:rStyle w:val="Hyperlink"/>
            <w:noProof/>
          </w:rPr>
          <w:delText>5.22.2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130</w:delText>
        </w:r>
      </w:del>
    </w:p>
    <w:p w:rsidR="00EE7D73" w:rsidDel="005B7532" w:rsidRDefault="00EE7D73">
      <w:pPr>
        <w:pStyle w:val="TOC2"/>
        <w:tabs>
          <w:tab w:val="right" w:leader="dot" w:pos="8297"/>
        </w:tabs>
        <w:rPr>
          <w:del w:id="538" w:author="Pham Minh Tu" w:date="2019-12-25T16:36:00Z"/>
          <w:rFonts w:asciiTheme="minorHAnsi" w:eastAsiaTheme="minorEastAsia" w:hAnsiTheme="minorHAnsi" w:cstheme="minorBidi"/>
          <w:b w:val="0"/>
          <w:noProof/>
          <w:sz w:val="22"/>
          <w:szCs w:val="22"/>
          <w:lang w:eastAsia="en-US"/>
        </w:rPr>
      </w:pPr>
      <w:del w:id="539" w:author="Pham Minh Tu" w:date="2019-12-25T16:36:00Z">
        <w:r w:rsidRPr="005B7532" w:rsidDel="005B7532">
          <w:rPr>
            <w:rStyle w:val="Hyperlink"/>
            <w:b w:val="0"/>
            <w:noProof/>
          </w:rPr>
          <w:delText>5.23</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Renesas::Generator::MCALConfGen::CrossCutting::DotNetApiWrapper::EnvironmentWrapper</w:delText>
        </w:r>
        <w:r w:rsidDel="005B7532">
          <w:rPr>
            <w:noProof/>
            <w:webHidden/>
          </w:rPr>
          <w:tab/>
          <w:delText>130</w:delText>
        </w:r>
      </w:del>
    </w:p>
    <w:p w:rsidR="00EE7D73" w:rsidDel="005B7532" w:rsidRDefault="00EE7D73">
      <w:pPr>
        <w:pStyle w:val="TOC3"/>
        <w:rPr>
          <w:del w:id="540" w:author="Pham Minh Tu" w:date="2019-12-25T16:36:00Z"/>
          <w:rFonts w:asciiTheme="minorHAnsi" w:eastAsiaTheme="minorEastAsia" w:hAnsiTheme="minorHAnsi" w:cstheme="minorBidi"/>
          <w:noProof/>
          <w:sz w:val="22"/>
          <w:szCs w:val="22"/>
          <w:lang w:eastAsia="en-US"/>
        </w:rPr>
      </w:pPr>
      <w:del w:id="541" w:author="Pham Minh Tu" w:date="2019-12-25T16:36:00Z">
        <w:r w:rsidRPr="005B7532" w:rsidDel="005B7532">
          <w:rPr>
            <w:rStyle w:val="Hyperlink"/>
            <w:noProof/>
          </w:rPr>
          <w:delText>5.23.1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131</w:delText>
        </w:r>
      </w:del>
    </w:p>
    <w:p w:rsidR="00EE7D73" w:rsidDel="005B7532" w:rsidRDefault="00EE7D73">
      <w:pPr>
        <w:pStyle w:val="TOC3"/>
        <w:rPr>
          <w:del w:id="542" w:author="Pham Minh Tu" w:date="2019-12-25T16:36:00Z"/>
          <w:rFonts w:asciiTheme="minorHAnsi" w:eastAsiaTheme="minorEastAsia" w:hAnsiTheme="minorHAnsi" w:cstheme="minorBidi"/>
          <w:noProof/>
          <w:sz w:val="22"/>
          <w:szCs w:val="22"/>
          <w:lang w:eastAsia="en-US"/>
        </w:rPr>
      </w:pPr>
      <w:del w:id="543" w:author="Pham Minh Tu" w:date="2019-12-25T16:36:00Z">
        <w:r w:rsidRPr="005B7532" w:rsidDel="005B7532">
          <w:rPr>
            <w:rStyle w:val="Hyperlink"/>
            <w:noProof/>
          </w:rPr>
          <w:delText>5.23.2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131</w:delText>
        </w:r>
      </w:del>
    </w:p>
    <w:p w:rsidR="00EE7D73" w:rsidDel="005B7532" w:rsidRDefault="00EE7D73">
      <w:pPr>
        <w:pStyle w:val="TOC2"/>
        <w:tabs>
          <w:tab w:val="right" w:leader="dot" w:pos="8297"/>
        </w:tabs>
        <w:rPr>
          <w:del w:id="544" w:author="Pham Minh Tu" w:date="2019-12-25T16:36:00Z"/>
          <w:rFonts w:asciiTheme="minorHAnsi" w:eastAsiaTheme="minorEastAsia" w:hAnsiTheme="minorHAnsi" w:cstheme="minorBidi"/>
          <w:b w:val="0"/>
          <w:noProof/>
          <w:sz w:val="22"/>
          <w:szCs w:val="22"/>
          <w:lang w:eastAsia="en-US"/>
        </w:rPr>
      </w:pPr>
      <w:del w:id="545" w:author="Pham Minh Tu" w:date="2019-12-25T16:36:00Z">
        <w:r w:rsidRPr="005B7532" w:rsidDel="005B7532">
          <w:rPr>
            <w:rStyle w:val="Hyperlink"/>
            <w:b w:val="0"/>
            <w:noProof/>
          </w:rPr>
          <w:delText>5.24</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Renesas::Generator::MCALConfGen::CrossCutting::DotNetApiWrapper::IOWrapper</w:delText>
        </w:r>
        <w:r w:rsidDel="005B7532">
          <w:rPr>
            <w:noProof/>
            <w:webHidden/>
          </w:rPr>
          <w:tab/>
          <w:delText>131</w:delText>
        </w:r>
      </w:del>
    </w:p>
    <w:p w:rsidR="00EE7D73" w:rsidDel="005B7532" w:rsidRDefault="00EE7D73">
      <w:pPr>
        <w:pStyle w:val="TOC3"/>
        <w:rPr>
          <w:del w:id="546" w:author="Pham Minh Tu" w:date="2019-12-25T16:36:00Z"/>
          <w:rFonts w:asciiTheme="minorHAnsi" w:eastAsiaTheme="minorEastAsia" w:hAnsiTheme="minorHAnsi" w:cstheme="minorBidi"/>
          <w:noProof/>
          <w:sz w:val="22"/>
          <w:szCs w:val="22"/>
          <w:lang w:eastAsia="en-US"/>
        </w:rPr>
      </w:pPr>
      <w:del w:id="547" w:author="Pham Minh Tu" w:date="2019-12-25T16:36:00Z">
        <w:r w:rsidRPr="005B7532" w:rsidDel="005B7532">
          <w:rPr>
            <w:rStyle w:val="Hyperlink"/>
            <w:noProof/>
          </w:rPr>
          <w:delText>5.24.1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132</w:delText>
        </w:r>
      </w:del>
    </w:p>
    <w:p w:rsidR="00EE7D73" w:rsidDel="005B7532" w:rsidRDefault="00EE7D73">
      <w:pPr>
        <w:pStyle w:val="TOC3"/>
        <w:rPr>
          <w:del w:id="548" w:author="Pham Minh Tu" w:date="2019-12-25T16:36:00Z"/>
          <w:rFonts w:asciiTheme="minorHAnsi" w:eastAsiaTheme="minorEastAsia" w:hAnsiTheme="minorHAnsi" w:cstheme="minorBidi"/>
          <w:noProof/>
          <w:sz w:val="22"/>
          <w:szCs w:val="22"/>
          <w:lang w:eastAsia="en-US"/>
        </w:rPr>
      </w:pPr>
      <w:del w:id="549" w:author="Pham Minh Tu" w:date="2019-12-25T16:36:00Z">
        <w:r w:rsidRPr="005B7532" w:rsidDel="005B7532">
          <w:rPr>
            <w:rStyle w:val="Hyperlink"/>
            <w:noProof/>
          </w:rPr>
          <w:delText>5.24.2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132</w:delText>
        </w:r>
      </w:del>
    </w:p>
    <w:p w:rsidR="00EE7D73" w:rsidDel="005B7532" w:rsidRDefault="00EE7D73">
      <w:pPr>
        <w:pStyle w:val="TOC2"/>
        <w:tabs>
          <w:tab w:val="right" w:leader="dot" w:pos="8297"/>
        </w:tabs>
        <w:rPr>
          <w:del w:id="550" w:author="Pham Minh Tu" w:date="2019-12-25T16:36:00Z"/>
          <w:rFonts w:asciiTheme="minorHAnsi" w:eastAsiaTheme="minorEastAsia" w:hAnsiTheme="minorHAnsi" w:cstheme="minorBidi"/>
          <w:b w:val="0"/>
          <w:noProof/>
          <w:sz w:val="22"/>
          <w:szCs w:val="22"/>
          <w:lang w:eastAsia="en-US"/>
        </w:rPr>
      </w:pPr>
      <w:del w:id="551" w:author="Pham Minh Tu" w:date="2019-12-25T16:36:00Z">
        <w:r w:rsidRPr="005B7532" w:rsidDel="005B7532">
          <w:rPr>
            <w:rStyle w:val="Hyperlink"/>
            <w:b w:val="0"/>
            <w:noProof/>
          </w:rPr>
          <w:delText>5.25</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Renesas::Generator::MCALConfGen::CrossCutting::DotNetApiWrapper::ReflectionWrapper</w:delText>
        </w:r>
        <w:r w:rsidDel="005B7532">
          <w:rPr>
            <w:noProof/>
            <w:webHidden/>
          </w:rPr>
          <w:tab/>
          <w:delText>140</w:delText>
        </w:r>
      </w:del>
    </w:p>
    <w:p w:rsidR="00EE7D73" w:rsidDel="005B7532" w:rsidRDefault="00EE7D73">
      <w:pPr>
        <w:pStyle w:val="TOC3"/>
        <w:rPr>
          <w:del w:id="552" w:author="Pham Minh Tu" w:date="2019-12-25T16:36:00Z"/>
          <w:rFonts w:asciiTheme="minorHAnsi" w:eastAsiaTheme="minorEastAsia" w:hAnsiTheme="minorHAnsi" w:cstheme="minorBidi"/>
          <w:noProof/>
          <w:sz w:val="22"/>
          <w:szCs w:val="22"/>
          <w:lang w:eastAsia="en-US"/>
        </w:rPr>
      </w:pPr>
      <w:del w:id="553" w:author="Pham Minh Tu" w:date="2019-12-25T16:36:00Z">
        <w:r w:rsidRPr="005B7532" w:rsidDel="005B7532">
          <w:rPr>
            <w:rStyle w:val="Hyperlink"/>
            <w:noProof/>
          </w:rPr>
          <w:delText>5.25.1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140</w:delText>
        </w:r>
      </w:del>
    </w:p>
    <w:p w:rsidR="00EE7D73" w:rsidDel="005B7532" w:rsidRDefault="00EE7D73">
      <w:pPr>
        <w:pStyle w:val="TOC3"/>
        <w:rPr>
          <w:del w:id="554" w:author="Pham Minh Tu" w:date="2019-12-25T16:36:00Z"/>
          <w:rFonts w:asciiTheme="minorHAnsi" w:eastAsiaTheme="minorEastAsia" w:hAnsiTheme="minorHAnsi" w:cstheme="minorBidi"/>
          <w:noProof/>
          <w:sz w:val="22"/>
          <w:szCs w:val="22"/>
          <w:lang w:eastAsia="en-US"/>
        </w:rPr>
      </w:pPr>
      <w:del w:id="555" w:author="Pham Minh Tu" w:date="2019-12-25T16:36:00Z">
        <w:r w:rsidRPr="005B7532" w:rsidDel="005B7532">
          <w:rPr>
            <w:rStyle w:val="Hyperlink"/>
            <w:noProof/>
          </w:rPr>
          <w:delText>5.25.2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141</w:delText>
        </w:r>
      </w:del>
    </w:p>
    <w:p w:rsidR="00EE7D73" w:rsidDel="005B7532" w:rsidRDefault="00EE7D73">
      <w:pPr>
        <w:pStyle w:val="TOC2"/>
        <w:tabs>
          <w:tab w:val="right" w:leader="dot" w:pos="8297"/>
        </w:tabs>
        <w:rPr>
          <w:del w:id="556" w:author="Pham Minh Tu" w:date="2019-12-25T16:36:00Z"/>
          <w:rFonts w:asciiTheme="minorHAnsi" w:eastAsiaTheme="minorEastAsia" w:hAnsiTheme="minorHAnsi" w:cstheme="minorBidi"/>
          <w:b w:val="0"/>
          <w:noProof/>
          <w:sz w:val="22"/>
          <w:szCs w:val="22"/>
          <w:lang w:eastAsia="en-US"/>
        </w:rPr>
      </w:pPr>
      <w:del w:id="557" w:author="Pham Minh Tu" w:date="2019-12-25T16:36:00Z">
        <w:r w:rsidRPr="005B7532" w:rsidDel="005B7532">
          <w:rPr>
            <w:rStyle w:val="Hyperlink"/>
            <w:b w:val="0"/>
            <w:noProof/>
          </w:rPr>
          <w:delText>5.26</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Renesas::Generator::MCALConfGen::CrossCutting::ObjectFactory::ObjectFactory</w:delText>
        </w:r>
        <w:r w:rsidDel="005B7532">
          <w:rPr>
            <w:noProof/>
            <w:webHidden/>
          </w:rPr>
          <w:tab/>
          <w:delText>143</w:delText>
        </w:r>
      </w:del>
    </w:p>
    <w:p w:rsidR="00EE7D73" w:rsidDel="005B7532" w:rsidRDefault="00EE7D73">
      <w:pPr>
        <w:pStyle w:val="TOC3"/>
        <w:rPr>
          <w:del w:id="558" w:author="Pham Minh Tu" w:date="2019-12-25T16:36:00Z"/>
          <w:rFonts w:asciiTheme="minorHAnsi" w:eastAsiaTheme="minorEastAsia" w:hAnsiTheme="minorHAnsi" w:cstheme="minorBidi"/>
          <w:noProof/>
          <w:sz w:val="22"/>
          <w:szCs w:val="22"/>
          <w:lang w:eastAsia="en-US"/>
        </w:rPr>
      </w:pPr>
      <w:del w:id="559" w:author="Pham Minh Tu" w:date="2019-12-25T16:36:00Z">
        <w:r w:rsidRPr="005B7532" w:rsidDel="005B7532">
          <w:rPr>
            <w:rStyle w:val="Hyperlink"/>
            <w:noProof/>
          </w:rPr>
          <w:delText>5.26.1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143</w:delText>
        </w:r>
      </w:del>
    </w:p>
    <w:p w:rsidR="00EE7D73" w:rsidDel="005B7532" w:rsidRDefault="00EE7D73">
      <w:pPr>
        <w:pStyle w:val="TOC3"/>
        <w:rPr>
          <w:del w:id="560" w:author="Pham Minh Tu" w:date="2019-12-25T16:36:00Z"/>
          <w:rFonts w:asciiTheme="minorHAnsi" w:eastAsiaTheme="minorEastAsia" w:hAnsiTheme="minorHAnsi" w:cstheme="minorBidi"/>
          <w:noProof/>
          <w:sz w:val="22"/>
          <w:szCs w:val="22"/>
          <w:lang w:eastAsia="en-US"/>
        </w:rPr>
      </w:pPr>
      <w:del w:id="561" w:author="Pham Minh Tu" w:date="2019-12-25T16:36:00Z">
        <w:r w:rsidRPr="005B7532" w:rsidDel="005B7532">
          <w:rPr>
            <w:rStyle w:val="Hyperlink"/>
            <w:noProof/>
          </w:rPr>
          <w:delText>5.26.2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145</w:delText>
        </w:r>
      </w:del>
    </w:p>
    <w:p w:rsidR="00EE7D73" w:rsidDel="005B7532" w:rsidRDefault="00EE7D73">
      <w:pPr>
        <w:pStyle w:val="TOC2"/>
        <w:tabs>
          <w:tab w:val="right" w:leader="dot" w:pos="8297"/>
        </w:tabs>
        <w:rPr>
          <w:del w:id="562" w:author="Pham Minh Tu" w:date="2019-12-25T16:36:00Z"/>
          <w:rFonts w:asciiTheme="minorHAnsi" w:eastAsiaTheme="minorEastAsia" w:hAnsiTheme="minorHAnsi" w:cstheme="minorBidi"/>
          <w:b w:val="0"/>
          <w:noProof/>
          <w:sz w:val="22"/>
          <w:szCs w:val="22"/>
          <w:lang w:eastAsia="en-US"/>
        </w:rPr>
      </w:pPr>
      <w:del w:id="563" w:author="Pham Minh Tu" w:date="2019-12-25T16:36:00Z">
        <w:r w:rsidRPr="005B7532" w:rsidDel="005B7532">
          <w:rPr>
            <w:rStyle w:val="Hyperlink"/>
            <w:b w:val="0"/>
            <w:noProof/>
          </w:rPr>
          <w:delText>5.27</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Renesas::Generator::MCALConfGen::CrossCutting::ObjectFactory::ObjectFactory::CacheObject</w:delText>
        </w:r>
        <w:r w:rsidDel="005B7532">
          <w:rPr>
            <w:noProof/>
            <w:webHidden/>
          </w:rPr>
          <w:tab/>
          <w:delText>149</w:delText>
        </w:r>
      </w:del>
    </w:p>
    <w:p w:rsidR="00EE7D73" w:rsidDel="005B7532" w:rsidRDefault="00EE7D73">
      <w:pPr>
        <w:pStyle w:val="TOC3"/>
        <w:rPr>
          <w:del w:id="564" w:author="Pham Minh Tu" w:date="2019-12-25T16:36:00Z"/>
          <w:rFonts w:asciiTheme="minorHAnsi" w:eastAsiaTheme="minorEastAsia" w:hAnsiTheme="minorHAnsi" w:cstheme="minorBidi"/>
          <w:noProof/>
          <w:sz w:val="22"/>
          <w:szCs w:val="22"/>
          <w:lang w:eastAsia="en-US"/>
        </w:rPr>
      </w:pPr>
      <w:del w:id="565" w:author="Pham Minh Tu" w:date="2019-12-25T16:36:00Z">
        <w:r w:rsidRPr="005B7532" w:rsidDel="005B7532">
          <w:rPr>
            <w:rStyle w:val="Hyperlink"/>
            <w:noProof/>
          </w:rPr>
          <w:delText>5.27.1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149</w:delText>
        </w:r>
      </w:del>
    </w:p>
    <w:p w:rsidR="00EE7D73" w:rsidDel="005B7532" w:rsidRDefault="00EE7D73">
      <w:pPr>
        <w:pStyle w:val="TOC3"/>
        <w:rPr>
          <w:del w:id="566" w:author="Pham Minh Tu" w:date="2019-12-25T16:36:00Z"/>
          <w:rFonts w:asciiTheme="minorHAnsi" w:eastAsiaTheme="minorEastAsia" w:hAnsiTheme="minorHAnsi" w:cstheme="minorBidi"/>
          <w:noProof/>
          <w:sz w:val="22"/>
          <w:szCs w:val="22"/>
          <w:lang w:eastAsia="en-US"/>
        </w:rPr>
      </w:pPr>
      <w:del w:id="567" w:author="Pham Minh Tu" w:date="2019-12-25T16:36:00Z">
        <w:r w:rsidRPr="005B7532" w:rsidDel="005B7532">
          <w:rPr>
            <w:rStyle w:val="Hyperlink"/>
            <w:noProof/>
          </w:rPr>
          <w:delText>5.27.2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150</w:delText>
        </w:r>
      </w:del>
    </w:p>
    <w:p w:rsidR="00EE7D73" w:rsidDel="005B7532" w:rsidRDefault="00EE7D73">
      <w:pPr>
        <w:pStyle w:val="TOC2"/>
        <w:tabs>
          <w:tab w:val="right" w:leader="dot" w:pos="8297"/>
        </w:tabs>
        <w:rPr>
          <w:del w:id="568" w:author="Pham Minh Tu" w:date="2019-12-25T16:36:00Z"/>
          <w:rFonts w:asciiTheme="minorHAnsi" w:eastAsiaTheme="minorEastAsia" w:hAnsiTheme="minorHAnsi" w:cstheme="minorBidi"/>
          <w:b w:val="0"/>
          <w:noProof/>
          <w:sz w:val="22"/>
          <w:szCs w:val="22"/>
          <w:lang w:eastAsia="en-US"/>
        </w:rPr>
      </w:pPr>
      <w:del w:id="569" w:author="Pham Minh Tu" w:date="2019-12-25T16:36:00Z">
        <w:r w:rsidRPr="005B7532" w:rsidDel="005B7532">
          <w:rPr>
            <w:rStyle w:val="Hyperlink"/>
            <w:b w:val="0"/>
            <w:noProof/>
          </w:rPr>
          <w:delText>5.28</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Renesas::Generator::MCALConfGen::CrossCutting::ObjectFactory::ObjectFactoryAttribute</w:delText>
        </w:r>
        <w:r w:rsidDel="005B7532">
          <w:rPr>
            <w:noProof/>
            <w:webHidden/>
          </w:rPr>
          <w:tab/>
          <w:delText>150</w:delText>
        </w:r>
      </w:del>
    </w:p>
    <w:p w:rsidR="00EE7D73" w:rsidDel="005B7532" w:rsidRDefault="00EE7D73">
      <w:pPr>
        <w:pStyle w:val="TOC3"/>
        <w:rPr>
          <w:del w:id="570" w:author="Pham Minh Tu" w:date="2019-12-25T16:36:00Z"/>
          <w:rFonts w:asciiTheme="minorHAnsi" w:eastAsiaTheme="minorEastAsia" w:hAnsiTheme="minorHAnsi" w:cstheme="minorBidi"/>
          <w:noProof/>
          <w:sz w:val="22"/>
          <w:szCs w:val="22"/>
          <w:lang w:eastAsia="en-US"/>
        </w:rPr>
      </w:pPr>
      <w:del w:id="571" w:author="Pham Minh Tu" w:date="2019-12-25T16:36:00Z">
        <w:r w:rsidRPr="005B7532" w:rsidDel="005B7532">
          <w:rPr>
            <w:rStyle w:val="Hyperlink"/>
            <w:noProof/>
          </w:rPr>
          <w:delText>5.28.1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151</w:delText>
        </w:r>
      </w:del>
    </w:p>
    <w:p w:rsidR="00EE7D73" w:rsidDel="005B7532" w:rsidRDefault="00EE7D73">
      <w:pPr>
        <w:pStyle w:val="TOC3"/>
        <w:rPr>
          <w:del w:id="572" w:author="Pham Minh Tu" w:date="2019-12-25T16:36:00Z"/>
          <w:rFonts w:asciiTheme="minorHAnsi" w:eastAsiaTheme="minorEastAsia" w:hAnsiTheme="minorHAnsi" w:cstheme="minorBidi"/>
          <w:noProof/>
          <w:sz w:val="22"/>
          <w:szCs w:val="22"/>
          <w:lang w:eastAsia="en-US"/>
        </w:rPr>
      </w:pPr>
      <w:del w:id="573" w:author="Pham Minh Tu" w:date="2019-12-25T16:36:00Z">
        <w:r w:rsidRPr="005B7532" w:rsidDel="005B7532">
          <w:rPr>
            <w:rStyle w:val="Hyperlink"/>
            <w:noProof/>
          </w:rPr>
          <w:delText>5.28.2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152</w:delText>
        </w:r>
      </w:del>
    </w:p>
    <w:p w:rsidR="00EE7D73" w:rsidDel="005B7532" w:rsidRDefault="00EE7D73">
      <w:pPr>
        <w:pStyle w:val="TOC2"/>
        <w:tabs>
          <w:tab w:val="right" w:leader="dot" w:pos="8297"/>
        </w:tabs>
        <w:rPr>
          <w:del w:id="574" w:author="Pham Minh Tu" w:date="2019-12-25T16:36:00Z"/>
          <w:rFonts w:asciiTheme="minorHAnsi" w:eastAsiaTheme="minorEastAsia" w:hAnsiTheme="minorHAnsi" w:cstheme="minorBidi"/>
          <w:b w:val="0"/>
          <w:noProof/>
          <w:sz w:val="22"/>
          <w:szCs w:val="22"/>
          <w:lang w:eastAsia="en-US"/>
        </w:rPr>
      </w:pPr>
      <w:del w:id="575" w:author="Pham Minh Tu" w:date="2019-12-25T16:36:00Z">
        <w:r w:rsidRPr="005B7532" w:rsidDel="005B7532">
          <w:rPr>
            <w:rStyle w:val="Hyperlink"/>
            <w:b w:val="0"/>
            <w:noProof/>
          </w:rPr>
          <w:delText>5.29</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Renesas::Generator::MCALConfGen::CrossCutting::UserInterface::UserInterface</w:delText>
        </w:r>
        <w:r w:rsidDel="005B7532">
          <w:rPr>
            <w:noProof/>
            <w:webHidden/>
          </w:rPr>
          <w:tab/>
          <w:delText>152</w:delText>
        </w:r>
      </w:del>
    </w:p>
    <w:p w:rsidR="00EE7D73" w:rsidDel="005B7532" w:rsidRDefault="00EE7D73">
      <w:pPr>
        <w:pStyle w:val="TOC3"/>
        <w:rPr>
          <w:del w:id="576" w:author="Pham Minh Tu" w:date="2019-12-25T16:36:00Z"/>
          <w:rFonts w:asciiTheme="minorHAnsi" w:eastAsiaTheme="minorEastAsia" w:hAnsiTheme="minorHAnsi" w:cstheme="minorBidi"/>
          <w:noProof/>
          <w:sz w:val="22"/>
          <w:szCs w:val="22"/>
          <w:lang w:eastAsia="en-US"/>
        </w:rPr>
      </w:pPr>
      <w:del w:id="577" w:author="Pham Minh Tu" w:date="2019-12-25T16:36:00Z">
        <w:r w:rsidRPr="005B7532" w:rsidDel="005B7532">
          <w:rPr>
            <w:rStyle w:val="Hyperlink"/>
            <w:noProof/>
          </w:rPr>
          <w:delText>5.29.1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154</w:delText>
        </w:r>
      </w:del>
    </w:p>
    <w:p w:rsidR="00EE7D73" w:rsidDel="005B7532" w:rsidRDefault="00EE7D73">
      <w:pPr>
        <w:pStyle w:val="TOC3"/>
        <w:rPr>
          <w:del w:id="578" w:author="Pham Minh Tu" w:date="2019-12-25T16:36:00Z"/>
          <w:rFonts w:asciiTheme="minorHAnsi" w:eastAsiaTheme="minorEastAsia" w:hAnsiTheme="minorHAnsi" w:cstheme="minorBidi"/>
          <w:noProof/>
          <w:sz w:val="22"/>
          <w:szCs w:val="22"/>
          <w:lang w:eastAsia="en-US"/>
        </w:rPr>
      </w:pPr>
      <w:del w:id="579" w:author="Pham Minh Tu" w:date="2019-12-25T16:36:00Z">
        <w:r w:rsidRPr="005B7532" w:rsidDel="005B7532">
          <w:rPr>
            <w:rStyle w:val="Hyperlink"/>
            <w:noProof/>
          </w:rPr>
          <w:delText>5.29.2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156</w:delText>
        </w:r>
      </w:del>
    </w:p>
    <w:p w:rsidR="00EE7D73" w:rsidDel="005B7532" w:rsidRDefault="00EE7D73">
      <w:pPr>
        <w:pStyle w:val="TOC2"/>
        <w:tabs>
          <w:tab w:val="right" w:leader="dot" w:pos="8297"/>
        </w:tabs>
        <w:rPr>
          <w:del w:id="580" w:author="Pham Minh Tu" w:date="2019-12-25T16:36:00Z"/>
          <w:rFonts w:asciiTheme="minorHAnsi" w:eastAsiaTheme="minorEastAsia" w:hAnsiTheme="minorHAnsi" w:cstheme="minorBidi"/>
          <w:b w:val="0"/>
          <w:noProof/>
          <w:sz w:val="22"/>
          <w:szCs w:val="22"/>
          <w:lang w:eastAsia="en-US"/>
        </w:rPr>
      </w:pPr>
      <w:del w:id="581" w:author="Pham Minh Tu" w:date="2019-12-25T16:36:00Z">
        <w:r w:rsidRPr="005B7532" w:rsidDel="005B7532">
          <w:rPr>
            <w:rStyle w:val="Hyperlink"/>
            <w:b w:val="0"/>
            <w:noProof/>
          </w:rPr>
          <w:delText>5.30</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Renesas::Generator::MCALConfGen::CrossCutting::Util::Constant</w:delText>
        </w:r>
        <w:r w:rsidDel="005B7532">
          <w:rPr>
            <w:noProof/>
            <w:webHidden/>
          </w:rPr>
          <w:tab/>
          <w:delText>164</w:delText>
        </w:r>
      </w:del>
    </w:p>
    <w:p w:rsidR="00EE7D73" w:rsidDel="005B7532" w:rsidRDefault="00EE7D73">
      <w:pPr>
        <w:pStyle w:val="TOC3"/>
        <w:rPr>
          <w:del w:id="582" w:author="Pham Minh Tu" w:date="2019-12-25T16:36:00Z"/>
          <w:rFonts w:asciiTheme="minorHAnsi" w:eastAsiaTheme="minorEastAsia" w:hAnsiTheme="minorHAnsi" w:cstheme="minorBidi"/>
          <w:noProof/>
          <w:sz w:val="22"/>
          <w:szCs w:val="22"/>
          <w:lang w:eastAsia="en-US"/>
        </w:rPr>
      </w:pPr>
      <w:del w:id="583" w:author="Pham Minh Tu" w:date="2019-12-25T16:36:00Z">
        <w:r w:rsidRPr="005B7532" w:rsidDel="005B7532">
          <w:rPr>
            <w:rStyle w:val="Hyperlink"/>
            <w:noProof/>
          </w:rPr>
          <w:delText>5.30.1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169</w:delText>
        </w:r>
      </w:del>
    </w:p>
    <w:p w:rsidR="00EE7D73" w:rsidDel="005B7532" w:rsidRDefault="00EE7D73">
      <w:pPr>
        <w:pStyle w:val="TOC3"/>
        <w:rPr>
          <w:del w:id="584" w:author="Pham Minh Tu" w:date="2019-12-25T16:36:00Z"/>
          <w:rFonts w:asciiTheme="minorHAnsi" w:eastAsiaTheme="minorEastAsia" w:hAnsiTheme="minorHAnsi" w:cstheme="minorBidi"/>
          <w:noProof/>
          <w:sz w:val="22"/>
          <w:szCs w:val="22"/>
          <w:lang w:eastAsia="en-US"/>
        </w:rPr>
      </w:pPr>
      <w:del w:id="585" w:author="Pham Minh Tu" w:date="2019-12-25T16:36:00Z">
        <w:r w:rsidRPr="005B7532" w:rsidDel="005B7532">
          <w:rPr>
            <w:rStyle w:val="Hyperlink"/>
            <w:noProof/>
          </w:rPr>
          <w:delText>5.30.2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207</w:delText>
        </w:r>
      </w:del>
    </w:p>
    <w:p w:rsidR="00EE7D73" w:rsidDel="005B7532" w:rsidRDefault="00EE7D73">
      <w:pPr>
        <w:pStyle w:val="TOC2"/>
        <w:tabs>
          <w:tab w:val="right" w:leader="dot" w:pos="8297"/>
        </w:tabs>
        <w:rPr>
          <w:del w:id="586" w:author="Pham Minh Tu" w:date="2019-12-25T16:36:00Z"/>
          <w:rFonts w:asciiTheme="minorHAnsi" w:eastAsiaTheme="minorEastAsia" w:hAnsiTheme="minorHAnsi" w:cstheme="minorBidi"/>
          <w:b w:val="0"/>
          <w:noProof/>
          <w:sz w:val="22"/>
          <w:szCs w:val="22"/>
          <w:lang w:eastAsia="en-US"/>
        </w:rPr>
      </w:pPr>
      <w:del w:id="587" w:author="Pham Minh Tu" w:date="2019-12-25T16:36:00Z">
        <w:r w:rsidRPr="005B7532" w:rsidDel="005B7532">
          <w:rPr>
            <w:rStyle w:val="Hyperlink"/>
            <w:b w:val="0"/>
            <w:noProof/>
          </w:rPr>
          <w:delText>5.31</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Renesas::Generator::MCALConfGen::CrossCutting::Util::StringUtils</w:delText>
        </w:r>
        <w:r w:rsidDel="005B7532">
          <w:rPr>
            <w:noProof/>
            <w:webHidden/>
          </w:rPr>
          <w:tab/>
          <w:delText>207</w:delText>
        </w:r>
      </w:del>
    </w:p>
    <w:p w:rsidR="00EE7D73" w:rsidDel="005B7532" w:rsidRDefault="00EE7D73">
      <w:pPr>
        <w:pStyle w:val="TOC3"/>
        <w:rPr>
          <w:del w:id="588" w:author="Pham Minh Tu" w:date="2019-12-25T16:36:00Z"/>
          <w:rFonts w:asciiTheme="minorHAnsi" w:eastAsiaTheme="minorEastAsia" w:hAnsiTheme="minorHAnsi" w:cstheme="minorBidi"/>
          <w:noProof/>
          <w:sz w:val="22"/>
          <w:szCs w:val="22"/>
          <w:lang w:eastAsia="en-US"/>
        </w:rPr>
      </w:pPr>
      <w:del w:id="589" w:author="Pham Minh Tu" w:date="2019-12-25T16:36:00Z">
        <w:r w:rsidRPr="005B7532" w:rsidDel="005B7532">
          <w:rPr>
            <w:rStyle w:val="Hyperlink"/>
            <w:noProof/>
          </w:rPr>
          <w:delText>5.31.1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208</w:delText>
        </w:r>
      </w:del>
    </w:p>
    <w:p w:rsidR="00EE7D73" w:rsidDel="005B7532" w:rsidRDefault="00EE7D73">
      <w:pPr>
        <w:pStyle w:val="TOC3"/>
        <w:rPr>
          <w:del w:id="590" w:author="Pham Minh Tu" w:date="2019-12-25T16:36:00Z"/>
          <w:rFonts w:asciiTheme="minorHAnsi" w:eastAsiaTheme="minorEastAsia" w:hAnsiTheme="minorHAnsi" w:cstheme="minorBidi"/>
          <w:noProof/>
          <w:sz w:val="22"/>
          <w:szCs w:val="22"/>
          <w:lang w:eastAsia="en-US"/>
        </w:rPr>
      </w:pPr>
      <w:del w:id="591" w:author="Pham Minh Tu" w:date="2019-12-25T16:36:00Z">
        <w:r w:rsidRPr="005B7532" w:rsidDel="005B7532">
          <w:rPr>
            <w:rStyle w:val="Hyperlink"/>
            <w:noProof/>
          </w:rPr>
          <w:delText>5.31.2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208</w:delText>
        </w:r>
      </w:del>
    </w:p>
    <w:p w:rsidR="00EE7D73" w:rsidDel="005B7532" w:rsidRDefault="00EE7D73">
      <w:pPr>
        <w:pStyle w:val="TOC2"/>
        <w:tabs>
          <w:tab w:val="right" w:leader="dot" w:pos="8297"/>
        </w:tabs>
        <w:rPr>
          <w:del w:id="592" w:author="Pham Minh Tu" w:date="2019-12-25T16:36:00Z"/>
          <w:rFonts w:asciiTheme="minorHAnsi" w:eastAsiaTheme="minorEastAsia" w:hAnsiTheme="minorHAnsi" w:cstheme="minorBidi"/>
          <w:b w:val="0"/>
          <w:noProof/>
          <w:sz w:val="22"/>
          <w:szCs w:val="22"/>
          <w:lang w:eastAsia="en-US"/>
        </w:rPr>
      </w:pPr>
      <w:del w:id="593" w:author="Pham Minh Tu" w:date="2019-12-25T16:36:00Z">
        <w:r w:rsidRPr="005B7532" w:rsidDel="005B7532">
          <w:rPr>
            <w:rStyle w:val="Hyperlink"/>
            <w:b w:val="0"/>
            <w:noProof/>
          </w:rPr>
          <w:delText>5.32</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Renesas::Generator::MCALConfGen::Data::BasicConfiguration::BasicConfiguration</w:delText>
        </w:r>
        <w:r w:rsidDel="005B7532">
          <w:rPr>
            <w:noProof/>
            <w:webHidden/>
          </w:rPr>
          <w:tab/>
          <w:delText>215</w:delText>
        </w:r>
      </w:del>
    </w:p>
    <w:p w:rsidR="00EE7D73" w:rsidDel="005B7532" w:rsidRDefault="00EE7D73">
      <w:pPr>
        <w:pStyle w:val="TOC3"/>
        <w:rPr>
          <w:del w:id="594" w:author="Pham Minh Tu" w:date="2019-12-25T16:36:00Z"/>
          <w:rFonts w:asciiTheme="minorHAnsi" w:eastAsiaTheme="minorEastAsia" w:hAnsiTheme="minorHAnsi" w:cstheme="minorBidi"/>
          <w:noProof/>
          <w:sz w:val="22"/>
          <w:szCs w:val="22"/>
          <w:lang w:eastAsia="en-US"/>
        </w:rPr>
      </w:pPr>
      <w:del w:id="595" w:author="Pham Minh Tu" w:date="2019-12-25T16:36:00Z">
        <w:r w:rsidRPr="005B7532" w:rsidDel="005B7532">
          <w:rPr>
            <w:rStyle w:val="Hyperlink"/>
            <w:noProof/>
          </w:rPr>
          <w:delText>5.32.1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216</w:delText>
        </w:r>
      </w:del>
    </w:p>
    <w:p w:rsidR="00EE7D73" w:rsidDel="005B7532" w:rsidRDefault="00EE7D73">
      <w:pPr>
        <w:pStyle w:val="TOC3"/>
        <w:rPr>
          <w:del w:id="596" w:author="Pham Minh Tu" w:date="2019-12-25T16:36:00Z"/>
          <w:rFonts w:asciiTheme="minorHAnsi" w:eastAsiaTheme="minorEastAsia" w:hAnsiTheme="minorHAnsi" w:cstheme="minorBidi"/>
          <w:noProof/>
          <w:sz w:val="22"/>
          <w:szCs w:val="22"/>
          <w:lang w:eastAsia="en-US"/>
        </w:rPr>
      </w:pPr>
      <w:del w:id="597" w:author="Pham Minh Tu" w:date="2019-12-25T16:36:00Z">
        <w:r w:rsidRPr="005B7532" w:rsidDel="005B7532">
          <w:rPr>
            <w:rStyle w:val="Hyperlink"/>
            <w:noProof/>
          </w:rPr>
          <w:delText>5.32.2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219</w:delText>
        </w:r>
      </w:del>
    </w:p>
    <w:p w:rsidR="00EE7D73" w:rsidDel="005B7532" w:rsidRDefault="00EE7D73">
      <w:pPr>
        <w:pStyle w:val="TOC2"/>
        <w:tabs>
          <w:tab w:val="right" w:leader="dot" w:pos="8297"/>
        </w:tabs>
        <w:rPr>
          <w:del w:id="598" w:author="Pham Minh Tu" w:date="2019-12-25T16:36:00Z"/>
          <w:rFonts w:asciiTheme="minorHAnsi" w:eastAsiaTheme="minorEastAsia" w:hAnsiTheme="minorHAnsi" w:cstheme="minorBidi"/>
          <w:b w:val="0"/>
          <w:noProof/>
          <w:sz w:val="22"/>
          <w:szCs w:val="22"/>
          <w:lang w:eastAsia="en-US"/>
        </w:rPr>
      </w:pPr>
      <w:del w:id="599" w:author="Pham Minh Tu" w:date="2019-12-25T16:36:00Z">
        <w:r w:rsidRPr="005B7532" w:rsidDel="005B7532">
          <w:rPr>
            <w:rStyle w:val="Hyperlink"/>
            <w:b w:val="0"/>
            <w:noProof/>
          </w:rPr>
          <w:delText>5.33</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Renesas::Generator::MCALConfGen::Data::CDFData::BaseRegisterProcessing</w:delText>
        </w:r>
        <w:r w:rsidDel="005B7532">
          <w:rPr>
            <w:noProof/>
            <w:webHidden/>
          </w:rPr>
          <w:tab/>
          <w:delText>219</w:delText>
        </w:r>
      </w:del>
    </w:p>
    <w:p w:rsidR="00EE7D73" w:rsidDel="005B7532" w:rsidRDefault="00EE7D73">
      <w:pPr>
        <w:pStyle w:val="TOC3"/>
        <w:rPr>
          <w:del w:id="600" w:author="Pham Minh Tu" w:date="2019-12-25T16:36:00Z"/>
          <w:rFonts w:asciiTheme="minorHAnsi" w:eastAsiaTheme="minorEastAsia" w:hAnsiTheme="minorHAnsi" w:cstheme="minorBidi"/>
          <w:noProof/>
          <w:sz w:val="22"/>
          <w:szCs w:val="22"/>
          <w:lang w:eastAsia="en-US"/>
        </w:rPr>
      </w:pPr>
      <w:del w:id="601" w:author="Pham Minh Tu" w:date="2019-12-25T16:36:00Z">
        <w:r w:rsidRPr="005B7532" w:rsidDel="005B7532">
          <w:rPr>
            <w:rStyle w:val="Hyperlink"/>
            <w:noProof/>
          </w:rPr>
          <w:delText>5.33.1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220</w:delText>
        </w:r>
      </w:del>
    </w:p>
    <w:p w:rsidR="00EE7D73" w:rsidDel="005B7532" w:rsidRDefault="00EE7D73">
      <w:pPr>
        <w:pStyle w:val="TOC3"/>
        <w:rPr>
          <w:del w:id="602" w:author="Pham Minh Tu" w:date="2019-12-25T16:36:00Z"/>
          <w:rFonts w:asciiTheme="minorHAnsi" w:eastAsiaTheme="minorEastAsia" w:hAnsiTheme="minorHAnsi" w:cstheme="minorBidi"/>
          <w:noProof/>
          <w:sz w:val="22"/>
          <w:szCs w:val="22"/>
          <w:lang w:eastAsia="en-US"/>
        </w:rPr>
      </w:pPr>
      <w:del w:id="603" w:author="Pham Minh Tu" w:date="2019-12-25T16:36:00Z">
        <w:r w:rsidRPr="005B7532" w:rsidDel="005B7532">
          <w:rPr>
            <w:rStyle w:val="Hyperlink"/>
            <w:noProof/>
          </w:rPr>
          <w:delText>5.33.2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222</w:delText>
        </w:r>
      </w:del>
    </w:p>
    <w:p w:rsidR="00EE7D73" w:rsidDel="005B7532" w:rsidRDefault="00EE7D73">
      <w:pPr>
        <w:pStyle w:val="TOC2"/>
        <w:tabs>
          <w:tab w:val="right" w:leader="dot" w:pos="8297"/>
        </w:tabs>
        <w:rPr>
          <w:del w:id="604" w:author="Pham Minh Tu" w:date="2019-12-25T16:36:00Z"/>
          <w:rFonts w:asciiTheme="minorHAnsi" w:eastAsiaTheme="minorEastAsia" w:hAnsiTheme="minorHAnsi" w:cstheme="minorBidi"/>
          <w:b w:val="0"/>
          <w:noProof/>
          <w:sz w:val="22"/>
          <w:szCs w:val="22"/>
          <w:lang w:eastAsia="en-US"/>
        </w:rPr>
      </w:pPr>
      <w:del w:id="605" w:author="Pham Minh Tu" w:date="2019-12-25T16:36:00Z">
        <w:r w:rsidRPr="005B7532" w:rsidDel="005B7532">
          <w:rPr>
            <w:rStyle w:val="Hyperlink"/>
            <w:b w:val="0"/>
            <w:noProof/>
          </w:rPr>
          <w:delText>5.34</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Renesas::Generator::MCALConfGen::Data::CDFData::CdfDataDictionary</w:delText>
        </w:r>
        <w:r w:rsidDel="005B7532">
          <w:rPr>
            <w:noProof/>
            <w:webHidden/>
          </w:rPr>
          <w:tab/>
          <w:delText>225</w:delText>
        </w:r>
      </w:del>
    </w:p>
    <w:p w:rsidR="00EE7D73" w:rsidDel="005B7532" w:rsidRDefault="00EE7D73">
      <w:pPr>
        <w:pStyle w:val="TOC3"/>
        <w:rPr>
          <w:del w:id="606" w:author="Pham Minh Tu" w:date="2019-12-25T16:36:00Z"/>
          <w:rFonts w:asciiTheme="minorHAnsi" w:eastAsiaTheme="minorEastAsia" w:hAnsiTheme="minorHAnsi" w:cstheme="minorBidi"/>
          <w:noProof/>
          <w:sz w:val="22"/>
          <w:szCs w:val="22"/>
          <w:lang w:eastAsia="en-US"/>
        </w:rPr>
      </w:pPr>
      <w:del w:id="607" w:author="Pham Minh Tu" w:date="2019-12-25T16:36:00Z">
        <w:r w:rsidRPr="005B7532" w:rsidDel="005B7532">
          <w:rPr>
            <w:rStyle w:val="Hyperlink"/>
            <w:noProof/>
          </w:rPr>
          <w:delText>5.34.1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226</w:delText>
        </w:r>
      </w:del>
    </w:p>
    <w:p w:rsidR="00EE7D73" w:rsidDel="005B7532" w:rsidRDefault="00EE7D73">
      <w:pPr>
        <w:pStyle w:val="TOC3"/>
        <w:rPr>
          <w:del w:id="608" w:author="Pham Minh Tu" w:date="2019-12-25T16:36:00Z"/>
          <w:rFonts w:asciiTheme="minorHAnsi" w:eastAsiaTheme="minorEastAsia" w:hAnsiTheme="minorHAnsi" w:cstheme="minorBidi"/>
          <w:noProof/>
          <w:sz w:val="22"/>
          <w:szCs w:val="22"/>
          <w:lang w:eastAsia="en-US"/>
        </w:rPr>
      </w:pPr>
      <w:del w:id="609" w:author="Pham Minh Tu" w:date="2019-12-25T16:36:00Z">
        <w:r w:rsidRPr="005B7532" w:rsidDel="005B7532">
          <w:rPr>
            <w:rStyle w:val="Hyperlink"/>
            <w:noProof/>
          </w:rPr>
          <w:delText>5.34.2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228</w:delText>
        </w:r>
      </w:del>
    </w:p>
    <w:p w:rsidR="00EE7D73" w:rsidDel="005B7532" w:rsidRDefault="00EE7D73">
      <w:pPr>
        <w:pStyle w:val="TOC2"/>
        <w:tabs>
          <w:tab w:val="right" w:leader="dot" w:pos="8297"/>
        </w:tabs>
        <w:rPr>
          <w:del w:id="610" w:author="Pham Minh Tu" w:date="2019-12-25T16:36:00Z"/>
          <w:rFonts w:asciiTheme="minorHAnsi" w:eastAsiaTheme="minorEastAsia" w:hAnsiTheme="minorHAnsi" w:cstheme="minorBidi"/>
          <w:b w:val="0"/>
          <w:noProof/>
          <w:sz w:val="22"/>
          <w:szCs w:val="22"/>
          <w:lang w:eastAsia="en-US"/>
        </w:rPr>
      </w:pPr>
      <w:del w:id="611" w:author="Pham Minh Tu" w:date="2019-12-25T16:36:00Z">
        <w:r w:rsidRPr="005B7532" w:rsidDel="005B7532">
          <w:rPr>
            <w:rStyle w:val="Hyperlink"/>
            <w:b w:val="0"/>
            <w:noProof/>
          </w:rPr>
          <w:delText>5.35</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Renesas::Generator::MCALConfGen::Data::CDFData::Items::BswConfig</w:delText>
        </w:r>
        <w:r w:rsidDel="005B7532">
          <w:rPr>
            <w:noProof/>
            <w:webHidden/>
          </w:rPr>
          <w:tab/>
          <w:delText>236</w:delText>
        </w:r>
      </w:del>
    </w:p>
    <w:p w:rsidR="00EE7D73" w:rsidDel="005B7532" w:rsidRDefault="00EE7D73">
      <w:pPr>
        <w:pStyle w:val="TOC3"/>
        <w:rPr>
          <w:del w:id="612" w:author="Pham Minh Tu" w:date="2019-12-25T16:36:00Z"/>
          <w:rFonts w:asciiTheme="minorHAnsi" w:eastAsiaTheme="minorEastAsia" w:hAnsiTheme="minorHAnsi" w:cstheme="minorBidi"/>
          <w:noProof/>
          <w:sz w:val="22"/>
          <w:szCs w:val="22"/>
          <w:lang w:eastAsia="en-US"/>
        </w:rPr>
      </w:pPr>
      <w:del w:id="613" w:author="Pham Minh Tu" w:date="2019-12-25T16:36:00Z">
        <w:r w:rsidRPr="005B7532" w:rsidDel="005B7532">
          <w:rPr>
            <w:rStyle w:val="Hyperlink"/>
            <w:noProof/>
          </w:rPr>
          <w:delText>5.35.1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237</w:delText>
        </w:r>
      </w:del>
    </w:p>
    <w:p w:rsidR="00EE7D73" w:rsidDel="005B7532" w:rsidRDefault="00EE7D73">
      <w:pPr>
        <w:pStyle w:val="TOC3"/>
        <w:rPr>
          <w:del w:id="614" w:author="Pham Minh Tu" w:date="2019-12-25T16:36:00Z"/>
          <w:rFonts w:asciiTheme="minorHAnsi" w:eastAsiaTheme="minorEastAsia" w:hAnsiTheme="minorHAnsi" w:cstheme="minorBidi"/>
          <w:noProof/>
          <w:sz w:val="22"/>
          <w:szCs w:val="22"/>
          <w:lang w:eastAsia="en-US"/>
        </w:rPr>
      </w:pPr>
      <w:del w:id="615" w:author="Pham Minh Tu" w:date="2019-12-25T16:36:00Z">
        <w:r w:rsidRPr="005B7532" w:rsidDel="005B7532">
          <w:rPr>
            <w:rStyle w:val="Hyperlink"/>
            <w:noProof/>
          </w:rPr>
          <w:delText>5.35.2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240</w:delText>
        </w:r>
      </w:del>
    </w:p>
    <w:p w:rsidR="00EE7D73" w:rsidDel="005B7532" w:rsidRDefault="00EE7D73">
      <w:pPr>
        <w:pStyle w:val="TOC2"/>
        <w:tabs>
          <w:tab w:val="right" w:leader="dot" w:pos="8297"/>
        </w:tabs>
        <w:rPr>
          <w:del w:id="616" w:author="Pham Minh Tu" w:date="2019-12-25T16:36:00Z"/>
          <w:rFonts w:asciiTheme="minorHAnsi" w:eastAsiaTheme="minorEastAsia" w:hAnsiTheme="minorHAnsi" w:cstheme="minorBidi"/>
          <w:b w:val="0"/>
          <w:noProof/>
          <w:sz w:val="22"/>
          <w:szCs w:val="22"/>
          <w:lang w:eastAsia="en-US"/>
        </w:rPr>
      </w:pPr>
      <w:del w:id="617" w:author="Pham Minh Tu" w:date="2019-12-25T16:36:00Z">
        <w:r w:rsidRPr="005B7532" w:rsidDel="005B7532">
          <w:rPr>
            <w:rStyle w:val="Hyperlink"/>
            <w:b w:val="0"/>
            <w:noProof/>
          </w:rPr>
          <w:delText>5.36</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Renesas::Generator::MCALConfGen::Data::CDFData::Items::Configuration</w:delText>
        </w:r>
        <w:r w:rsidDel="005B7532">
          <w:rPr>
            <w:noProof/>
            <w:webHidden/>
          </w:rPr>
          <w:tab/>
          <w:delText>240</w:delText>
        </w:r>
      </w:del>
    </w:p>
    <w:p w:rsidR="00EE7D73" w:rsidDel="005B7532" w:rsidRDefault="00EE7D73">
      <w:pPr>
        <w:pStyle w:val="TOC3"/>
        <w:rPr>
          <w:del w:id="618" w:author="Pham Minh Tu" w:date="2019-12-25T16:36:00Z"/>
          <w:rFonts w:asciiTheme="minorHAnsi" w:eastAsiaTheme="minorEastAsia" w:hAnsiTheme="minorHAnsi" w:cstheme="minorBidi"/>
          <w:noProof/>
          <w:sz w:val="22"/>
          <w:szCs w:val="22"/>
          <w:lang w:eastAsia="en-US"/>
        </w:rPr>
      </w:pPr>
      <w:del w:id="619" w:author="Pham Minh Tu" w:date="2019-12-25T16:36:00Z">
        <w:r w:rsidRPr="005B7532" w:rsidDel="005B7532">
          <w:rPr>
            <w:rStyle w:val="Hyperlink"/>
            <w:noProof/>
          </w:rPr>
          <w:delText>5.36.1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240</w:delText>
        </w:r>
      </w:del>
    </w:p>
    <w:p w:rsidR="00EE7D73" w:rsidDel="005B7532" w:rsidRDefault="00EE7D73">
      <w:pPr>
        <w:pStyle w:val="TOC3"/>
        <w:rPr>
          <w:del w:id="620" w:author="Pham Minh Tu" w:date="2019-12-25T16:36:00Z"/>
          <w:rFonts w:asciiTheme="minorHAnsi" w:eastAsiaTheme="minorEastAsia" w:hAnsiTheme="minorHAnsi" w:cstheme="minorBidi"/>
          <w:noProof/>
          <w:sz w:val="22"/>
          <w:szCs w:val="22"/>
          <w:lang w:eastAsia="en-US"/>
        </w:rPr>
      </w:pPr>
      <w:del w:id="621" w:author="Pham Minh Tu" w:date="2019-12-25T16:36:00Z">
        <w:r w:rsidRPr="005B7532" w:rsidDel="005B7532">
          <w:rPr>
            <w:rStyle w:val="Hyperlink"/>
            <w:noProof/>
          </w:rPr>
          <w:delText>5.36.2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242</w:delText>
        </w:r>
      </w:del>
    </w:p>
    <w:p w:rsidR="00EE7D73" w:rsidDel="005B7532" w:rsidRDefault="00EE7D73">
      <w:pPr>
        <w:pStyle w:val="TOC2"/>
        <w:tabs>
          <w:tab w:val="right" w:leader="dot" w:pos="8297"/>
        </w:tabs>
        <w:rPr>
          <w:del w:id="622" w:author="Pham Minh Tu" w:date="2019-12-25T16:36:00Z"/>
          <w:rFonts w:asciiTheme="minorHAnsi" w:eastAsiaTheme="minorEastAsia" w:hAnsiTheme="minorHAnsi" w:cstheme="minorBidi"/>
          <w:b w:val="0"/>
          <w:noProof/>
          <w:sz w:val="22"/>
          <w:szCs w:val="22"/>
          <w:lang w:eastAsia="en-US"/>
        </w:rPr>
      </w:pPr>
      <w:del w:id="623" w:author="Pham Minh Tu" w:date="2019-12-25T16:36:00Z">
        <w:r w:rsidRPr="005B7532" w:rsidDel="005B7532">
          <w:rPr>
            <w:rStyle w:val="Hyperlink"/>
            <w:b w:val="0"/>
            <w:noProof/>
          </w:rPr>
          <w:delText>5.37</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Renesas::Generator::MCALConfGen::Data::CDFData::Items::Container</w:delText>
        </w:r>
        <w:r w:rsidDel="005B7532">
          <w:rPr>
            <w:noProof/>
            <w:webHidden/>
          </w:rPr>
          <w:tab/>
          <w:delText>242</w:delText>
        </w:r>
      </w:del>
    </w:p>
    <w:p w:rsidR="00EE7D73" w:rsidDel="005B7532" w:rsidRDefault="00EE7D73">
      <w:pPr>
        <w:pStyle w:val="TOC3"/>
        <w:rPr>
          <w:del w:id="624" w:author="Pham Minh Tu" w:date="2019-12-25T16:36:00Z"/>
          <w:rFonts w:asciiTheme="minorHAnsi" w:eastAsiaTheme="minorEastAsia" w:hAnsiTheme="minorHAnsi" w:cstheme="minorBidi"/>
          <w:noProof/>
          <w:sz w:val="22"/>
          <w:szCs w:val="22"/>
          <w:lang w:eastAsia="en-US"/>
        </w:rPr>
      </w:pPr>
      <w:del w:id="625" w:author="Pham Minh Tu" w:date="2019-12-25T16:36:00Z">
        <w:r w:rsidRPr="005B7532" w:rsidDel="005B7532">
          <w:rPr>
            <w:rStyle w:val="Hyperlink"/>
            <w:noProof/>
          </w:rPr>
          <w:delText>5.37.1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243</w:delText>
        </w:r>
      </w:del>
    </w:p>
    <w:p w:rsidR="00EE7D73" w:rsidDel="005B7532" w:rsidRDefault="00EE7D73">
      <w:pPr>
        <w:pStyle w:val="TOC3"/>
        <w:rPr>
          <w:del w:id="626" w:author="Pham Minh Tu" w:date="2019-12-25T16:36:00Z"/>
          <w:rFonts w:asciiTheme="minorHAnsi" w:eastAsiaTheme="minorEastAsia" w:hAnsiTheme="minorHAnsi" w:cstheme="minorBidi"/>
          <w:noProof/>
          <w:sz w:val="22"/>
          <w:szCs w:val="22"/>
          <w:lang w:eastAsia="en-US"/>
        </w:rPr>
      </w:pPr>
      <w:del w:id="627" w:author="Pham Minh Tu" w:date="2019-12-25T16:36:00Z">
        <w:r w:rsidRPr="005B7532" w:rsidDel="005B7532">
          <w:rPr>
            <w:rStyle w:val="Hyperlink"/>
            <w:noProof/>
          </w:rPr>
          <w:delText>5.37.2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245</w:delText>
        </w:r>
      </w:del>
    </w:p>
    <w:p w:rsidR="00EE7D73" w:rsidDel="005B7532" w:rsidRDefault="00EE7D73">
      <w:pPr>
        <w:pStyle w:val="TOC2"/>
        <w:tabs>
          <w:tab w:val="right" w:leader="dot" w:pos="8297"/>
        </w:tabs>
        <w:rPr>
          <w:del w:id="628" w:author="Pham Minh Tu" w:date="2019-12-25T16:36:00Z"/>
          <w:rFonts w:asciiTheme="minorHAnsi" w:eastAsiaTheme="minorEastAsia" w:hAnsiTheme="minorHAnsi" w:cstheme="minorBidi"/>
          <w:b w:val="0"/>
          <w:noProof/>
          <w:sz w:val="22"/>
          <w:szCs w:val="22"/>
          <w:lang w:eastAsia="en-US"/>
        </w:rPr>
      </w:pPr>
      <w:del w:id="629" w:author="Pham Minh Tu" w:date="2019-12-25T16:36:00Z">
        <w:r w:rsidRPr="005B7532" w:rsidDel="005B7532">
          <w:rPr>
            <w:rStyle w:val="Hyperlink"/>
            <w:b w:val="0"/>
            <w:noProof/>
          </w:rPr>
          <w:delText>5.38</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Renesas::Generator::MCALConfGen::Data::CDFData::Items::ItemValue</w:delText>
        </w:r>
        <w:r w:rsidDel="005B7532">
          <w:rPr>
            <w:noProof/>
            <w:webHidden/>
          </w:rPr>
          <w:tab/>
          <w:delText>250</w:delText>
        </w:r>
      </w:del>
    </w:p>
    <w:p w:rsidR="00EE7D73" w:rsidDel="005B7532" w:rsidRDefault="00EE7D73">
      <w:pPr>
        <w:pStyle w:val="TOC3"/>
        <w:rPr>
          <w:del w:id="630" w:author="Pham Minh Tu" w:date="2019-12-25T16:36:00Z"/>
          <w:rFonts w:asciiTheme="minorHAnsi" w:eastAsiaTheme="minorEastAsia" w:hAnsiTheme="minorHAnsi" w:cstheme="minorBidi"/>
          <w:noProof/>
          <w:sz w:val="22"/>
          <w:szCs w:val="22"/>
          <w:lang w:eastAsia="en-US"/>
        </w:rPr>
      </w:pPr>
      <w:del w:id="631" w:author="Pham Minh Tu" w:date="2019-12-25T16:36:00Z">
        <w:r w:rsidRPr="005B7532" w:rsidDel="005B7532">
          <w:rPr>
            <w:rStyle w:val="Hyperlink"/>
            <w:noProof/>
          </w:rPr>
          <w:delText>5.38.1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251</w:delText>
        </w:r>
      </w:del>
    </w:p>
    <w:p w:rsidR="00EE7D73" w:rsidDel="005B7532" w:rsidRDefault="00EE7D73">
      <w:pPr>
        <w:pStyle w:val="TOC3"/>
        <w:rPr>
          <w:del w:id="632" w:author="Pham Minh Tu" w:date="2019-12-25T16:36:00Z"/>
          <w:rFonts w:asciiTheme="minorHAnsi" w:eastAsiaTheme="minorEastAsia" w:hAnsiTheme="minorHAnsi" w:cstheme="minorBidi"/>
          <w:noProof/>
          <w:sz w:val="22"/>
          <w:szCs w:val="22"/>
          <w:lang w:eastAsia="en-US"/>
        </w:rPr>
      </w:pPr>
      <w:del w:id="633" w:author="Pham Minh Tu" w:date="2019-12-25T16:36:00Z">
        <w:r w:rsidRPr="005B7532" w:rsidDel="005B7532">
          <w:rPr>
            <w:rStyle w:val="Hyperlink"/>
            <w:noProof/>
          </w:rPr>
          <w:delText>5.38.2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251</w:delText>
        </w:r>
      </w:del>
    </w:p>
    <w:p w:rsidR="00EE7D73" w:rsidDel="005B7532" w:rsidRDefault="00EE7D73">
      <w:pPr>
        <w:pStyle w:val="TOC2"/>
        <w:tabs>
          <w:tab w:val="right" w:leader="dot" w:pos="8297"/>
        </w:tabs>
        <w:rPr>
          <w:del w:id="634" w:author="Pham Minh Tu" w:date="2019-12-25T16:36:00Z"/>
          <w:rFonts w:asciiTheme="minorHAnsi" w:eastAsiaTheme="minorEastAsia" w:hAnsiTheme="minorHAnsi" w:cstheme="minorBidi"/>
          <w:b w:val="0"/>
          <w:noProof/>
          <w:sz w:val="22"/>
          <w:szCs w:val="22"/>
          <w:lang w:eastAsia="en-US"/>
        </w:rPr>
      </w:pPr>
      <w:del w:id="635" w:author="Pham Minh Tu" w:date="2019-12-25T16:36:00Z">
        <w:r w:rsidRPr="005B7532" w:rsidDel="005B7532">
          <w:rPr>
            <w:rStyle w:val="Hyperlink"/>
            <w:b w:val="0"/>
            <w:noProof/>
          </w:rPr>
          <w:delText>5.39</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Renesas::Generator::MCALConfGen::Data::CDFData::RepositoryLinQ</w:delText>
        </w:r>
        <w:r w:rsidDel="005B7532">
          <w:rPr>
            <w:noProof/>
            <w:webHidden/>
          </w:rPr>
          <w:tab/>
          <w:delText>253</w:delText>
        </w:r>
      </w:del>
    </w:p>
    <w:p w:rsidR="00EE7D73" w:rsidDel="005B7532" w:rsidRDefault="00EE7D73">
      <w:pPr>
        <w:pStyle w:val="TOC3"/>
        <w:rPr>
          <w:del w:id="636" w:author="Pham Minh Tu" w:date="2019-12-25T16:36:00Z"/>
          <w:rFonts w:asciiTheme="minorHAnsi" w:eastAsiaTheme="minorEastAsia" w:hAnsiTheme="minorHAnsi" w:cstheme="minorBidi"/>
          <w:noProof/>
          <w:sz w:val="22"/>
          <w:szCs w:val="22"/>
          <w:lang w:eastAsia="en-US"/>
        </w:rPr>
      </w:pPr>
      <w:del w:id="637" w:author="Pham Minh Tu" w:date="2019-12-25T16:36:00Z">
        <w:r w:rsidRPr="005B7532" w:rsidDel="005B7532">
          <w:rPr>
            <w:rStyle w:val="Hyperlink"/>
            <w:noProof/>
          </w:rPr>
          <w:delText>5.39.1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255</w:delText>
        </w:r>
      </w:del>
    </w:p>
    <w:p w:rsidR="00EE7D73" w:rsidDel="005B7532" w:rsidRDefault="00EE7D73">
      <w:pPr>
        <w:pStyle w:val="TOC3"/>
        <w:rPr>
          <w:del w:id="638" w:author="Pham Minh Tu" w:date="2019-12-25T16:36:00Z"/>
          <w:rFonts w:asciiTheme="minorHAnsi" w:eastAsiaTheme="minorEastAsia" w:hAnsiTheme="minorHAnsi" w:cstheme="minorBidi"/>
          <w:noProof/>
          <w:sz w:val="22"/>
          <w:szCs w:val="22"/>
          <w:lang w:eastAsia="en-US"/>
        </w:rPr>
      </w:pPr>
      <w:del w:id="639" w:author="Pham Minh Tu" w:date="2019-12-25T16:36:00Z">
        <w:r w:rsidRPr="005B7532" w:rsidDel="005B7532">
          <w:rPr>
            <w:rStyle w:val="Hyperlink"/>
            <w:noProof/>
          </w:rPr>
          <w:delText>5.39.2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256</w:delText>
        </w:r>
      </w:del>
    </w:p>
    <w:p w:rsidR="00EE7D73" w:rsidDel="005B7532" w:rsidRDefault="00EE7D73">
      <w:pPr>
        <w:pStyle w:val="TOC2"/>
        <w:tabs>
          <w:tab w:val="right" w:leader="dot" w:pos="8297"/>
        </w:tabs>
        <w:rPr>
          <w:del w:id="640" w:author="Pham Minh Tu" w:date="2019-12-25T16:36:00Z"/>
          <w:rFonts w:asciiTheme="minorHAnsi" w:eastAsiaTheme="minorEastAsia" w:hAnsiTheme="minorHAnsi" w:cstheme="minorBidi"/>
          <w:b w:val="0"/>
          <w:noProof/>
          <w:sz w:val="22"/>
          <w:szCs w:val="22"/>
          <w:lang w:eastAsia="en-US"/>
        </w:rPr>
      </w:pPr>
      <w:del w:id="641" w:author="Pham Minh Tu" w:date="2019-12-25T16:36:00Z">
        <w:r w:rsidRPr="005B7532" w:rsidDel="005B7532">
          <w:rPr>
            <w:rStyle w:val="Hyperlink"/>
            <w:b w:val="0"/>
            <w:noProof/>
          </w:rPr>
          <w:delText>5.40</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Renesas::Generator::MCALConfGen::Data::IntermediateData::IntermediateData</w:delText>
        </w:r>
        <w:r w:rsidDel="005B7532">
          <w:rPr>
            <w:noProof/>
            <w:webHidden/>
          </w:rPr>
          <w:tab/>
          <w:delText>269</w:delText>
        </w:r>
      </w:del>
    </w:p>
    <w:p w:rsidR="00EE7D73" w:rsidDel="005B7532" w:rsidRDefault="00EE7D73">
      <w:pPr>
        <w:pStyle w:val="TOC3"/>
        <w:rPr>
          <w:del w:id="642" w:author="Pham Minh Tu" w:date="2019-12-25T16:36:00Z"/>
          <w:rFonts w:asciiTheme="minorHAnsi" w:eastAsiaTheme="minorEastAsia" w:hAnsiTheme="minorHAnsi" w:cstheme="minorBidi"/>
          <w:noProof/>
          <w:sz w:val="22"/>
          <w:szCs w:val="22"/>
          <w:lang w:eastAsia="en-US"/>
        </w:rPr>
      </w:pPr>
      <w:del w:id="643" w:author="Pham Minh Tu" w:date="2019-12-25T16:36:00Z">
        <w:r w:rsidRPr="005B7532" w:rsidDel="005B7532">
          <w:rPr>
            <w:rStyle w:val="Hyperlink"/>
            <w:noProof/>
          </w:rPr>
          <w:delText>5.40.1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269</w:delText>
        </w:r>
      </w:del>
    </w:p>
    <w:p w:rsidR="00EE7D73" w:rsidDel="005B7532" w:rsidRDefault="00EE7D73">
      <w:pPr>
        <w:pStyle w:val="TOC3"/>
        <w:rPr>
          <w:del w:id="644" w:author="Pham Minh Tu" w:date="2019-12-25T16:36:00Z"/>
          <w:rFonts w:asciiTheme="minorHAnsi" w:eastAsiaTheme="minorEastAsia" w:hAnsiTheme="minorHAnsi" w:cstheme="minorBidi"/>
          <w:noProof/>
          <w:sz w:val="22"/>
          <w:szCs w:val="22"/>
          <w:lang w:eastAsia="en-US"/>
        </w:rPr>
      </w:pPr>
      <w:del w:id="645" w:author="Pham Minh Tu" w:date="2019-12-25T16:36:00Z">
        <w:r w:rsidRPr="005B7532" w:rsidDel="005B7532">
          <w:rPr>
            <w:rStyle w:val="Hyperlink"/>
            <w:noProof/>
          </w:rPr>
          <w:delText>5.40.2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270</w:delText>
        </w:r>
      </w:del>
    </w:p>
    <w:p w:rsidR="00EE7D73" w:rsidDel="005B7532" w:rsidRDefault="00EE7D73">
      <w:pPr>
        <w:pStyle w:val="TOC2"/>
        <w:tabs>
          <w:tab w:val="right" w:leader="dot" w:pos="8297"/>
        </w:tabs>
        <w:rPr>
          <w:del w:id="646" w:author="Pham Minh Tu" w:date="2019-12-25T16:36:00Z"/>
          <w:rFonts w:asciiTheme="minorHAnsi" w:eastAsiaTheme="minorEastAsia" w:hAnsiTheme="minorHAnsi" w:cstheme="minorBidi"/>
          <w:b w:val="0"/>
          <w:noProof/>
          <w:sz w:val="22"/>
          <w:szCs w:val="22"/>
          <w:lang w:eastAsia="en-US"/>
        </w:rPr>
      </w:pPr>
      <w:del w:id="647" w:author="Pham Minh Tu" w:date="2019-12-25T16:36:00Z">
        <w:r w:rsidRPr="005B7532" w:rsidDel="005B7532">
          <w:rPr>
            <w:rStyle w:val="Hyperlink"/>
            <w:b w:val="0"/>
            <w:noProof/>
          </w:rPr>
          <w:delText>5.41</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Renesas::Generator::MCALConfGen::Data::IntermediateData::IntermediateItemAttribute</w:delText>
        </w:r>
        <w:r w:rsidDel="005B7532">
          <w:rPr>
            <w:noProof/>
            <w:webHidden/>
          </w:rPr>
          <w:tab/>
          <w:delText>272</w:delText>
        </w:r>
      </w:del>
    </w:p>
    <w:p w:rsidR="00EE7D73" w:rsidDel="005B7532" w:rsidRDefault="00EE7D73">
      <w:pPr>
        <w:pStyle w:val="TOC3"/>
        <w:rPr>
          <w:del w:id="648" w:author="Pham Minh Tu" w:date="2019-12-25T16:36:00Z"/>
          <w:rFonts w:asciiTheme="minorHAnsi" w:eastAsiaTheme="minorEastAsia" w:hAnsiTheme="minorHAnsi" w:cstheme="minorBidi"/>
          <w:noProof/>
          <w:sz w:val="22"/>
          <w:szCs w:val="22"/>
          <w:lang w:eastAsia="en-US"/>
        </w:rPr>
      </w:pPr>
      <w:del w:id="649" w:author="Pham Minh Tu" w:date="2019-12-25T16:36:00Z">
        <w:r w:rsidRPr="005B7532" w:rsidDel="005B7532">
          <w:rPr>
            <w:rStyle w:val="Hyperlink"/>
            <w:noProof/>
          </w:rPr>
          <w:delText>5.41.1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272</w:delText>
        </w:r>
      </w:del>
    </w:p>
    <w:p w:rsidR="00EE7D73" w:rsidDel="005B7532" w:rsidRDefault="00EE7D73">
      <w:pPr>
        <w:pStyle w:val="TOC3"/>
        <w:rPr>
          <w:del w:id="650" w:author="Pham Minh Tu" w:date="2019-12-25T16:36:00Z"/>
          <w:rFonts w:asciiTheme="minorHAnsi" w:eastAsiaTheme="minorEastAsia" w:hAnsiTheme="minorHAnsi" w:cstheme="minorBidi"/>
          <w:noProof/>
          <w:sz w:val="22"/>
          <w:szCs w:val="22"/>
          <w:lang w:eastAsia="en-US"/>
        </w:rPr>
      </w:pPr>
      <w:del w:id="651" w:author="Pham Minh Tu" w:date="2019-12-25T16:36:00Z">
        <w:r w:rsidRPr="005B7532" w:rsidDel="005B7532">
          <w:rPr>
            <w:rStyle w:val="Hyperlink"/>
            <w:noProof/>
          </w:rPr>
          <w:delText>5.41.2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273</w:delText>
        </w:r>
      </w:del>
    </w:p>
    <w:p w:rsidR="00EE7D73" w:rsidDel="005B7532" w:rsidRDefault="00EE7D73">
      <w:pPr>
        <w:pStyle w:val="TOC2"/>
        <w:tabs>
          <w:tab w:val="right" w:leader="dot" w:pos="8297"/>
        </w:tabs>
        <w:rPr>
          <w:del w:id="652" w:author="Pham Minh Tu" w:date="2019-12-25T16:36:00Z"/>
          <w:rFonts w:asciiTheme="minorHAnsi" w:eastAsiaTheme="minorEastAsia" w:hAnsiTheme="minorHAnsi" w:cstheme="minorBidi"/>
          <w:b w:val="0"/>
          <w:noProof/>
          <w:sz w:val="22"/>
          <w:szCs w:val="22"/>
          <w:lang w:eastAsia="en-US"/>
        </w:rPr>
      </w:pPr>
      <w:del w:id="653" w:author="Pham Minh Tu" w:date="2019-12-25T16:36:00Z">
        <w:r w:rsidRPr="005B7532" w:rsidDel="005B7532">
          <w:rPr>
            <w:rStyle w:val="Hyperlink"/>
            <w:b w:val="0"/>
            <w:noProof/>
          </w:rPr>
          <w:delText>5.42</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Renesas::Generator::MCALConfGen::Data::IntermediateData::Items::BaseIntermediateItem</w:delText>
        </w:r>
        <w:r w:rsidDel="005B7532">
          <w:rPr>
            <w:noProof/>
            <w:webHidden/>
          </w:rPr>
          <w:tab/>
          <w:delText>273</w:delText>
        </w:r>
      </w:del>
    </w:p>
    <w:p w:rsidR="00EE7D73" w:rsidDel="005B7532" w:rsidRDefault="00EE7D73">
      <w:pPr>
        <w:pStyle w:val="TOC3"/>
        <w:rPr>
          <w:del w:id="654" w:author="Pham Minh Tu" w:date="2019-12-25T16:36:00Z"/>
          <w:rFonts w:asciiTheme="minorHAnsi" w:eastAsiaTheme="minorEastAsia" w:hAnsiTheme="minorHAnsi" w:cstheme="minorBidi"/>
          <w:noProof/>
          <w:sz w:val="22"/>
          <w:szCs w:val="22"/>
          <w:lang w:eastAsia="en-US"/>
        </w:rPr>
      </w:pPr>
      <w:del w:id="655" w:author="Pham Minh Tu" w:date="2019-12-25T16:36:00Z">
        <w:r w:rsidRPr="005B7532" w:rsidDel="005B7532">
          <w:rPr>
            <w:rStyle w:val="Hyperlink"/>
            <w:noProof/>
          </w:rPr>
          <w:delText>5.42.1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274</w:delText>
        </w:r>
      </w:del>
    </w:p>
    <w:p w:rsidR="00EE7D73" w:rsidDel="005B7532" w:rsidRDefault="00EE7D73">
      <w:pPr>
        <w:pStyle w:val="TOC3"/>
        <w:rPr>
          <w:del w:id="656" w:author="Pham Minh Tu" w:date="2019-12-25T16:36:00Z"/>
          <w:rFonts w:asciiTheme="minorHAnsi" w:eastAsiaTheme="minorEastAsia" w:hAnsiTheme="minorHAnsi" w:cstheme="minorBidi"/>
          <w:noProof/>
          <w:sz w:val="22"/>
          <w:szCs w:val="22"/>
          <w:lang w:eastAsia="en-US"/>
        </w:rPr>
      </w:pPr>
      <w:del w:id="657" w:author="Pham Minh Tu" w:date="2019-12-25T16:36:00Z">
        <w:r w:rsidRPr="005B7532" w:rsidDel="005B7532">
          <w:rPr>
            <w:rStyle w:val="Hyperlink"/>
            <w:noProof/>
          </w:rPr>
          <w:delText>5.42.2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275</w:delText>
        </w:r>
      </w:del>
    </w:p>
    <w:p w:rsidR="00EE7D73" w:rsidDel="005B7532" w:rsidRDefault="00EE7D73">
      <w:pPr>
        <w:pStyle w:val="TOC2"/>
        <w:tabs>
          <w:tab w:val="right" w:leader="dot" w:pos="8297"/>
        </w:tabs>
        <w:rPr>
          <w:del w:id="658" w:author="Pham Minh Tu" w:date="2019-12-25T16:36:00Z"/>
          <w:rFonts w:asciiTheme="minorHAnsi" w:eastAsiaTheme="minorEastAsia" w:hAnsiTheme="minorHAnsi" w:cstheme="minorBidi"/>
          <w:b w:val="0"/>
          <w:noProof/>
          <w:sz w:val="22"/>
          <w:szCs w:val="22"/>
          <w:lang w:eastAsia="en-US"/>
        </w:rPr>
      </w:pPr>
      <w:del w:id="659" w:author="Pham Minh Tu" w:date="2019-12-25T16:36:00Z">
        <w:r w:rsidRPr="005B7532" w:rsidDel="005B7532">
          <w:rPr>
            <w:rStyle w:val="Hyperlink"/>
            <w:b w:val="0"/>
            <w:noProof/>
          </w:rPr>
          <w:delText>5.43</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Renesas::Generator::MCALConfGen::Data::RuntimeConfiguration::RuntimeConfiguration</w:delText>
        </w:r>
        <w:r w:rsidDel="005B7532">
          <w:rPr>
            <w:noProof/>
            <w:webHidden/>
          </w:rPr>
          <w:tab/>
          <w:delText>279</w:delText>
        </w:r>
      </w:del>
    </w:p>
    <w:p w:rsidR="00EE7D73" w:rsidDel="005B7532" w:rsidRDefault="00EE7D73">
      <w:pPr>
        <w:pStyle w:val="TOC3"/>
        <w:rPr>
          <w:del w:id="660" w:author="Pham Minh Tu" w:date="2019-12-25T16:36:00Z"/>
          <w:rFonts w:asciiTheme="minorHAnsi" w:eastAsiaTheme="minorEastAsia" w:hAnsiTheme="minorHAnsi" w:cstheme="minorBidi"/>
          <w:noProof/>
          <w:sz w:val="22"/>
          <w:szCs w:val="22"/>
          <w:lang w:eastAsia="en-US"/>
        </w:rPr>
      </w:pPr>
      <w:del w:id="661" w:author="Pham Minh Tu" w:date="2019-12-25T16:36:00Z">
        <w:r w:rsidRPr="005B7532" w:rsidDel="005B7532">
          <w:rPr>
            <w:rStyle w:val="Hyperlink"/>
            <w:noProof/>
          </w:rPr>
          <w:delText>5.43.1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280</w:delText>
        </w:r>
      </w:del>
    </w:p>
    <w:p w:rsidR="00EE7D73" w:rsidDel="005B7532" w:rsidRDefault="00EE7D73">
      <w:pPr>
        <w:pStyle w:val="TOC3"/>
        <w:rPr>
          <w:del w:id="662" w:author="Pham Minh Tu" w:date="2019-12-25T16:36:00Z"/>
          <w:rFonts w:asciiTheme="minorHAnsi" w:eastAsiaTheme="minorEastAsia" w:hAnsiTheme="minorHAnsi" w:cstheme="minorBidi"/>
          <w:noProof/>
          <w:sz w:val="22"/>
          <w:szCs w:val="22"/>
          <w:lang w:eastAsia="en-US"/>
        </w:rPr>
      </w:pPr>
      <w:del w:id="663" w:author="Pham Minh Tu" w:date="2019-12-25T16:36:00Z">
        <w:r w:rsidRPr="005B7532" w:rsidDel="005B7532">
          <w:rPr>
            <w:rStyle w:val="Hyperlink"/>
            <w:noProof/>
          </w:rPr>
          <w:delText>5.43.2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284</w:delText>
        </w:r>
      </w:del>
    </w:p>
    <w:p w:rsidR="00EE7D73" w:rsidDel="005B7532" w:rsidRDefault="00EE7D73">
      <w:pPr>
        <w:pStyle w:val="TOC2"/>
        <w:tabs>
          <w:tab w:val="right" w:leader="dot" w:pos="8297"/>
        </w:tabs>
        <w:rPr>
          <w:del w:id="664" w:author="Pham Minh Tu" w:date="2019-12-25T16:36:00Z"/>
          <w:rFonts w:asciiTheme="minorHAnsi" w:eastAsiaTheme="minorEastAsia" w:hAnsiTheme="minorHAnsi" w:cstheme="minorBidi"/>
          <w:b w:val="0"/>
          <w:noProof/>
          <w:sz w:val="22"/>
          <w:szCs w:val="22"/>
          <w:lang w:eastAsia="en-US"/>
        </w:rPr>
      </w:pPr>
      <w:del w:id="665" w:author="Pham Minh Tu" w:date="2019-12-25T16:36:00Z">
        <w:r w:rsidRPr="005B7532" w:rsidDel="005B7532">
          <w:rPr>
            <w:rStyle w:val="Hyperlink"/>
            <w:b w:val="0"/>
            <w:noProof/>
          </w:rPr>
          <w:delText>5.44</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Renesas::Generator::MCALConfGen::Presentation::MainEntry::MainEntry</w:delText>
        </w:r>
        <w:r w:rsidDel="005B7532">
          <w:rPr>
            <w:noProof/>
            <w:webHidden/>
          </w:rPr>
          <w:tab/>
          <w:delText>288</w:delText>
        </w:r>
      </w:del>
    </w:p>
    <w:p w:rsidR="00EE7D73" w:rsidDel="005B7532" w:rsidRDefault="00EE7D73">
      <w:pPr>
        <w:pStyle w:val="TOC3"/>
        <w:rPr>
          <w:del w:id="666" w:author="Pham Minh Tu" w:date="2019-12-25T16:36:00Z"/>
          <w:rFonts w:asciiTheme="minorHAnsi" w:eastAsiaTheme="minorEastAsia" w:hAnsiTheme="minorHAnsi" w:cstheme="minorBidi"/>
          <w:noProof/>
          <w:sz w:val="22"/>
          <w:szCs w:val="22"/>
          <w:lang w:eastAsia="en-US"/>
        </w:rPr>
      </w:pPr>
      <w:del w:id="667" w:author="Pham Minh Tu" w:date="2019-12-25T16:36:00Z">
        <w:r w:rsidRPr="005B7532" w:rsidDel="005B7532">
          <w:rPr>
            <w:rStyle w:val="Hyperlink"/>
            <w:noProof/>
          </w:rPr>
          <w:delText>5.44.1</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Fields</w:delText>
        </w:r>
        <w:r w:rsidDel="005B7532">
          <w:rPr>
            <w:noProof/>
            <w:webHidden/>
          </w:rPr>
          <w:tab/>
          <w:delText>289</w:delText>
        </w:r>
      </w:del>
    </w:p>
    <w:p w:rsidR="00EE7D73" w:rsidDel="005B7532" w:rsidRDefault="00EE7D73">
      <w:pPr>
        <w:pStyle w:val="TOC3"/>
        <w:rPr>
          <w:del w:id="668" w:author="Pham Minh Tu" w:date="2019-12-25T16:36:00Z"/>
          <w:rFonts w:asciiTheme="minorHAnsi" w:eastAsiaTheme="minorEastAsia" w:hAnsiTheme="minorHAnsi" w:cstheme="minorBidi"/>
          <w:noProof/>
          <w:sz w:val="22"/>
          <w:szCs w:val="22"/>
          <w:lang w:eastAsia="en-US"/>
        </w:rPr>
      </w:pPr>
      <w:del w:id="669" w:author="Pham Minh Tu" w:date="2019-12-25T16:36:00Z">
        <w:r w:rsidRPr="005B7532" w:rsidDel="005B7532">
          <w:rPr>
            <w:rStyle w:val="Hyperlink"/>
            <w:noProof/>
          </w:rPr>
          <w:delText>5.44.2</w:delText>
        </w:r>
        <w:r w:rsidDel="005B7532">
          <w:rPr>
            <w:rFonts w:asciiTheme="minorHAnsi" w:eastAsiaTheme="minorEastAsia" w:hAnsiTheme="minorHAnsi" w:cstheme="minorBidi"/>
            <w:noProof/>
            <w:sz w:val="22"/>
            <w:szCs w:val="22"/>
            <w:lang w:eastAsia="en-US"/>
          </w:rPr>
          <w:tab/>
        </w:r>
        <w:r w:rsidRPr="005B7532" w:rsidDel="005B7532">
          <w:rPr>
            <w:rStyle w:val="Hyperlink"/>
            <w:noProof/>
          </w:rPr>
          <w:delText>Methods</w:delText>
        </w:r>
        <w:r w:rsidDel="005B7532">
          <w:rPr>
            <w:noProof/>
            <w:webHidden/>
          </w:rPr>
          <w:tab/>
          <w:delText>289</w:delText>
        </w:r>
      </w:del>
    </w:p>
    <w:p w:rsidR="00EE7D73" w:rsidDel="005B7532" w:rsidRDefault="00EE7D73">
      <w:pPr>
        <w:pStyle w:val="TOC2"/>
        <w:tabs>
          <w:tab w:val="right" w:leader="dot" w:pos="8297"/>
        </w:tabs>
        <w:rPr>
          <w:del w:id="670" w:author="Pham Minh Tu" w:date="2019-12-25T16:36:00Z"/>
          <w:rFonts w:asciiTheme="minorHAnsi" w:eastAsiaTheme="minorEastAsia" w:hAnsiTheme="minorHAnsi" w:cstheme="minorBidi"/>
          <w:b w:val="0"/>
          <w:noProof/>
          <w:sz w:val="22"/>
          <w:szCs w:val="22"/>
          <w:lang w:eastAsia="en-US"/>
        </w:rPr>
      </w:pPr>
      <w:del w:id="671" w:author="Pham Minh Tu" w:date="2019-12-25T16:36:00Z">
        <w:r w:rsidRPr="005B7532" w:rsidDel="005B7532">
          <w:rPr>
            <w:rStyle w:val="Hyperlink"/>
            <w:b w:val="0"/>
            <w:noProof/>
          </w:rPr>
          <w:delText>5.45</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ParseConfigStatus</w:delText>
        </w:r>
        <w:r w:rsidDel="005B7532">
          <w:rPr>
            <w:noProof/>
            <w:webHidden/>
          </w:rPr>
          <w:tab/>
          <w:delText>292</w:delText>
        </w:r>
      </w:del>
    </w:p>
    <w:p w:rsidR="00EE7D73" w:rsidDel="005B7532" w:rsidRDefault="00EE7D73">
      <w:pPr>
        <w:pStyle w:val="TOC1"/>
        <w:rPr>
          <w:del w:id="672" w:author="Pham Minh Tu" w:date="2019-12-25T16:36:00Z"/>
          <w:rFonts w:asciiTheme="minorHAnsi" w:eastAsiaTheme="minorEastAsia" w:hAnsiTheme="minorHAnsi" w:cstheme="minorBidi"/>
          <w:b w:val="0"/>
          <w:noProof/>
          <w:sz w:val="22"/>
          <w:szCs w:val="22"/>
          <w:lang w:eastAsia="en-US"/>
        </w:rPr>
      </w:pPr>
      <w:del w:id="673" w:author="Pham Minh Tu" w:date="2019-12-25T16:36:00Z">
        <w:r w:rsidRPr="005B7532" w:rsidDel="005B7532">
          <w:rPr>
            <w:rStyle w:val="Hyperlink"/>
            <w:b w:val="0"/>
            <w:noProof/>
          </w:rPr>
          <w:delText>Chapter 6 - Error, Warning and Information Messages</w:delText>
        </w:r>
        <w:r w:rsidDel="005B7532">
          <w:rPr>
            <w:noProof/>
            <w:webHidden/>
          </w:rPr>
          <w:tab/>
          <w:delText>293</w:delText>
        </w:r>
      </w:del>
    </w:p>
    <w:p w:rsidR="00EE7D73" w:rsidDel="005B7532" w:rsidRDefault="00EE7D73">
      <w:pPr>
        <w:pStyle w:val="TOC1"/>
        <w:rPr>
          <w:del w:id="674" w:author="Pham Minh Tu" w:date="2019-12-25T16:36:00Z"/>
          <w:rFonts w:asciiTheme="minorHAnsi" w:eastAsiaTheme="minorEastAsia" w:hAnsiTheme="minorHAnsi" w:cstheme="minorBidi"/>
          <w:b w:val="0"/>
          <w:noProof/>
          <w:sz w:val="22"/>
          <w:szCs w:val="22"/>
          <w:lang w:eastAsia="en-US"/>
        </w:rPr>
      </w:pPr>
      <w:del w:id="675" w:author="Pham Minh Tu" w:date="2019-12-25T16:36:00Z">
        <w:r w:rsidRPr="005B7532" w:rsidDel="005B7532">
          <w:rPr>
            <w:rStyle w:val="Hyperlink"/>
            <w:b w:val="0"/>
            <w:noProof/>
          </w:rPr>
          <w:delText>Chapter 7 - Error handling</w:delText>
        </w:r>
        <w:r w:rsidDel="005B7532">
          <w:rPr>
            <w:noProof/>
            <w:webHidden/>
          </w:rPr>
          <w:tab/>
          <w:delText>294</w:delText>
        </w:r>
      </w:del>
    </w:p>
    <w:p w:rsidR="00EE7D73" w:rsidDel="005B7532" w:rsidRDefault="00EE7D73">
      <w:pPr>
        <w:pStyle w:val="TOC2"/>
        <w:tabs>
          <w:tab w:val="right" w:leader="dot" w:pos="8297"/>
        </w:tabs>
        <w:rPr>
          <w:del w:id="676" w:author="Pham Minh Tu" w:date="2019-12-25T16:36:00Z"/>
          <w:rFonts w:asciiTheme="minorHAnsi" w:eastAsiaTheme="minorEastAsia" w:hAnsiTheme="minorHAnsi" w:cstheme="minorBidi"/>
          <w:b w:val="0"/>
          <w:noProof/>
          <w:sz w:val="22"/>
          <w:szCs w:val="22"/>
          <w:lang w:eastAsia="en-US"/>
        </w:rPr>
      </w:pPr>
      <w:del w:id="677" w:author="Pham Minh Tu" w:date="2019-12-25T16:36:00Z">
        <w:r w:rsidRPr="005B7532" w:rsidDel="005B7532">
          <w:rPr>
            <w:rStyle w:val="Hyperlink"/>
            <w:b w:val="0"/>
            <w:noProof/>
          </w:rPr>
          <w:delText>7.1</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Responsibility</w:delText>
        </w:r>
        <w:r w:rsidDel="005B7532">
          <w:rPr>
            <w:noProof/>
            <w:webHidden/>
          </w:rPr>
          <w:tab/>
          <w:delText>294</w:delText>
        </w:r>
      </w:del>
    </w:p>
    <w:p w:rsidR="00EE7D73" w:rsidDel="005B7532" w:rsidRDefault="00EE7D73">
      <w:pPr>
        <w:pStyle w:val="TOC2"/>
        <w:tabs>
          <w:tab w:val="right" w:leader="dot" w:pos="8297"/>
        </w:tabs>
        <w:rPr>
          <w:del w:id="678" w:author="Pham Minh Tu" w:date="2019-12-25T16:36:00Z"/>
          <w:rFonts w:asciiTheme="minorHAnsi" w:eastAsiaTheme="minorEastAsia" w:hAnsiTheme="minorHAnsi" w:cstheme="minorBidi"/>
          <w:b w:val="0"/>
          <w:noProof/>
          <w:sz w:val="22"/>
          <w:szCs w:val="22"/>
          <w:lang w:eastAsia="en-US"/>
        </w:rPr>
      </w:pPr>
      <w:del w:id="679" w:author="Pham Minh Tu" w:date="2019-12-25T16:36:00Z">
        <w:r w:rsidRPr="005B7532" w:rsidDel="005B7532">
          <w:rPr>
            <w:rStyle w:val="Hyperlink"/>
            <w:b w:val="0"/>
            <w:noProof/>
          </w:rPr>
          <w:delText>7.2</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Implementation</w:delText>
        </w:r>
        <w:r w:rsidDel="005B7532">
          <w:rPr>
            <w:noProof/>
            <w:webHidden/>
          </w:rPr>
          <w:tab/>
          <w:delText>294</w:delText>
        </w:r>
      </w:del>
    </w:p>
    <w:p w:rsidR="00EE7D73" w:rsidDel="005B7532" w:rsidRDefault="00EE7D73">
      <w:pPr>
        <w:pStyle w:val="TOC2"/>
        <w:tabs>
          <w:tab w:val="right" w:leader="dot" w:pos="8297"/>
        </w:tabs>
        <w:rPr>
          <w:del w:id="680" w:author="Pham Minh Tu" w:date="2019-12-25T16:36:00Z"/>
          <w:rFonts w:asciiTheme="minorHAnsi" w:eastAsiaTheme="minorEastAsia" w:hAnsiTheme="minorHAnsi" w:cstheme="minorBidi"/>
          <w:b w:val="0"/>
          <w:noProof/>
          <w:sz w:val="22"/>
          <w:szCs w:val="22"/>
          <w:lang w:eastAsia="en-US"/>
        </w:rPr>
      </w:pPr>
      <w:del w:id="681" w:author="Pham Minh Tu" w:date="2019-12-25T16:36:00Z">
        <w:r w:rsidRPr="005B7532" w:rsidDel="005B7532">
          <w:rPr>
            <w:rStyle w:val="Hyperlink"/>
            <w:b w:val="0"/>
            <w:noProof/>
          </w:rPr>
          <w:delText>7.3</w:delText>
        </w:r>
        <w:r w:rsidDel="005B7532">
          <w:rPr>
            <w:rFonts w:asciiTheme="minorHAnsi" w:eastAsiaTheme="minorEastAsia" w:hAnsiTheme="minorHAnsi" w:cstheme="minorBidi"/>
            <w:b w:val="0"/>
            <w:noProof/>
            <w:sz w:val="22"/>
            <w:szCs w:val="22"/>
            <w:lang w:eastAsia="en-US"/>
          </w:rPr>
          <w:tab/>
        </w:r>
        <w:r w:rsidRPr="005B7532" w:rsidDel="005B7532">
          <w:rPr>
            <w:rStyle w:val="Hyperlink"/>
            <w:b w:val="0"/>
            <w:noProof/>
          </w:rPr>
          <w:delText>Error handling flow</w:delText>
        </w:r>
        <w:r w:rsidDel="005B7532">
          <w:rPr>
            <w:noProof/>
            <w:webHidden/>
          </w:rPr>
          <w:tab/>
          <w:delText>295</w:delText>
        </w:r>
      </w:del>
    </w:p>
    <w:p w:rsidR="00EE7D73" w:rsidDel="005B7532" w:rsidRDefault="00EE7D73">
      <w:pPr>
        <w:pStyle w:val="TOC1"/>
        <w:rPr>
          <w:del w:id="682" w:author="Pham Minh Tu" w:date="2019-12-25T16:36:00Z"/>
          <w:rFonts w:asciiTheme="minorHAnsi" w:eastAsiaTheme="minorEastAsia" w:hAnsiTheme="minorHAnsi" w:cstheme="minorBidi"/>
          <w:b w:val="0"/>
          <w:noProof/>
          <w:sz w:val="22"/>
          <w:szCs w:val="22"/>
          <w:lang w:eastAsia="en-US"/>
        </w:rPr>
      </w:pPr>
      <w:del w:id="683" w:author="Pham Minh Tu" w:date="2019-12-25T16:36:00Z">
        <w:r w:rsidRPr="005B7532" w:rsidDel="005B7532">
          <w:rPr>
            <w:rStyle w:val="Hyperlink"/>
            <w:b w:val="0"/>
            <w:noProof/>
          </w:rPr>
          <w:delText>Chapter 8 - Uncovered List</w:delText>
        </w:r>
        <w:r w:rsidDel="005B7532">
          <w:rPr>
            <w:noProof/>
            <w:webHidden/>
          </w:rPr>
          <w:tab/>
          <w:delText>296</w:delText>
        </w:r>
      </w:del>
    </w:p>
    <w:p w:rsidR="00EE7D73" w:rsidDel="005B7532" w:rsidRDefault="00EE7D73">
      <w:pPr>
        <w:pStyle w:val="TOC1"/>
        <w:rPr>
          <w:del w:id="684" w:author="Pham Minh Tu" w:date="2019-12-25T16:36:00Z"/>
          <w:rFonts w:asciiTheme="minorHAnsi" w:eastAsiaTheme="minorEastAsia" w:hAnsiTheme="minorHAnsi" w:cstheme="minorBidi"/>
          <w:b w:val="0"/>
          <w:noProof/>
          <w:sz w:val="22"/>
          <w:szCs w:val="22"/>
          <w:lang w:eastAsia="en-US"/>
        </w:rPr>
      </w:pPr>
      <w:del w:id="685" w:author="Pham Minh Tu" w:date="2019-12-25T16:36:00Z">
        <w:r w:rsidRPr="005B7532" w:rsidDel="005B7532">
          <w:rPr>
            <w:rStyle w:val="Hyperlink"/>
            <w:b w:val="0"/>
            <w:noProof/>
          </w:rPr>
          <w:delText>Chapter 9 - Revision History</w:delText>
        </w:r>
        <w:r w:rsidDel="005B7532">
          <w:rPr>
            <w:noProof/>
            <w:webHidden/>
          </w:rPr>
          <w:tab/>
          <w:delText>297</w:delText>
        </w:r>
      </w:del>
    </w:p>
    <w:p w:rsidR="00932964" w:rsidRPr="006D3C18" w:rsidRDefault="00932964" w:rsidP="00932964">
      <w:pPr>
        <w:jc w:val="center"/>
        <w:rPr>
          <w:rFonts w:cs="Arial"/>
        </w:rPr>
      </w:pPr>
      <w:r w:rsidRPr="006D3C18">
        <w:rPr>
          <w:rFonts w:cs="Arial"/>
        </w:rPr>
        <w:fldChar w:fldCharType="end"/>
      </w:r>
    </w:p>
    <w:p w:rsidR="00932964" w:rsidRPr="006D3C18" w:rsidRDefault="00932964" w:rsidP="00932964">
      <w:pPr>
        <w:jc w:val="center"/>
        <w:rPr>
          <w:rFonts w:cs="Arial"/>
          <w:b/>
          <w:i/>
          <w:sz w:val="28"/>
          <w:szCs w:val="28"/>
        </w:rPr>
      </w:pPr>
      <w:r w:rsidRPr="006D3C18">
        <w:rPr>
          <w:rFonts w:cs="Arial"/>
        </w:rPr>
        <w:br w:type="page"/>
      </w:r>
      <w:r w:rsidRPr="006D3C18">
        <w:rPr>
          <w:rFonts w:cs="Arial"/>
          <w:b/>
          <w:i/>
          <w:sz w:val="28"/>
          <w:szCs w:val="28"/>
        </w:rPr>
        <w:lastRenderedPageBreak/>
        <w:t>List of Figures</w:t>
      </w:r>
    </w:p>
    <w:p w:rsidR="00AB2DBD" w:rsidRDefault="00932964">
      <w:pPr>
        <w:pStyle w:val="TableofFigures"/>
        <w:tabs>
          <w:tab w:val="right" w:leader="dot" w:pos="8297"/>
        </w:tabs>
        <w:rPr>
          <w:ins w:id="686" w:author="Pham Minh Tu" w:date="2020-01-06T16:06:00Z"/>
          <w:rFonts w:asciiTheme="minorHAnsi" w:eastAsiaTheme="minorEastAsia" w:hAnsiTheme="minorHAnsi" w:cstheme="minorBidi"/>
          <w:b w:val="0"/>
          <w:noProof/>
          <w:color w:val="auto"/>
          <w:sz w:val="22"/>
          <w:szCs w:val="22"/>
        </w:rPr>
      </w:pPr>
      <w:r w:rsidRPr="006D3C18">
        <w:rPr>
          <w:rFonts w:cs="Arial"/>
          <w:b w:val="0"/>
          <w:i/>
          <w:sz w:val="28"/>
          <w:szCs w:val="28"/>
        </w:rPr>
        <w:fldChar w:fldCharType="begin"/>
      </w:r>
      <w:r w:rsidRPr="006D3C18">
        <w:rPr>
          <w:rFonts w:cs="Arial"/>
          <w:b w:val="0"/>
          <w:i/>
          <w:sz w:val="28"/>
          <w:szCs w:val="28"/>
        </w:rPr>
        <w:instrText xml:space="preserve"> TOC \h \z \c "Figure" </w:instrText>
      </w:r>
      <w:r w:rsidRPr="006D3C18">
        <w:rPr>
          <w:rFonts w:cs="Arial"/>
          <w:b w:val="0"/>
          <w:i/>
          <w:sz w:val="28"/>
          <w:szCs w:val="28"/>
        </w:rPr>
        <w:fldChar w:fldCharType="separate"/>
      </w:r>
      <w:ins w:id="687" w:author="Pham Minh Tu" w:date="2020-01-06T16:06:00Z">
        <w:r w:rsidR="00AB2DBD" w:rsidRPr="00771344">
          <w:rPr>
            <w:rStyle w:val="Hyperlink"/>
            <w:rFonts w:eastAsia="MS Mincho"/>
            <w:noProof/>
          </w:rPr>
          <w:fldChar w:fldCharType="begin"/>
        </w:r>
        <w:r w:rsidR="00AB2DBD" w:rsidRPr="00771344">
          <w:rPr>
            <w:rStyle w:val="Hyperlink"/>
            <w:rFonts w:eastAsia="MS Mincho"/>
            <w:noProof/>
          </w:rPr>
          <w:instrText xml:space="preserve"> </w:instrText>
        </w:r>
        <w:r w:rsidR="00AB2DBD">
          <w:rPr>
            <w:noProof/>
          </w:rPr>
          <w:instrText>HYPERLINK "D:\\Workspace\\Projects\\Commonize\\X2xCommonize\\X2x\\internal\\X2x\\gen_tool\\0x_DD\\01_WorkProduct\\generic\\RH850_X2x_GENERIC_GenTool_DD.docx" \l "_Toc29219202"</w:instrText>
        </w:r>
        <w:r w:rsidR="00AB2DBD" w:rsidRPr="00771344">
          <w:rPr>
            <w:rStyle w:val="Hyperlink"/>
            <w:rFonts w:eastAsia="MS Mincho"/>
            <w:noProof/>
          </w:rPr>
          <w:instrText xml:space="preserve"> </w:instrText>
        </w:r>
        <w:r w:rsidR="00AB2DBD" w:rsidRPr="00771344">
          <w:rPr>
            <w:rStyle w:val="Hyperlink"/>
            <w:rFonts w:eastAsia="MS Mincho"/>
            <w:noProof/>
          </w:rPr>
        </w:r>
        <w:r w:rsidR="00AB2DBD" w:rsidRPr="00771344">
          <w:rPr>
            <w:rStyle w:val="Hyperlink"/>
            <w:rFonts w:eastAsia="MS Mincho"/>
            <w:noProof/>
          </w:rPr>
          <w:fldChar w:fldCharType="separate"/>
        </w:r>
        <w:r w:rsidR="00AB2DBD" w:rsidRPr="00771344">
          <w:rPr>
            <w:rStyle w:val="Hyperlink"/>
            <w:rFonts w:eastAsia="MS Mincho"/>
            <w:noProof/>
          </w:rPr>
          <w:t>Figure 1  Generic Generation Tool Hierarchical Architecture</w:t>
        </w:r>
        <w:r w:rsidR="00AB2DBD">
          <w:rPr>
            <w:noProof/>
            <w:webHidden/>
          </w:rPr>
          <w:tab/>
        </w:r>
        <w:r w:rsidR="00AB2DBD">
          <w:rPr>
            <w:noProof/>
            <w:webHidden/>
          </w:rPr>
          <w:fldChar w:fldCharType="begin"/>
        </w:r>
        <w:r w:rsidR="00AB2DBD">
          <w:rPr>
            <w:noProof/>
            <w:webHidden/>
          </w:rPr>
          <w:instrText xml:space="preserve"> PAGEREF _Toc29219202 \h </w:instrText>
        </w:r>
        <w:r w:rsidR="00AB2DBD">
          <w:rPr>
            <w:noProof/>
            <w:webHidden/>
          </w:rPr>
        </w:r>
      </w:ins>
      <w:r w:rsidR="00AB2DBD">
        <w:rPr>
          <w:noProof/>
          <w:webHidden/>
        </w:rPr>
        <w:fldChar w:fldCharType="separate"/>
      </w:r>
      <w:ins w:id="688" w:author="Pham Minh Tu" w:date="2020-01-06T16:06:00Z">
        <w:r w:rsidR="00AB2DBD">
          <w:rPr>
            <w:noProof/>
            <w:webHidden/>
          </w:rPr>
          <w:t>9</w:t>
        </w:r>
        <w:r w:rsidR="00AB2DBD">
          <w:rPr>
            <w:noProof/>
            <w:webHidden/>
          </w:rPr>
          <w:fldChar w:fldCharType="end"/>
        </w:r>
        <w:r w:rsidR="00AB2DBD" w:rsidRPr="00771344">
          <w:rPr>
            <w:rStyle w:val="Hyperlink"/>
            <w:rFonts w:eastAsia="MS Mincho"/>
            <w:noProof/>
          </w:rPr>
          <w:fldChar w:fldCharType="end"/>
        </w:r>
      </w:ins>
    </w:p>
    <w:p w:rsidR="00AB2DBD" w:rsidRDefault="00AB2DBD">
      <w:pPr>
        <w:pStyle w:val="TableofFigures"/>
        <w:tabs>
          <w:tab w:val="right" w:leader="dot" w:pos="8297"/>
        </w:tabs>
        <w:rPr>
          <w:ins w:id="689" w:author="Pham Minh Tu" w:date="2020-01-06T16:06:00Z"/>
          <w:rFonts w:asciiTheme="minorHAnsi" w:eastAsiaTheme="minorEastAsia" w:hAnsiTheme="minorHAnsi" w:cstheme="minorBidi"/>
          <w:b w:val="0"/>
          <w:noProof/>
          <w:color w:val="auto"/>
          <w:sz w:val="22"/>
          <w:szCs w:val="22"/>
        </w:rPr>
      </w:pPr>
      <w:ins w:id="690" w:author="Pham Minh Tu" w:date="2020-01-06T16:06:00Z">
        <w:r w:rsidRPr="00771344">
          <w:rPr>
            <w:rStyle w:val="Hyperlink"/>
            <w:rFonts w:eastAsia="MS Mincho"/>
            <w:noProof/>
          </w:rPr>
          <w:fldChar w:fldCharType="begin"/>
        </w:r>
        <w:r w:rsidRPr="00771344">
          <w:rPr>
            <w:rStyle w:val="Hyperlink"/>
            <w:rFonts w:eastAsia="MS Mincho"/>
            <w:noProof/>
          </w:rPr>
          <w:instrText xml:space="preserve"> </w:instrText>
        </w:r>
        <w:r>
          <w:rPr>
            <w:noProof/>
          </w:rPr>
          <w:instrText>HYPERLINK "D:\\Workspace\\Projects\\Commonize\\X2xCommonize\\X2x\\internal\\X2x\\gen_tool\\0x_DD\\01_WorkProduct\\generic\\RH850_X2x_GENERIC_GenTool_DD.docx" \l "_Toc29219203"</w:instrText>
        </w:r>
        <w:r w:rsidRPr="00771344">
          <w:rPr>
            <w:rStyle w:val="Hyperlink"/>
            <w:rFonts w:eastAsia="MS Mincho"/>
            <w:noProof/>
          </w:rPr>
          <w:instrText xml:space="preserve"> </w:instrText>
        </w:r>
        <w:r w:rsidRPr="00771344">
          <w:rPr>
            <w:rStyle w:val="Hyperlink"/>
            <w:rFonts w:eastAsia="MS Mincho"/>
            <w:noProof/>
          </w:rPr>
        </w:r>
        <w:r w:rsidRPr="00771344">
          <w:rPr>
            <w:rStyle w:val="Hyperlink"/>
            <w:rFonts w:eastAsia="MS Mincho"/>
            <w:noProof/>
          </w:rPr>
          <w:fldChar w:fldCharType="separate"/>
        </w:r>
        <w:r w:rsidRPr="00771344">
          <w:rPr>
            <w:rStyle w:val="Hyperlink"/>
            <w:rFonts w:eastAsia="MS Mincho"/>
            <w:noProof/>
          </w:rPr>
          <w:t>Figure 2 Concept of Generic Generation Tool</w:t>
        </w:r>
        <w:r>
          <w:rPr>
            <w:noProof/>
            <w:webHidden/>
          </w:rPr>
          <w:tab/>
        </w:r>
        <w:r>
          <w:rPr>
            <w:noProof/>
            <w:webHidden/>
          </w:rPr>
          <w:fldChar w:fldCharType="begin"/>
        </w:r>
        <w:r>
          <w:rPr>
            <w:noProof/>
            <w:webHidden/>
          </w:rPr>
          <w:instrText xml:space="preserve"> PAGEREF _Toc29219203 \h </w:instrText>
        </w:r>
        <w:r>
          <w:rPr>
            <w:noProof/>
            <w:webHidden/>
          </w:rPr>
        </w:r>
      </w:ins>
      <w:r>
        <w:rPr>
          <w:noProof/>
          <w:webHidden/>
        </w:rPr>
        <w:fldChar w:fldCharType="separate"/>
      </w:r>
      <w:ins w:id="691" w:author="Pham Minh Tu" w:date="2020-01-06T16:06:00Z">
        <w:r>
          <w:rPr>
            <w:noProof/>
            <w:webHidden/>
          </w:rPr>
          <w:t>13</w:t>
        </w:r>
        <w:r>
          <w:rPr>
            <w:noProof/>
            <w:webHidden/>
          </w:rPr>
          <w:fldChar w:fldCharType="end"/>
        </w:r>
        <w:r w:rsidRPr="00771344">
          <w:rPr>
            <w:rStyle w:val="Hyperlink"/>
            <w:rFonts w:eastAsia="MS Mincho"/>
            <w:noProof/>
          </w:rPr>
          <w:fldChar w:fldCharType="end"/>
        </w:r>
      </w:ins>
    </w:p>
    <w:p w:rsidR="00AB2DBD" w:rsidRDefault="00AB2DBD">
      <w:pPr>
        <w:pStyle w:val="TableofFigures"/>
        <w:tabs>
          <w:tab w:val="right" w:leader="dot" w:pos="8297"/>
        </w:tabs>
        <w:rPr>
          <w:ins w:id="692" w:author="Pham Minh Tu" w:date="2020-01-06T16:06:00Z"/>
          <w:rFonts w:asciiTheme="minorHAnsi" w:eastAsiaTheme="minorEastAsia" w:hAnsiTheme="minorHAnsi" w:cstheme="minorBidi"/>
          <w:b w:val="0"/>
          <w:noProof/>
          <w:color w:val="auto"/>
          <w:sz w:val="22"/>
          <w:szCs w:val="22"/>
        </w:rPr>
      </w:pPr>
      <w:ins w:id="693" w:author="Pham Minh Tu" w:date="2020-01-06T16:06:00Z">
        <w:r w:rsidRPr="00771344">
          <w:rPr>
            <w:rStyle w:val="Hyperlink"/>
            <w:rFonts w:eastAsia="MS Mincho"/>
            <w:noProof/>
          </w:rPr>
          <w:fldChar w:fldCharType="begin"/>
        </w:r>
        <w:r w:rsidRPr="00771344">
          <w:rPr>
            <w:rStyle w:val="Hyperlink"/>
            <w:rFonts w:eastAsia="MS Mincho"/>
            <w:noProof/>
          </w:rPr>
          <w:instrText xml:space="preserve"> </w:instrText>
        </w:r>
        <w:r>
          <w:rPr>
            <w:noProof/>
          </w:rPr>
          <w:instrText>HYPERLINK "D:\\Workspace\\Projects\\Commonize\\X2xCommonize\\X2x\\internal\\X2x\\gen_tool\\0x_DD\\01_WorkProduct\\generic\\RH850_X2x_GENERIC_GenTool_DD.docx" \l "_Toc29219204"</w:instrText>
        </w:r>
        <w:r w:rsidRPr="00771344">
          <w:rPr>
            <w:rStyle w:val="Hyperlink"/>
            <w:rFonts w:eastAsia="MS Mincho"/>
            <w:noProof/>
          </w:rPr>
          <w:instrText xml:space="preserve"> </w:instrText>
        </w:r>
        <w:r w:rsidRPr="00771344">
          <w:rPr>
            <w:rStyle w:val="Hyperlink"/>
            <w:rFonts w:eastAsia="MS Mincho"/>
            <w:noProof/>
          </w:rPr>
        </w:r>
        <w:r w:rsidRPr="00771344">
          <w:rPr>
            <w:rStyle w:val="Hyperlink"/>
            <w:rFonts w:eastAsia="MS Mincho"/>
            <w:noProof/>
          </w:rPr>
          <w:fldChar w:fldCharType="separate"/>
        </w:r>
        <w:r w:rsidRPr="00771344">
          <w:rPr>
            <w:rStyle w:val="Hyperlink"/>
            <w:rFonts w:eastAsia="MS Mincho"/>
            <w:noProof/>
          </w:rPr>
          <w:t>Figure 3. Overview of class diagram</w:t>
        </w:r>
        <w:r>
          <w:rPr>
            <w:noProof/>
            <w:webHidden/>
          </w:rPr>
          <w:tab/>
        </w:r>
        <w:r>
          <w:rPr>
            <w:noProof/>
            <w:webHidden/>
          </w:rPr>
          <w:fldChar w:fldCharType="begin"/>
        </w:r>
        <w:r>
          <w:rPr>
            <w:noProof/>
            <w:webHidden/>
          </w:rPr>
          <w:instrText xml:space="preserve"> PAGEREF _Toc29219204 \h </w:instrText>
        </w:r>
        <w:r>
          <w:rPr>
            <w:noProof/>
            <w:webHidden/>
          </w:rPr>
        </w:r>
      </w:ins>
      <w:r>
        <w:rPr>
          <w:noProof/>
          <w:webHidden/>
        </w:rPr>
        <w:fldChar w:fldCharType="separate"/>
      </w:r>
      <w:ins w:id="694" w:author="Pham Minh Tu" w:date="2020-01-06T16:06:00Z">
        <w:r>
          <w:rPr>
            <w:noProof/>
            <w:webHidden/>
          </w:rPr>
          <w:t>21</w:t>
        </w:r>
        <w:r>
          <w:rPr>
            <w:noProof/>
            <w:webHidden/>
          </w:rPr>
          <w:fldChar w:fldCharType="end"/>
        </w:r>
        <w:r w:rsidRPr="00771344">
          <w:rPr>
            <w:rStyle w:val="Hyperlink"/>
            <w:rFonts w:eastAsia="MS Mincho"/>
            <w:noProof/>
          </w:rPr>
          <w:fldChar w:fldCharType="end"/>
        </w:r>
      </w:ins>
    </w:p>
    <w:p w:rsidR="003E3284" w:rsidDel="00AB2DBD" w:rsidRDefault="003E3284">
      <w:pPr>
        <w:pStyle w:val="TableofFigures"/>
        <w:tabs>
          <w:tab w:val="right" w:leader="dot" w:pos="8297"/>
        </w:tabs>
        <w:rPr>
          <w:del w:id="695" w:author="Pham Minh Tu" w:date="2020-01-06T16:06:00Z"/>
          <w:rFonts w:asciiTheme="minorHAnsi" w:eastAsiaTheme="minorEastAsia" w:hAnsiTheme="minorHAnsi" w:cstheme="minorBidi"/>
          <w:b w:val="0"/>
          <w:noProof/>
          <w:color w:val="auto"/>
          <w:sz w:val="22"/>
          <w:szCs w:val="22"/>
        </w:rPr>
      </w:pPr>
      <w:del w:id="696" w:author="Pham Minh Tu" w:date="2020-01-06T16:06:00Z">
        <w:r w:rsidRPr="00AB2DBD" w:rsidDel="00AB2DBD">
          <w:rPr>
            <w:rFonts w:eastAsia="MS Mincho"/>
            <w:noProof/>
            <w:rPrChange w:id="697" w:author="Pham Minh Tu" w:date="2020-01-06T16:06:00Z">
              <w:rPr>
                <w:rStyle w:val="Hyperlink"/>
                <w:rFonts w:eastAsia="MS Mincho"/>
                <w:noProof/>
              </w:rPr>
            </w:rPrChange>
          </w:rPr>
          <w:delText>Figure 1  Generic Generation Tool Hierarchical Architecture</w:delText>
        </w:r>
        <w:r w:rsidDel="00AB2DBD">
          <w:rPr>
            <w:noProof/>
            <w:webHidden/>
          </w:rPr>
          <w:tab/>
          <w:delText>11</w:delText>
        </w:r>
      </w:del>
    </w:p>
    <w:p w:rsidR="003E3284" w:rsidDel="00AB2DBD" w:rsidRDefault="003E3284">
      <w:pPr>
        <w:pStyle w:val="TableofFigures"/>
        <w:tabs>
          <w:tab w:val="right" w:leader="dot" w:pos="8297"/>
        </w:tabs>
        <w:rPr>
          <w:del w:id="698" w:author="Pham Minh Tu" w:date="2020-01-06T16:06:00Z"/>
          <w:rFonts w:asciiTheme="minorHAnsi" w:eastAsiaTheme="minorEastAsia" w:hAnsiTheme="minorHAnsi" w:cstheme="minorBidi"/>
          <w:b w:val="0"/>
          <w:noProof/>
          <w:color w:val="auto"/>
          <w:sz w:val="22"/>
          <w:szCs w:val="22"/>
        </w:rPr>
      </w:pPr>
      <w:del w:id="699" w:author="Pham Minh Tu" w:date="2020-01-06T16:06:00Z">
        <w:r w:rsidRPr="00AB2DBD" w:rsidDel="00AB2DBD">
          <w:rPr>
            <w:rFonts w:eastAsia="MS Mincho"/>
            <w:noProof/>
            <w:rPrChange w:id="700" w:author="Pham Minh Tu" w:date="2020-01-06T16:06:00Z">
              <w:rPr>
                <w:rStyle w:val="Hyperlink"/>
                <w:rFonts w:eastAsia="MS Mincho"/>
                <w:noProof/>
              </w:rPr>
            </w:rPrChange>
          </w:rPr>
          <w:delText>Figure 2 Concept of Generic Generation Tool</w:delText>
        </w:r>
        <w:r w:rsidDel="00AB2DBD">
          <w:rPr>
            <w:noProof/>
            <w:webHidden/>
          </w:rPr>
          <w:tab/>
          <w:delText>15</w:delText>
        </w:r>
      </w:del>
    </w:p>
    <w:p w:rsidR="003E3284" w:rsidDel="00AB2DBD" w:rsidRDefault="003E3284">
      <w:pPr>
        <w:pStyle w:val="TableofFigures"/>
        <w:tabs>
          <w:tab w:val="right" w:leader="dot" w:pos="8297"/>
        </w:tabs>
        <w:rPr>
          <w:del w:id="701" w:author="Pham Minh Tu" w:date="2020-01-06T16:06:00Z"/>
          <w:rFonts w:asciiTheme="minorHAnsi" w:eastAsiaTheme="minorEastAsia" w:hAnsiTheme="minorHAnsi" w:cstheme="minorBidi"/>
          <w:b w:val="0"/>
          <w:noProof/>
          <w:color w:val="auto"/>
          <w:sz w:val="22"/>
          <w:szCs w:val="22"/>
        </w:rPr>
      </w:pPr>
      <w:del w:id="702" w:author="Pham Minh Tu" w:date="2020-01-06T16:06:00Z">
        <w:r w:rsidRPr="00AB2DBD" w:rsidDel="00AB2DBD">
          <w:rPr>
            <w:rFonts w:eastAsia="MS Mincho"/>
            <w:noProof/>
            <w:rPrChange w:id="703" w:author="Pham Minh Tu" w:date="2020-01-06T16:06:00Z">
              <w:rPr>
                <w:rStyle w:val="Hyperlink"/>
                <w:rFonts w:eastAsia="MS Mincho"/>
                <w:noProof/>
              </w:rPr>
            </w:rPrChange>
          </w:rPr>
          <w:delText>Figure 3. Overview of class diagram</w:delText>
        </w:r>
        <w:r w:rsidDel="00AB2DBD">
          <w:rPr>
            <w:noProof/>
            <w:webHidden/>
          </w:rPr>
          <w:tab/>
          <w:delText>23</w:delText>
        </w:r>
      </w:del>
    </w:p>
    <w:p w:rsidR="00932964" w:rsidRPr="006D3C18" w:rsidRDefault="00932964" w:rsidP="00932964">
      <w:pPr>
        <w:jc w:val="center"/>
        <w:rPr>
          <w:rFonts w:cs="Arial"/>
          <w:b/>
          <w:i/>
          <w:sz w:val="28"/>
          <w:szCs w:val="28"/>
        </w:rPr>
      </w:pPr>
      <w:r w:rsidRPr="006D3C18">
        <w:rPr>
          <w:rFonts w:cs="Arial"/>
          <w:b/>
          <w:i/>
          <w:sz w:val="28"/>
          <w:szCs w:val="28"/>
        </w:rPr>
        <w:fldChar w:fldCharType="end"/>
      </w:r>
    </w:p>
    <w:p w:rsidR="00932964" w:rsidRPr="006D3C18" w:rsidRDefault="00932964" w:rsidP="00932964">
      <w:pPr>
        <w:pStyle w:val="Heading1"/>
      </w:pPr>
      <w:bookmarkStart w:id="704" w:name="_Toc208917539"/>
      <w:bookmarkStart w:id="705" w:name="_Toc206499986"/>
      <w:bookmarkStart w:id="706" w:name="_Toc206500082"/>
      <w:bookmarkStart w:id="707" w:name="_Toc29218925"/>
      <w:r w:rsidRPr="006D3C18">
        <w:lastRenderedPageBreak/>
        <w:t>Preface</w:t>
      </w:r>
      <w:bookmarkEnd w:id="704"/>
      <w:bookmarkEnd w:id="707"/>
    </w:p>
    <w:p w:rsidR="00932964" w:rsidRPr="006D3C18" w:rsidRDefault="00932964" w:rsidP="00932964">
      <w:pPr>
        <w:pStyle w:val="Heading2"/>
      </w:pPr>
      <w:bookmarkStart w:id="708" w:name="_Toc208917540"/>
      <w:bookmarkStart w:id="709" w:name="_Ref209262517"/>
      <w:bookmarkStart w:id="710" w:name="_Ref209262519"/>
      <w:bookmarkStart w:id="711" w:name="_Toc29218926"/>
      <w:r w:rsidRPr="006D3C18">
        <w:t>Manual conventions</w:t>
      </w:r>
      <w:bookmarkEnd w:id="708"/>
      <w:bookmarkEnd w:id="709"/>
      <w:bookmarkEnd w:id="710"/>
      <w:bookmarkEnd w:id="711"/>
    </w:p>
    <w:p w:rsidR="00932964" w:rsidRPr="006D3C18" w:rsidRDefault="00932964" w:rsidP="00932964">
      <w:pPr>
        <w:numPr>
          <w:ilvl w:val="0"/>
          <w:numId w:val="10"/>
        </w:numPr>
        <w:rPr>
          <w:rFonts w:cs="Arial"/>
        </w:rPr>
      </w:pPr>
      <w:r w:rsidRPr="006D3C18">
        <w:rPr>
          <w:rFonts w:cs="Arial"/>
        </w:rPr>
        <w:t xml:space="preserve">Grey highlighted text marks topics, which need to be discussed, hence are not fixed until Grey highlighting is removed. (E.g.: </w:t>
      </w:r>
      <w:r w:rsidRPr="006D3C18">
        <w:rPr>
          <w:rStyle w:val="TBD"/>
          <w:rFonts w:cs="Arial"/>
          <w:highlight w:val="lightGray"/>
        </w:rPr>
        <w:t xml:space="preserve">Bus speed of 1 Mbit/s @ </w:t>
      </w:r>
      <w:r w:rsidRPr="006D3C18">
        <w:rPr>
          <w:rStyle w:val="TBD"/>
          <w:rFonts w:cs="Arial"/>
          <w:highlight w:val="lightGray"/>
        </w:rPr>
        <w:sym w:font="Symbol" w:char="F066"/>
      </w:r>
      <w:r w:rsidRPr="006D3C18">
        <w:rPr>
          <w:rStyle w:val="TBD"/>
          <w:rFonts w:cs="Arial"/>
          <w:highlight w:val="lightGray"/>
        </w:rPr>
        <w:t>CAN = 8 MHz</w:t>
      </w:r>
      <w:r w:rsidRPr="006D3C18">
        <w:rPr>
          <w:rFonts w:cs="Arial"/>
        </w:rPr>
        <w:t>)</w:t>
      </w:r>
    </w:p>
    <w:p w:rsidR="00932964" w:rsidRPr="006D3C18" w:rsidRDefault="00932964" w:rsidP="00932964">
      <w:pPr>
        <w:numPr>
          <w:ilvl w:val="0"/>
          <w:numId w:val="10"/>
        </w:numPr>
        <w:rPr>
          <w:rFonts w:cs="Arial"/>
        </w:rPr>
      </w:pPr>
      <w:r w:rsidRPr="006D3C18">
        <w:rPr>
          <w:rFonts w:cs="Arial"/>
        </w:rPr>
        <w:t xml:space="preserve">Gold shaded text marks topics, which cannot be opened to customer. (E.g. </w:t>
      </w:r>
      <w:r w:rsidRPr="006D3C18">
        <w:rPr>
          <w:rStyle w:val="UserClosedDoor"/>
          <w:rFonts w:cs="Arial"/>
        </w:rPr>
        <w:t>CGMCONF register</w:t>
      </w:r>
      <w:r w:rsidRPr="006D3C18">
        <w:rPr>
          <w:rFonts w:cs="Arial"/>
        </w:rPr>
        <w:t>)</w:t>
      </w:r>
    </w:p>
    <w:p w:rsidR="00932964" w:rsidRPr="006D3C18" w:rsidRDefault="00932964" w:rsidP="00932964">
      <w:pPr>
        <w:pStyle w:val="Heading2"/>
      </w:pPr>
      <w:bookmarkStart w:id="712" w:name="_Toc208917541"/>
      <w:bookmarkStart w:id="713" w:name="_Toc29218927"/>
      <w:r w:rsidRPr="006D3C18">
        <w:t>Related documents</w:t>
      </w:r>
      <w:bookmarkEnd w:id="712"/>
      <w:bookmarkEnd w:id="7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6"/>
        <w:gridCol w:w="6307"/>
        <w:gridCol w:w="1350"/>
      </w:tblGrid>
      <w:tr w:rsidR="00932964" w:rsidRPr="006D3C18" w:rsidTr="00EA73D2">
        <w:trPr>
          <w:trHeight w:val="431"/>
          <w:tblHeader/>
        </w:trPr>
        <w:tc>
          <w:tcPr>
            <w:tcW w:w="508" w:type="pct"/>
            <w:shd w:val="clear" w:color="auto" w:fill="D9D9D9"/>
            <w:vAlign w:val="center"/>
          </w:tcPr>
          <w:p w:rsidR="00932964" w:rsidRPr="006D3C18" w:rsidRDefault="00932964" w:rsidP="00EA73D2">
            <w:pPr>
              <w:tabs>
                <w:tab w:val="left" w:pos="4320"/>
                <w:tab w:val="left" w:pos="8640"/>
              </w:tabs>
              <w:spacing w:after="0"/>
              <w:rPr>
                <w:rFonts w:cs="Arial"/>
                <w:b/>
              </w:rPr>
            </w:pPr>
            <w:r w:rsidRPr="006D3C18">
              <w:rPr>
                <w:rFonts w:cs="Arial"/>
                <w:b/>
              </w:rPr>
              <w:t>Sl. No.</w:t>
            </w:r>
          </w:p>
        </w:tc>
        <w:tc>
          <w:tcPr>
            <w:tcW w:w="3700" w:type="pct"/>
            <w:shd w:val="clear" w:color="auto" w:fill="D9D9D9"/>
            <w:vAlign w:val="center"/>
          </w:tcPr>
          <w:p w:rsidR="00932964" w:rsidRPr="006D3C18" w:rsidRDefault="00932964" w:rsidP="00EA73D2">
            <w:pPr>
              <w:tabs>
                <w:tab w:val="left" w:pos="4320"/>
                <w:tab w:val="left" w:pos="8640"/>
              </w:tabs>
              <w:spacing w:after="0"/>
              <w:rPr>
                <w:rFonts w:cs="Arial"/>
                <w:b/>
              </w:rPr>
            </w:pPr>
            <w:r w:rsidRPr="006D3C18">
              <w:rPr>
                <w:rFonts w:cs="Arial"/>
                <w:b/>
              </w:rPr>
              <w:t>Title/File name</w:t>
            </w:r>
          </w:p>
        </w:tc>
        <w:tc>
          <w:tcPr>
            <w:tcW w:w="792" w:type="pct"/>
            <w:shd w:val="clear" w:color="auto" w:fill="D9D9D9"/>
            <w:vAlign w:val="center"/>
          </w:tcPr>
          <w:p w:rsidR="00932964" w:rsidRPr="006D3C18" w:rsidRDefault="00932964" w:rsidP="00EA73D2">
            <w:pPr>
              <w:tabs>
                <w:tab w:val="left" w:pos="4320"/>
                <w:tab w:val="left" w:pos="8640"/>
              </w:tabs>
              <w:spacing w:after="0"/>
              <w:jc w:val="center"/>
              <w:rPr>
                <w:rFonts w:cs="Arial"/>
                <w:b/>
              </w:rPr>
            </w:pPr>
            <w:r w:rsidRPr="006D3C18">
              <w:rPr>
                <w:rFonts w:cs="Arial"/>
                <w:b/>
              </w:rPr>
              <w:t>Revision</w:t>
            </w:r>
          </w:p>
        </w:tc>
      </w:tr>
      <w:tr w:rsidR="00932964" w:rsidRPr="006D3C18" w:rsidTr="00EA73D2">
        <w:trPr>
          <w:trHeight w:val="432"/>
          <w:tblHeader/>
        </w:trPr>
        <w:tc>
          <w:tcPr>
            <w:tcW w:w="508" w:type="pct"/>
            <w:vAlign w:val="center"/>
          </w:tcPr>
          <w:p w:rsidR="00932964" w:rsidRPr="006D3C18" w:rsidRDefault="00B16139" w:rsidP="00EA73D2">
            <w:pPr>
              <w:widowControl w:val="0"/>
              <w:tabs>
                <w:tab w:val="left" w:pos="864"/>
                <w:tab w:val="left" w:pos="4320"/>
                <w:tab w:val="left" w:pos="8640"/>
              </w:tabs>
              <w:overflowPunct w:val="0"/>
              <w:autoSpaceDE w:val="0"/>
              <w:autoSpaceDN w:val="0"/>
              <w:adjustRightInd w:val="0"/>
              <w:spacing w:after="0"/>
              <w:textAlignment w:val="baseline"/>
              <w:rPr>
                <w:rFonts w:cs="Arial"/>
              </w:rPr>
            </w:pPr>
            <w:r>
              <w:rPr>
                <w:rFonts w:cs="Arial"/>
              </w:rPr>
              <w:t>[1</w:t>
            </w:r>
            <w:r w:rsidR="00932964" w:rsidRPr="006D3C18">
              <w:rPr>
                <w:rFonts w:cs="Arial"/>
              </w:rPr>
              <w:t>]</w:t>
            </w:r>
          </w:p>
        </w:tc>
        <w:tc>
          <w:tcPr>
            <w:tcW w:w="3700" w:type="pct"/>
            <w:vAlign w:val="center"/>
          </w:tcPr>
          <w:p w:rsidR="00400ABC" w:rsidDel="00C311A1" w:rsidRDefault="00C311A1" w:rsidP="00EA73D2">
            <w:pPr>
              <w:keepNext/>
              <w:spacing w:after="0"/>
              <w:rPr>
                <w:del w:id="714" w:author="Pham Minh Tu" w:date="2020-01-03T14:48:00Z"/>
                <w:rFonts w:cs="Arial"/>
              </w:rPr>
            </w:pPr>
            <w:ins w:id="715" w:author="Pham Minh Tu" w:date="2020-01-03T14:48:00Z">
              <w:r w:rsidRPr="00C311A1">
                <w:rPr>
                  <w:rFonts w:cs="Arial"/>
                </w:rPr>
                <w:t>RH850_X2x_Generic_GenTool_ErrorList</w:t>
              </w:r>
            </w:ins>
            <w:del w:id="716" w:author="Pham Minh Tu" w:date="2020-01-03T14:48:00Z">
              <w:r w:rsidR="00932964" w:rsidRPr="006D3C18" w:rsidDel="00C311A1">
                <w:rPr>
                  <w:rFonts w:cs="Arial"/>
                </w:rPr>
                <w:delText>RH850/</w:delText>
              </w:r>
              <w:r w:rsidR="00B0438D" w:rsidDel="00C311A1">
                <w:rPr>
                  <w:rFonts w:cs="Arial"/>
                </w:rPr>
                <w:delText>X1x</w:delText>
              </w:r>
              <w:r w:rsidR="00400ABC" w:rsidDel="00C311A1">
                <w:rPr>
                  <w:rFonts w:cs="Arial"/>
                </w:rPr>
                <w:delText xml:space="preserve"> Generic Generation Error List </w:delText>
              </w:r>
            </w:del>
          </w:p>
          <w:p w:rsidR="00932964" w:rsidDel="00C311A1" w:rsidRDefault="00932964" w:rsidP="00EA73D2">
            <w:pPr>
              <w:keepNext/>
              <w:spacing w:after="0"/>
              <w:rPr>
                <w:del w:id="717" w:author="Pham Minh Tu" w:date="2020-01-03T14:48:00Z"/>
                <w:rFonts w:cs="Arial"/>
              </w:rPr>
            </w:pPr>
            <w:del w:id="718" w:author="Pham Minh Tu" w:date="2020-01-03T14:48:00Z">
              <w:r w:rsidRPr="006D3C18" w:rsidDel="00C311A1">
                <w:rPr>
                  <w:rFonts w:cs="Arial"/>
                </w:rPr>
                <w:delText>RH850_</w:delText>
              </w:r>
              <w:r w:rsidR="00B0438D" w:rsidDel="00C311A1">
                <w:rPr>
                  <w:rFonts w:cs="Arial"/>
                </w:rPr>
                <w:delText>X1x</w:delText>
              </w:r>
              <w:r w:rsidRPr="006D3C18" w:rsidDel="00C311A1">
                <w:rPr>
                  <w:rFonts w:cs="Arial"/>
                </w:rPr>
                <w:delText>_Generic_GenTool_ErrorList</w:delText>
              </w:r>
            </w:del>
            <w:r w:rsidRPr="006D3C18">
              <w:rPr>
                <w:rFonts w:cs="Arial"/>
              </w:rPr>
              <w:t>.xls</w:t>
            </w:r>
          </w:p>
          <w:p w:rsidR="00B33BE6" w:rsidRPr="006D3C18" w:rsidRDefault="00B33BE6" w:rsidP="00EA73D2">
            <w:pPr>
              <w:keepNext/>
              <w:spacing w:after="0"/>
              <w:rPr>
                <w:rFonts w:cs="Arial"/>
              </w:rPr>
            </w:pPr>
            <w:del w:id="719" w:author="Pham Minh Tu" w:date="2020-01-03T14:48:00Z">
              <w:r w:rsidRPr="00B33BE6" w:rsidDel="00C311A1">
                <w:rPr>
                  <w:rFonts w:cs="Arial"/>
                </w:rPr>
                <w:delText>3_GettingStarted_MCAL_Drivers_X1x.docx</w:delText>
              </w:r>
            </w:del>
          </w:p>
        </w:tc>
        <w:tc>
          <w:tcPr>
            <w:tcW w:w="792" w:type="pct"/>
            <w:vAlign w:val="center"/>
          </w:tcPr>
          <w:p w:rsidR="00932964" w:rsidRPr="006D3C18" w:rsidRDefault="00932964" w:rsidP="00EA73D2">
            <w:pPr>
              <w:keepNext/>
              <w:spacing w:after="0"/>
              <w:jc w:val="center"/>
              <w:rPr>
                <w:rFonts w:cs="Arial"/>
              </w:rPr>
            </w:pPr>
            <w:r w:rsidRPr="006D3C18">
              <w:rPr>
                <w:rFonts w:cs="Arial"/>
              </w:rPr>
              <w:t>1.0</w:t>
            </w:r>
          </w:p>
        </w:tc>
      </w:tr>
    </w:tbl>
    <w:p w:rsidR="00932964" w:rsidRPr="006D3C18" w:rsidRDefault="00932964" w:rsidP="00932964">
      <w:pPr>
        <w:rPr>
          <w:rFonts w:cs="Arial"/>
        </w:rPr>
      </w:pPr>
    </w:p>
    <w:p w:rsidR="00932964" w:rsidRPr="006D3C18" w:rsidRDefault="00932964" w:rsidP="00932964">
      <w:pPr>
        <w:pStyle w:val="Heading2"/>
      </w:pPr>
      <w:bookmarkStart w:id="720" w:name="_Toc208917542"/>
      <w:bookmarkStart w:id="721" w:name="_Toc29218928"/>
      <w:r w:rsidRPr="006D3C18">
        <w:t xml:space="preserve">How to read this </w:t>
      </w:r>
      <w:bookmarkEnd w:id="720"/>
      <w:r w:rsidR="00761DE2">
        <w:t>document</w:t>
      </w:r>
      <w:bookmarkEnd w:id="721"/>
    </w:p>
    <w:p w:rsidR="00932964" w:rsidRPr="006D3C18" w:rsidRDefault="00932964" w:rsidP="00932964">
      <w:pPr>
        <w:pStyle w:val="bodytext0"/>
        <w:rPr>
          <w:rFonts w:ascii="Arial" w:hAnsi="Arial" w:cs="Arial"/>
          <w:color w:val="auto"/>
          <w:lang w:val="en-US"/>
        </w:rPr>
      </w:pPr>
    </w:p>
    <w:tbl>
      <w:tblPr>
        <w:tblW w:w="51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516"/>
        <w:gridCol w:w="6250"/>
      </w:tblGrid>
      <w:tr w:rsidR="00C74978" w:rsidRPr="006D3C18" w:rsidTr="00C74978">
        <w:trPr>
          <w:trHeight w:val="512"/>
          <w:tblHeader/>
          <w:jc w:val="center"/>
        </w:trPr>
        <w:tc>
          <w:tcPr>
            <w:tcW w:w="1435" w:type="pct"/>
            <w:shd w:val="pct10" w:color="auto" w:fill="FFFFFF"/>
            <w:vAlign w:val="center"/>
          </w:tcPr>
          <w:p w:rsidR="00C74978" w:rsidRPr="006D3C18" w:rsidRDefault="00C74978" w:rsidP="00EA73D2">
            <w:pPr>
              <w:spacing w:before="100" w:beforeAutospacing="1" w:afterAutospacing="1"/>
              <w:jc w:val="center"/>
              <w:rPr>
                <w:rFonts w:cs="Arial"/>
                <w:b/>
                <w:i/>
              </w:rPr>
            </w:pPr>
            <w:r w:rsidRPr="006D3C18">
              <w:rPr>
                <w:rFonts w:cs="Arial"/>
                <w:b/>
              </w:rPr>
              <w:t>Section</w:t>
            </w:r>
          </w:p>
        </w:tc>
        <w:tc>
          <w:tcPr>
            <w:tcW w:w="3565" w:type="pct"/>
            <w:shd w:val="pct10" w:color="auto" w:fill="FFFFFF"/>
            <w:vAlign w:val="center"/>
          </w:tcPr>
          <w:p w:rsidR="00C74978" w:rsidRPr="006D3C18" w:rsidRDefault="00C74978" w:rsidP="00EA73D2">
            <w:pPr>
              <w:spacing w:before="100" w:beforeAutospacing="1" w:afterAutospacing="1"/>
              <w:jc w:val="center"/>
              <w:rPr>
                <w:rFonts w:cs="Arial"/>
                <w:b/>
              </w:rPr>
            </w:pPr>
            <w:r w:rsidRPr="006D3C18">
              <w:rPr>
                <w:rFonts w:cs="Arial"/>
                <w:b/>
              </w:rPr>
              <w:t>Contents</w:t>
            </w:r>
          </w:p>
        </w:tc>
      </w:tr>
      <w:tr w:rsidR="00C74978" w:rsidRPr="006D3C18" w:rsidTr="00C74978">
        <w:trPr>
          <w:trHeight w:val="20"/>
          <w:jc w:val="center"/>
        </w:trPr>
        <w:tc>
          <w:tcPr>
            <w:tcW w:w="1435" w:type="pct"/>
            <w:tcBorders>
              <w:bottom w:val="single" w:sz="4" w:space="0" w:color="auto"/>
            </w:tcBorders>
            <w:vAlign w:val="center"/>
          </w:tcPr>
          <w:p w:rsidR="00C74978" w:rsidRPr="006D3C18" w:rsidRDefault="00C74978" w:rsidP="00EA73D2">
            <w:pPr>
              <w:pStyle w:val="Tabletext"/>
              <w:ind w:left="0"/>
              <w:jc w:val="left"/>
              <w:rPr>
                <w:rFonts w:ascii="Arial" w:hAnsi="Arial" w:cs="Arial"/>
              </w:rPr>
            </w:pPr>
            <w:r w:rsidRPr="006D3C18">
              <w:rPr>
                <w:rFonts w:ascii="Arial" w:hAnsi="Arial" w:cs="Arial"/>
              </w:rPr>
              <w:t>Section 1 (</w:t>
            </w:r>
            <w:r w:rsidRPr="006D3C18">
              <w:rPr>
                <w:rFonts w:ascii="Arial" w:eastAsia="MS Mincho" w:hAnsi="Arial" w:cs="Arial"/>
                <w:szCs w:val="24"/>
                <w:lang w:val="en-US" w:eastAsia="ja-JP"/>
              </w:rPr>
              <w:t>Introduction</w:t>
            </w:r>
            <w:r w:rsidRPr="006D3C18">
              <w:rPr>
                <w:rFonts w:ascii="Arial" w:hAnsi="Arial" w:cs="Arial"/>
              </w:rPr>
              <w:t>)</w:t>
            </w:r>
          </w:p>
        </w:tc>
        <w:tc>
          <w:tcPr>
            <w:tcW w:w="3565" w:type="pct"/>
            <w:tcBorders>
              <w:bottom w:val="single" w:sz="4" w:space="0" w:color="auto"/>
            </w:tcBorders>
            <w:vAlign w:val="center"/>
          </w:tcPr>
          <w:p w:rsidR="00C74978" w:rsidRPr="006D3C18" w:rsidRDefault="00C74978" w:rsidP="00EA73D2">
            <w:pPr>
              <w:pStyle w:val="Tabletext"/>
              <w:ind w:left="0"/>
              <w:jc w:val="left"/>
              <w:rPr>
                <w:rFonts w:ascii="Arial" w:eastAsia="MS Mincho" w:hAnsi="Arial" w:cs="Arial"/>
                <w:szCs w:val="24"/>
                <w:lang w:val="en-US" w:eastAsia="ja-JP"/>
              </w:rPr>
            </w:pPr>
            <w:r w:rsidRPr="006D3C18">
              <w:rPr>
                <w:rFonts w:ascii="Arial" w:eastAsia="MS Mincho" w:hAnsi="Arial" w:cs="Arial"/>
                <w:szCs w:val="24"/>
                <w:lang w:val="en-US" w:eastAsia="ja-JP"/>
              </w:rPr>
              <w:t>This section contains the Scope of the document and Generation Tool overview.</w:t>
            </w:r>
          </w:p>
        </w:tc>
      </w:tr>
      <w:tr w:rsidR="00C74978" w:rsidRPr="006D3C18" w:rsidTr="00C74978">
        <w:trPr>
          <w:trHeight w:val="20"/>
          <w:jc w:val="center"/>
        </w:trPr>
        <w:tc>
          <w:tcPr>
            <w:tcW w:w="1435" w:type="pct"/>
            <w:tcBorders>
              <w:bottom w:val="single" w:sz="4" w:space="0" w:color="auto"/>
            </w:tcBorders>
            <w:vAlign w:val="center"/>
          </w:tcPr>
          <w:p w:rsidR="00C74978" w:rsidRPr="006D3C18" w:rsidRDefault="00C74978" w:rsidP="00EA73D2">
            <w:pPr>
              <w:pStyle w:val="Tabletext"/>
              <w:ind w:left="0"/>
              <w:jc w:val="left"/>
              <w:rPr>
                <w:rFonts w:ascii="Arial" w:hAnsi="Arial" w:cs="Arial"/>
              </w:rPr>
            </w:pPr>
            <w:r w:rsidRPr="006D3C18">
              <w:rPr>
                <w:rFonts w:ascii="Arial" w:hAnsi="Arial" w:cs="Arial"/>
              </w:rPr>
              <w:t>Section 2 (</w:t>
            </w:r>
            <w:r w:rsidRPr="006D3C18">
              <w:rPr>
                <w:rFonts w:ascii="Arial" w:eastAsia="MS Mincho" w:hAnsi="Arial" w:cs="Arial"/>
                <w:szCs w:val="24"/>
                <w:lang w:val="en-US" w:eastAsia="ja-JP"/>
              </w:rPr>
              <w:t>Architecture</w:t>
            </w:r>
            <w:r w:rsidRPr="006D3C18">
              <w:rPr>
                <w:rFonts w:ascii="Arial" w:hAnsi="Arial" w:cs="Arial"/>
              </w:rPr>
              <w:t>)</w:t>
            </w:r>
          </w:p>
        </w:tc>
        <w:tc>
          <w:tcPr>
            <w:tcW w:w="3565" w:type="pct"/>
            <w:tcBorders>
              <w:bottom w:val="single" w:sz="4" w:space="0" w:color="auto"/>
            </w:tcBorders>
            <w:vAlign w:val="center"/>
          </w:tcPr>
          <w:p w:rsidR="00C74978" w:rsidRPr="006D3C18" w:rsidRDefault="00C74978" w:rsidP="00EA73D2">
            <w:pPr>
              <w:pStyle w:val="Tabletext"/>
              <w:ind w:left="0"/>
              <w:jc w:val="left"/>
              <w:rPr>
                <w:rFonts w:ascii="Arial" w:eastAsia="MS Mincho" w:hAnsi="Arial" w:cs="Arial"/>
                <w:szCs w:val="24"/>
                <w:lang w:val="en-US" w:eastAsia="ja-JP"/>
              </w:rPr>
            </w:pPr>
            <w:r w:rsidRPr="006D3C18">
              <w:rPr>
                <w:rFonts w:ascii="Arial" w:eastAsia="MS Mincho" w:hAnsi="Arial" w:cs="Arial"/>
                <w:szCs w:val="24"/>
                <w:lang w:val="en-US" w:eastAsia="ja-JP"/>
              </w:rPr>
              <w:t>This section contains overview of Generic Generation Tool architecture and dependency to other modules.</w:t>
            </w:r>
          </w:p>
        </w:tc>
      </w:tr>
      <w:tr w:rsidR="00345C26" w:rsidRPr="006D3C18" w:rsidTr="00C74978">
        <w:trPr>
          <w:trHeight w:val="20"/>
          <w:jc w:val="center"/>
        </w:trPr>
        <w:tc>
          <w:tcPr>
            <w:tcW w:w="1435" w:type="pct"/>
            <w:tcBorders>
              <w:bottom w:val="single" w:sz="4" w:space="0" w:color="auto"/>
            </w:tcBorders>
            <w:vAlign w:val="center"/>
          </w:tcPr>
          <w:p w:rsidR="00345C26" w:rsidRPr="006D3C18" w:rsidRDefault="00345C26" w:rsidP="00EA73D2">
            <w:pPr>
              <w:pStyle w:val="Tabletext"/>
              <w:ind w:left="0"/>
              <w:jc w:val="left"/>
              <w:rPr>
                <w:rFonts w:ascii="Arial" w:hAnsi="Arial" w:cs="Arial"/>
              </w:rPr>
            </w:pPr>
            <w:r>
              <w:rPr>
                <w:rFonts w:ascii="Arial" w:hAnsi="Arial" w:cs="Arial"/>
              </w:rPr>
              <w:t>Section 3 (Environment)</w:t>
            </w:r>
          </w:p>
        </w:tc>
        <w:tc>
          <w:tcPr>
            <w:tcW w:w="3565" w:type="pct"/>
            <w:tcBorders>
              <w:bottom w:val="single" w:sz="4" w:space="0" w:color="auto"/>
            </w:tcBorders>
            <w:vAlign w:val="center"/>
          </w:tcPr>
          <w:p w:rsidR="00345C26" w:rsidRPr="006D3C18" w:rsidRDefault="00345C26" w:rsidP="00EA73D2">
            <w:pPr>
              <w:pStyle w:val="Tabletext"/>
              <w:ind w:left="0"/>
              <w:jc w:val="left"/>
              <w:rPr>
                <w:rFonts w:ascii="Arial" w:eastAsia="MS Mincho" w:hAnsi="Arial" w:cs="Arial"/>
                <w:szCs w:val="24"/>
                <w:lang w:val="en-US" w:eastAsia="ja-JP"/>
              </w:rPr>
            </w:pPr>
            <w:r>
              <w:rPr>
                <w:rFonts w:ascii="Arial" w:eastAsia="MS Mincho" w:hAnsi="Arial" w:cs="Arial"/>
                <w:szCs w:val="24"/>
                <w:lang w:val="en-US" w:eastAsia="ja-JP"/>
              </w:rPr>
              <w:t>This section contains Hardware/Software requirements.</w:t>
            </w:r>
          </w:p>
        </w:tc>
      </w:tr>
      <w:tr w:rsidR="00C74978" w:rsidRPr="006D3C18" w:rsidTr="00C74978">
        <w:trPr>
          <w:trHeight w:val="827"/>
          <w:jc w:val="center"/>
        </w:trPr>
        <w:tc>
          <w:tcPr>
            <w:tcW w:w="1435" w:type="pct"/>
            <w:vAlign w:val="center"/>
          </w:tcPr>
          <w:p w:rsidR="00C74978" w:rsidRPr="006D3C18" w:rsidRDefault="00C74978" w:rsidP="00345C26">
            <w:pPr>
              <w:pStyle w:val="Tabletext"/>
              <w:ind w:left="0"/>
              <w:jc w:val="left"/>
              <w:rPr>
                <w:rFonts w:ascii="Arial" w:hAnsi="Arial" w:cs="Arial"/>
              </w:rPr>
            </w:pPr>
            <w:r w:rsidRPr="006D3C18">
              <w:rPr>
                <w:rFonts w:ascii="Arial" w:hAnsi="Arial" w:cs="Arial"/>
              </w:rPr>
              <w:t xml:space="preserve">Section </w:t>
            </w:r>
            <w:r w:rsidR="00345C26">
              <w:rPr>
                <w:rFonts w:ascii="Arial" w:hAnsi="Arial" w:cs="Arial"/>
              </w:rPr>
              <w:t>4</w:t>
            </w:r>
            <w:r w:rsidRPr="006D3C18">
              <w:rPr>
                <w:rFonts w:ascii="Arial" w:hAnsi="Arial" w:cs="Arial"/>
              </w:rPr>
              <w:t xml:space="preserve"> (</w:t>
            </w:r>
            <w:r w:rsidRPr="006D3C18">
              <w:rPr>
                <w:rFonts w:ascii="Arial" w:eastAsia="MS Mincho" w:hAnsi="Arial" w:cs="Arial"/>
                <w:szCs w:val="24"/>
                <w:lang w:val="en-US" w:eastAsia="ja-JP"/>
              </w:rPr>
              <w:t>Design</w:t>
            </w:r>
            <w:r w:rsidRPr="006D3C18">
              <w:rPr>
                <w:rFonts w:ascii="Arial" w:hAnsi="Arial" w:cs="Arial"/>
              </w:rPr>
              <w:t>)</w:t>
            </w:r>
          </w:p>
        </w:tc>
        <w:tc>
          <w:tcPr>
            <w:tcW w:w="3565" w:type="pct"/>
            <w:vAlign w:val="center"/>
          </w:tcPr>
          <w:p w:rsidR="00C74978" w:rsidRPr="006D3C18" w:rsidRDefault="00C74978" w:rsidP="00EA73D2">
            <w:pPr>
              <w:pStyle w:val="Tabletext"/>
              <w:ind w:left="0"/>
              <w:jc w:val="left"/>
              <w:rPr>
                <w:rFonts w:ascii="Arial" w:eastAsia="MS Mincho" w:hAnsi="Arial" w:cs="Arial"/>
                <w:szCs w:val="24"/>
                <w:lang w:val="en-US" w:eastAsia="ja-JP"/>
              </w:rPr>
            </w:pPr>
            <w:r w:rsidRPr="006D3C18">
              <w:rPr>
                <w:rFonts w:ascii="Arial" w:eastAsia="MS Mincho" w:hAnsi="Arial" w:cs="Arial"/>
                <w:szCs w:val="24"/>
                <w:lang w:val="en-US" w:eastAsia="ja-JP"/>
              </w:rPr>
              <w:t>This section contains Concept, File Structure for Generic Generation Tool.</w:t>
            </w:r>
          </w:p>
        </w:tc>
      </w:tr>
      <w:tr w:rsidR="00C74978" w:rsidRPr="006D3C18" w:rsidTr="00C74978">
        <w:trPr>
          <w:trHeight w:val="872"/>
          <w:jc w:val="center"/>
        </w:trPr>
        <w:tc>
          <w:tcPr>
            <w:tcW w:w="1435" w:type="pct"/>
            <w:vAlign w:val="center"/>
          </w:tcPr>
          <w:p w:rsidR="00C74978" w:rsidRPr="006D3C18" w:rsidRDefault="00C74978" w:rsidP="00345C26">
            <w:pPr>
              <w:pStyle w:val="Tabletext"/>
              <w:ind w:left="0"/>
              <w:jc w:val="left"/>
              <w:rPr>
                <w:rFonts w:ascii="Arial" w:hAnsi="Arial" w:cs="Arial"/>
              </w:rPr>
            </w:pPr>
            <w:r w:rsidRPr="006D3C18">
              <w:rPr>
                <w:rFonts w:ascii="Arial" w:hAnsi="Arial" w:cs="Arial"/>
              </w:rPr>
              <w:t xml:space="preserve">Section </w:t>
            </w:r>
            <w:r w:rsidR="00345C26">
              <w:rPr>
                <w:rFonts w:ascii="Arial" w:hAnsi="Arial" w:cs="Arial"/>
              </w:rPr>
              <w:t>5</w:t>
            </w:r>
            <w:r w:rsidRPr="006D3C18">
              <w:rPr>
                <w:rFonts w:ascii="Arial" w:hAnsi="Arial" w:cs="Arial"/>
              </w:rPr>
              <w:t xml:space="preserve"> (Class)</w:t>
            </w:r>
          </w:p>
        </w:tc>
        <w:tc>
          <w:tcPr>
            <w:tcW w:w="3565" w:type="pct"/>
            <w:vAlign w:val="center"/>
          </w:tcPr>
          <w:p w:rsidR="00C74978" w:rsidRPr="006D3C18" w:rsidRDefault="00C74978" w:rsidP="00345C26">
            <w:pPr>
              <w:pStyle w:val="Tabletext"/>
              <w:ind w:left="0"/>
              <w:jc w:val="left"/>
              <w:rPr>
                <w:rFonts w:ascii="Arial" w:eastAsia="MS Mincho" w:hAnsi="Arial" w:cs="Arial"/>
                <w:szCs w:val="24"/>
                <w:lang w:val="en-US" w:eastAsia="ja-JP"/>
              </w:rPr>
            </w:pPr>
            <w:r w:rsidRPr="006D3C18">
              <w:rPr>
                <w:rFonts w:ascii="Arial" w:eastAsia="MS Mincho" w:hAnsi="Arial" w:cs="Arial"/>
                <w:szCs w:val="24"/>
                <w:lang w:val="en-US" w:eastAsia="ja-JP"/>
              </w:rPr>
              <w:t>This sect</w:t>
            </w:r>
            <w:r w:rsidR="00345C26">
              <w:rPr>
                <w:rFonts w:ascii="Arial" w:eastAsia="MS Mincho" w:hAnsi="Arial" w:cs="Arial"/>
                <w:szCs w:val="24"/>
                <w:lang w:val="en-US" w:eastAsia="ja-JP"/>
              </w:rPr>
              <w:t>ion contains Class</w:t>
            </w:r>
            <w:r w:rsidRPr="006D3C18">
              <w:rPr>
                <w:rFonts w:ascii="Arial" w:eastAsia="MS Mincho" w:hAnsi="Arial" w:cs="Arial"/>
                <w:szCs w:val="24"/>
                <w:lang w:val="en-US" w:eastAsia="ja-JP"/>
              </w:rPr>
              <w:t xml:space="preserve"> and Function Flow for Generic Generation Tool.</w:t>
            </w:r>
          </w:p>
        </w:tc>
      </w:tr>
      <w:tr w:rsidR="00C74978" w:rsidRPr="006D3C18" w:rsidDel="00081014" w:rsidTr="00C74978">
        <w:trPr>
          <w:trHeight w:val="20"/>
          <w:jc w:val="center"/>
          <w:del w:id="722" w:author="Pham Minh Tu" w:date="2020-01-06T16:32:00Z"/>
        </w:trPr>
        <w:tc>
          <w:tcPr>
            <w:tcW w:w="1435" w:type="pct"/>
            <w:vAlign w:val="center"/>
          </w:tcPr>
          <w:p w:rsidR="00C74978" w:rsidRPr="006D3C18" w:rsidDel="00081014" w:rsidRDefault="00C74978" w:rsidP="00345C26">
            <w:pPr>
              <w:pStyle w:val="Tabletext"/>
              <w:ind w:left="0"/>
              <w:jc w:val="left"/>
              <w:rPr>
                <w:del w:id="723" w:author="Pham Minh Tu" w:date="2020-01-06T16:32:00Z"/>
                <w:rFonts w:ascii="Arial" w:hAnsi="Arial" w:cs="Arial"/>
              </w:rPr>
            </w:pPr>
            <w:del w:id="724" w:author="Pham Minh Tu" w:date="2020-01-06T16:32:00Z">
              <w:r w:rsidRPr="006D3C18" w:rsidDel="00081014">
                <w:rPr>
                  <w:rFonts w:ascii="Arial" w:hAnsi="Arial" w:cs="Arial"/>
                </w:rPr>
                <w:delText xml:space="preserve">Section </w:delText>
              </w:r>
              <w:r w:rsidR="00345C26" w:rsidDel="00081014">
                <w:rPr>
                  <w:rFonts w:ascii="Arial" w:hAnsi="Arial" w:cs="Arial"/>
                </w:rPr>
                <w:delText>6</w:delText>
              </w:r>
              <w:r w:rsidRPr="006D3C18" w:rsidDel="00081014">
                <w:rPr>
                  <w:rFonts w:ascii="Arial" w:hAnsi="Arial" w:cs="Arial"/>
                </w:rPr>
                <w:delText xml:space="preserve"> (</w:delText>
              </w:r>
              <w:r w:rsidR="00345C26" w:rsidDel="00081014">
                <w:rPr>
                  <w:rFonts w:ascii="Arial" w:hAnsi="Arial" w:cs="Arial"/>
                </w:rPr>
                <w:delText>Data Types</w:delText>
              </w:r>
              <w:r w:rsidRPr="006D3C18" w:rsidDel="00081014">
                <w:rPr>
                  <w:rFonts w:ascii="Arial" w:hAnsi="Arial" w:cs="Arial"/>
                </w:rPr>
                <w:delText>)</w:delText>
              </w:r>
            </w:del>
          </w:p>
        </w:tc>
        <w:tc>
          <w:tcPr>
            <w:tcW w:w="3565" w:type="pct"/>
            <w:vAlign w:val="center"/>
          </w:tcPr>
          <w:p w:rsidR="00C74978" w:rsidRPr="006D3C18" w:rsidDel="00081014" w:rsidRDefault="00C74978" w:rsidP="00345C26">
            <w:pPr>
              <w:pStyle w:val="Tabletext"/>
              <w:ind w:left="0"/>
              <w:jc w:val="left"/>
              <w:rPr>
                <w:del w:id="725" w:author="Pham Minh Tu" w:date="2020-01-06T16:32:00Z"/>
                <w:rFonts w:ascii="Arial" w:eastAsia="MS Mincho" w:hAnsi="Arial" w:cs="Arial"/>
                <w:szCs w:val="24"/>
                <w:lang w:val="en-US" w:eastAsia="ja-JP"/>
              </w:rPr>
            </w:pPr>
            <w:del w:id="726" w:author="Pham Minh Tu" w:date="2020-01-06T16:32:00Z">
              <w:r w:rsidRPr="006D3C18" w:rsidDel="00081014">
                <w:rPr>
                  <w:rFonts w:ascii="Arial" w:eastAsia="MS Mincho" w:hAnsi="Arial" w:cs="Arial"/>
                  <w:szCs w:val="24"/>
                  <w:lang w:val="en-US" w:eastAsia="ja-JP"/>
                </w:rPr>
                <w:delText xml:space="preserve">This section </w:delText>
              </w:r>
              <w:r w:rsidR="00345C26" w:rsidDel="00081014">
                <w:rPr>
                  <w:rFonts w:ascii="Arial" w:eastAsia="MS Mincho" w:hAnsi="Arial" w:cs="Arial"/>
                  <w:szCs w:val="24"/>
                  <w:lang w:val="en-US" w:eastAsia="ja-JP"/>
                </w:rPr>
                <w:delText>contains</w:delText>
              </w:r>
              <w:r w:rsidRPr="006D3C18" w:rsidDel="00081014">
                <w:rPr>
                  <w:rFonts w:ascii="Arial" w:eastAsia="MS Mincho" w:hAnsi="Arial" w:cs="Arial"/>
                  <w:szCs w:val="24"/>
                  <w:lang w:val="en-US" w:eastAsia="ja-JP"/>
                </w:rPr>
                <w:delText xml:space="preserve"> </w:delText>
              </w:r>
              <w:r w:rsidR="00345C26" w:rsidDel="00081014">
                <w:rPr>
                  <w:rFonts w:ascii="Arial" w:eastAsia="MS Mincho" w:hAnsi="Arial" w:cs="Arial"/>
                  <w:szCs w:val="24"/>
                  <w:lang w:val="en-US" w:eastAsia="ja-JP"/>
                </w:rPr>
                <w:delText>Data types of Generic Generation Tool</w:delText>
              </w:r>
              <w:r w:rsidRPr="006D3C18" w:rsidDel="00081014">
                <w:rPr>
                  <w:rFonts w:ascii="Arial" w:eastAsia="MS Mincho" w:hAnsi="Arial" w:cs="Arial"/>
                  <w:szCs w:val="24"/>
                  <w:lang w:val="en-US" w:eastAsia="ja-JP"/>
                </w:rPr>
                <w:delText>.</w:delText>
              </w:r>
            </w:del>
          </w:p>
        </w:tc>
      </w:tr>
      <w:tr w:rsidR="00C74978" w:rsidRPr="006D3C18" w:rsidTr="00C74978">
        <w:trPr>
          <w:trHeight w:val="20"/>
          <w:jc w:val="center"/>
        </w:trPr>
        <w:tc>
          <w:tcPr>
            <w:tcW w:w="1435" w:type="pct"/>
            <w:vAlign w:val="center"/>
          </w:tcPr>
          <w:p w:rsidR="00C74978" w:rsidRPr="006D3C18" w:rsidRDefault="00C74978" w:rsidP="00345C26">
            <w:pPr>
              <w:pStyle w:val="Tabletext"/>
              <w:ind w:left="0"/>
              <w:jc w:val="left"/>
              <w:rPr>
                <w:rFonts w:ascii="Arial" w:hAnsi="Arial" w:cs="Arial"/>
              </w:rPr>
            </w:pPr>
            <w:r w:rsidRPr="006D3C18">
              <w:rPr>
                <w:rFonts w:ascii="Arial" w:hAnsi="Arial" w:cs="Arial"/>
              </w:rPr>
              <w:t xml:space="preserve">Section </w:t>
            </w:r>
            <w:ins w:id="727" w:author="Pham Minh Tu" w:date="2020-01-06T16:32:00Z">
              <w:r w:rsidR="00081014">
                <w:rPr>
                  <w:rFonts w:ascii="Arial" w:hAnsi="Arial" w:cs="Arial"/>
                </w:rPr>
                <w:t>6</w:t>
              </w:r>
            </w:ins>
            <w:del w:id="728" w:author="Pham Minh Tu" w:date="2020-01-06T16:32:00Z">
              <w:r w:rsidR="00345C26" w:rsidDel="00081014">
                <w:rPr>
                  <w:rFonts w:ascii="Arial" w:hAnsi="Arial" w:cs="Arial"/>
                </w:rPr>
                <w:delText>7</w:delText>
              </w:r>
            </w:del>
            <w:r w:rsidRPr="006D3C18">
              <w:rPr>
                <w:rFonts w:ascii="Arial" w:hAnsi="Arial" w:cs="Arial"/>
              </w:rPr>
              <w:t xml:space="preserve"> (Error, Warning and Information </w:t>
            </w:r>
            <w:r w:rsidRPr="006D3C18">
              <w:rPr>
                <w:rFonts w:ascii="Arial" w:eastAsia="MS Mincho" w:hAnsi="Arial" w:cs="Arial"/>
                <w:szCs w:val="24"/>
                <w:lang w:val="en-US" w:eastAsia="ja-JP"/>
              </w:rPr>
              <w:t>Messages</w:t>
            </w:r>
            <w:r w:rsidRPr="006D3C18">
              <w:rPr>
                <w:rFonts w:ascii="Arial" w:hAnsi="Arial" w:cs="Arial"/>
              </w:rPr>
              <w:t>)</w:t>
            </w:r>
          </w:p>
        </w:tc>
        <w:tc>
          <w:tcPr>
            <w:tcW w:w="3565" w:type="pct"/>
            <w:vAlign w:val="center"/>
          </w:tcPr>
          <w:p w:rsidR="00C74978" w:rsidRPr="006D3C18" w:rsidRDefault="00C74978" w:rsidP="00EA73D2">
            <w:pPr>
              <w:pStyle w:val="Tabletext"/>
              <w:ind w:left="0"/>
              <w:jc w:val="left"/>
              <w:rPr>
                <w:rFonts w:ascii="Arial" w:eastAsia="MS Mincho" w:hAnsi="Arial" w:cs="Arial"/>
                <w:szCs w:val="24"/>
                <w:lang w:val="en-US" w:eastAsia="ja-JP"/>
              </w:rPr>
            </w:pPr>
            <w:r w:rsidRPr="006D3C18">
              <w:rPr>
                <w:rFonts w:ascii="Arial" w:eastAsia="MS Mincho" w:hAnsi="Arial" w:cs="Arial"/>
                <w:szCs w:val="24"/>
                <w:lang w:val="en-US" w:eastAsia="ja-JP"/>
              </w:rPr>
              <w:t>This section provides Error, Warning and Information Messages.</w:t>
            </w:r>
          </w:p>
        </w:tc>
      </w:tr>
      <w:tr w:rsidR="00081014" w:rsidRPr="006D3C18" w:rsidTr="00C74978">
        <w:trPr>
          <w:trHeight w:val="20"/>
          <w:jc w:val="center"/>
          <w:ins w:id="729" w:author="Pham Minh Tu" w:date="2020-01-06T16:32:00Z"/>
        </w:trPr>
        <w:tc>
          <w:tcPr>
            <w:tcW w:w="1435" w:type="pct"/>
            <w:vAlign w:val="center"/>
          </w:tcPr>
          <w:p w:rsidR="00081014" w:rsidRPr="006D3C18" w:rsidRDefault="00081014" w:rsidP="00081014">
            <w:pPr>
              <w:pStyle w:val="Tabletext"/>
              <w:ind w:left="0"/>
              <w:jc w:val="left"/>
              <w:rPr>
                <w:ins w:id="730" w:author="Pham Minh Tu" w:date="2020-01-06T16:32:00Z"/>
                <w:rFonts w:ascii="Arial" w:hAnsi="Arial" w:cs="Arial"/>
              </w:rPr>
              <w:pPrChange w:id="731" w:author="Pham Minh Tu" w:date="2020-01-06T16:33:00Z">
                <w:pPr>
                  <w:pStyle w:val="Tabletext"/>
                  <w:ind w:left="0"/>
                  <w:jc w:val="left"/>
                </w:pPr>
              </w:pPrChange>
            </w:pPr>
            <w:ins w:id="732" w:author="Pham Minh Tu" w:date="2020-01-06T16:32:00Z">
              <w:r>
                <w:rPr>
                  <w:rFonts w:ascii="Arial" w:hAnsi="Arial" w:cs="Arial"/>
                </w:rPr>
                <w:t>Section 7</w:t>
              </w:r>
            </w:ins>
            <w:ins w:id="733" w:author="Pham Minh Tu" w:date="2020-01-06T16:33:00Z">
              <w:r>
                <w:rPr>
                  <w:rFonts w:ascii="Arial" w:hAnsi="Arial" w:cs="Arial"/>
                </w:rPr>
                <w:t xml:space="preserve"> (</w:t>
              </w:r>
              <w:r w:rsidRPr="00081014">
                <w:rPr>
                  <w:rFonts w:ascii="Arial" w:hAnsi="Arial" w:cs="Arial"/>
                </w:rPr>
                <w:t>Error handling</w:t>
              </w:r>
              <w:r>
                <w:rPr>
                  <w:rFonts w:ascii="Arial" w:hAnsi="Arial" w:cs="Arial"/>
                </w:rPr>
                <w:t>)</w:t>
              </w:r>
            </w:ins>
          </w:p>
        </w:tc>
        <w:tc>
          <w:tcPr>
            <w:tcW w:w="3565" w:type="pct"/>
            <w:vAlign w:val="center"/>
          </w:tcPr>
          <w:p w:rsidR="00081014" w:rsidRPr="006D3C18" w:rsidRDefault="00081014" w:rsidP="00EA73D2">
            <w:pPr>
              <w:pStyle w:val="Tabletext"/>
              <w:ind w:left="0"/>
              <w:jc w:val="left"/>
              <w:rPr>
                <w:ins w:id="734" w:author="Pham Minh Tu" w:date="2020-01-06T16:32:00Z"/>
                <w:rFonts w:ascii="Arial" w:eastAsia="MS Mincho" w:hAnsi="Arial" w:cs="Arial"/>
                <w:szCs w:val="24"/>
                <w:lang w:val="en-US" w:eastAsia="ja-JP"/>
              </w:rPr>
            </w:pPr>
            <w:ins w:id="735" w:author="Pham Minh Tu" w:date="2020-01-06T16:33:00Z">
              <w:r>
                <w:rPr>
                  <w:rFonts w:ascii="Arial" w:eastAsia="MS Mincho" w:hAnsi="Arial" w:cs="Arial"/>
                  <w:szCs w:val="24"/>
                  <w:lang w:val="en-US" w:eastAsia="ja-JP"/>
                </w:rPr>
                <w:t>This section describe how to handle errors in Generic module.</w:t>
              </w:r>
            </w:ins>
          </w:p>
        </w:tc>
      </w:tr>
      <w:tr w:rsidR="00081014" w:rsidRPr="006D3C18" w:rsidTr="00C74978">
        <w:trPr>
          <w:trHeight w:val="20"/>
          <w:jc w:val="center"/>
          <w:ins w:id="736" w:author="Pham Minh Tu" w:date="2020-01-06T16:32:00Z"/>
        </w:trPr>
        <w:tc>
          <w:tcPr>
            <w:tcW w:w="1435" w:type="pct"/>
            <w:vAlign w:val="center"/>
          </w:tcPr>
          <w:p w:rsidR="00081014" w:rsidRDefault="00081014" w:rsidP="00345C26">
            <w:pPr>
              <w:pStyle w:val="Tabletext"/>
              <w:ind w:left="0"/>
              <w:jc w:val="left"/>
              <w:rPr>
                <w:ins w:id="737" w:author="Pham Minh Tu" w:date="2020-01-06T16:32:00Z"/>
                <w:rFonts w:ascii="Arial" w:hAnsi="Arial" w:cs="Arial"/>
              </w:rPr>
            </w:pPr>
            <w:ins w:id="738" w:author="Pham Minh Tu" w:date="2020-01-06T16:32:00Z">
              <w:r>
                <w:rPr>
                  <w:rFonts w:ascii="Arial" w:hAnsi="Arial" w:cs="Arial"/>
                </w:rPr>
                <w:t>Section 8</w:t>
              </w:r>
            </w:ins>
            <w:ins w:id="739" w:author="Pham Minh Tu" w:date="2020-01-06T16:33:00Z">
              <w:r>
                <w:rPr>
                  <w:rFonts w:ascii="Arial" w:hAnsi="Arial" w:cs="Arial"/>
                </w:rPr>
                <w:t xml:space="preserve"> (Uncovered List)</w:t>
              </w:r>
            </w:ins>
          </w:p>
        </w:tc>
        <w:tc>
          <w:tcPr>
            <w:tcW w:w="3565" w:type="pct"/>
            <w:vAlign w:val="center"/>
          </w:tcPr>
          <w:p w:rsidR="00081014" w:rsidRPr="006D3C18" w:rsidRDefault="00081014" w:rsidP="00EA73D2">
            <w:pPr>
              <w:pStyle w:val="Tabletext"/>
              <w:ind w:left="0"/>
              <w:jc w:val="left"/>
              <w:rPr>
                <w:ins w:id="740" w:author="Pham Minh Tu" w:date="2020-01-06T16:32:00Z"/>
                <w:rFonts w:ascii="Arial" w:eastAsia="MS Mincho" w:hAnsi="Arial" w:cs="Arial"/>
                <w:szCs w:val="24"/>
                <w:lang w:val="en-US" w:eastAsia="ja-JP"/>
              </w:rPr>
            </w:pPr>
            <w:ins w:id="741" w:author="Pham Minh Tu" w:date="2020-01-06T16:34:00Z">
              <w:r>
                <w:rPr>
                  <w:rFonts w:ascii="Arial" w:eastAsia="MS Mincho" w:hAnsi="Arial" w:cs="Arial"/>
                  <w:szCs w:val="24"/>
                  <w:lang w:val="en-US" w:eastAsia="ja-JP"/>
                </w:rPr>
                <w:t xml:space="preserve">This section </w:t>
              </w:r>
            </w:ins>
            <w:ins w:id="742" w:author="Pham Minh Tu" w:date="2020-01-06T16:36:00Z">
              <w:r>
                <w:rPr>
                  <w:rFonts w:ascii="Arial" w:eastAsia="MS Mincho" w:hAnsi="Arial" w:cs="Arial"/>
                  <w:szCs w:val="24"/>
                  <w:lang w:val="en-US" w:eastAsia="ja-JP"/>
                </w:rPr>
                <w:t>fill uncovered ID</w:t>
              </w:r>
            </w:ins>
            <w:ins w:id="743" w:author="Pham Minh Tu" w:date="2020-01-06T16:37:00Z">
              <w:r>
                <w:rPr>
                  <w:rFonts w:ascii="Arial" w:eastAsia="MS Mincho" w:hAnsi="Arial" w:cs="Arial"/>
                  <w:szCs w:val="24"/>
                  <w:lang w:val="en-US" w:eastAsia="ja-JP"/>
                </w:rPr>
                <w:t xml:space="preserve"> and reason</w:t>
              </w:r>
            </w:ins>
            <w:ins w:id="744" w:author="Pham Minh Tu" w:date="2020-01-06T16:36:00Z">
              <w:r>
                <w:rPr>
                  <w:rFonts w:ascii="Arial" w:eastAsia="MS Mincho" w:hAnsi="Arial" w:cs="Arial"/>
                  <w:szCs w:val="24"/>
                  <w:lang w:val="en-US" w:eastAsia="ja-JP"/>
                </w:rPr>
                <w:t xml:space="preserve"> in traceability </w:t>
              </w:r>
            </w:ins>
          </w:p>
        </w:tc>
      </w:tr>
      <w:tr w:rsidR="00081014" w:rsidRPr="006D3C18" w:rsidTr="00C74978">
        <w:trPr>
          <w:trHeight w:val="20"/>
          <w:jc w:val="center"/>
          <w:ins w:id="745" w:author="Pham Minh Tu" w:date="2020-01-06T16:32:00Z"/>
        </w:trPr>
        <w:tc>
          <w:tcPr>
            <w:tcW w:w="1435" w:type="pct"/>
            <w:vAlign w:val="center"/>
          </w:tcPr>
          <w:p w:rsidR="00081014" w:rsidRDefault="00081014" w:rsidP="00345C26">
            <w:pPr>
              <w:pStyle w:val="Tabletext"/>
              <w:ind w:left="0"/>
              <w:jc w:val="left"/>
              <w:rPr>
                <w:ins w:id="746" w:author="Pham Minh Tu" w:date="2020-01-06T16:32:00Z"/>
                <w:rFonts w:ascii="Arial" w:hAnsi="Arial" w:cs="Arial"/>
              </w:rPr>
            </w:pPr>
            <w:ins w:id="747" w:author="Pham Minh Tu" w:date="2020-01-06T16:32:00Z">
              <w:r>
                <w:rPr>
                  <w:rFonts w:ascii="Arial" w:hAnsi="Arial" w:cs="Arial"/>
                </w:rPr>
                <w:t>Section 9</w:t>
              </w:r>
            </w:ins>
            <w:ins w:id="748" w:author="Pham Minh Tu" w:date="2020-01-06T16:37:00Z">
              <w:r>
                <w:rPr>
                  <w:rFonts w:ascii="Arial" w:hAnsi="Arial" w:cs="Arial"/>
                </w:rPr>
                <w:t xml:space="preserve"> (Revision History)</w:t>
              </w:r>
            </w:ins>
          </w:p>
        </w:tc>
        <w:tc>
          <w:tcPr>
            <w:tcW w:w="3565" w:type="pct"/>
            <w:vAlign w:val="center"/>
          </w:tcPr>
          <w:p w:rsidR="00081014" w:rsidRPr="006D3C18" w:rsidRDefault="00081014" w:rsidP="00EA73D2">
            <w:pPr>
              <w:pStyle w:val="Tabletext"/>
              <w:ind w:left="0"/>
              <w:jc w:val="left"/>
              <w:rPr>
                <w:ins w:id="749" w:author="Pham Minh Tu" w:date="2020-01-06T16:32:00Z"/>
                <w:rFonts w:ascii="Arial" w:eastAsia="MS Mincho" w:hAnsi="Arial" w:cs="Arial"/>
                <w:szCs w:val="24"/>
                <w:lang w:val="en-US" w:eastAsia="ja-JP"/>
              </w:rPr>
            </w:pPr>
            <w:ins w:id="750" w:author="Pham Minh Tu" w:date="2020-01-06T16:37:00Z">
              <w:r>
                <w:rPr>
                  <w:rFonts w:ascii="Arial" w:eastAsia="MS Mincho" w:hAnsi="Arial" w:cs="Arial"/>
                  <w:szCs w:val="24"/>
                  <w:lang w:val="en-US" w:eastAsia="ja-JP"/>
                </w:rPr>
                <w:t>This section record revision history of document.</w:t>
              </w:r>
            </w:ins>
          </w:p>
        </w:tc>
      </w:tr>
    </w:tbl>
    <w:p w:rsidR="00932964" w:rsidRPr="006D3C18" w:rsidRDefault="00932964" w:rsidP="00932964">
      <w:pPr>
        <w:rPr>
          <w:rFonts w:cs="Arial"/>
        </w:rPr>
      </w:pPr>
    </w:p>
    <w:p w:rsidR="00932964" w:rsidRPr="006D3C18" w:rsidRDefault="00932964" w:rsidP="00932964">
      <w:pPr>
        <w:pStyle w:val="Heading2"/>
      </w:pPr>
      <w:bookmarkStart w:id="751" w:name="_Toc29218929"/>
      <w:r w:rsidRPr="006D3C18">
        <w:lastRenderedPageBreak/>
        <w:t>Abbreviations &amp; Acronyms</w:t>
      </w:r>
      <w:bookmarkEnd w:id="751"/>
    </w:p>
    <w:tbl>
      <w:tblPr>
        <w:tblpPr w:leftFromText="180" w:rightFromText="180" w:vertAnchor="text" w:horzAnchor="margin" w:tblpXSpec="center" w:tblpY="8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73"/>
        <w:gridCol w:w="6050"/>
      </w:tblGrid>
      <w:tr w:rsidR="00932964" w:rsidRPr="006D3C18" w:rsidTr="00EA73D2">
        <w:trPr>
          <w:trHeight w:val="350"/>
          <w:tblHeader/>
        </w:trPr>
        <w:tc>
          <w:tcPr>
            <w:tcW w:w="1451" w:type="pct"/>
            <w:shd w:val="pct10" w:color="auto" w:fill="FFFFFF"/>
            <w:vAlign w:val="center"/>
          </w:tcPr>
          <w:p w:rsidR="00932964" w:rsidRPr="006D3C18" w:rsidRDefault="00932964" w:rsidP="00EA73D2">
            <w:pPr>
              <w:tabs>
                <w:tab w:val="left" w:pos="4320"/>
                <w:tab w:val="left" w:pos="8640"/>
              </w:tabs>
              <w:rPr>
                <w:rFonts w:cs="Arial"/>
                <w:b/>
              </w:rPr>
            </w:pPr>
            <w:r w:rsidRPr="006D3C18">
              <w:rPr>
                <w:rFonts w:cs="Arial"/>
                <w:b/>
              </w:rPr>
              <w:t>Abbreviations/Acronym</w:t>
            </w:r>
          </w:p>
        </w:tc>
        <w:tc>
          <w:tcPr>
            <w:tcW w:w="3549" w:type="pct"/>
            <w:shd w:val="pct10" w:color="auto" w:fill="FFFFFF"/>
            <w:vAlign w:val="center"/>
          </w:tcPr>
          <w:p w:rsidR="00932964" w:rsidRPr="006D3C18" w:rsidRDefault="00932964" w:rsidP="00EA73D2">
            <w:pPr>
              <w:tabs>
                <w:tab w:val="left" w:pos="4320"/>
                <w:tab w:val="left" w:pos="8640"/>
              </w:tabs>
              <w:rPr>
                <w:rFonts w:cs="Arial"/>
                <w:b/>
              </w:rPr>
            </w:pPr>
            <w:r w:rsidRPr="006D3C18">
              <w:rPr>
                <w:rFonts w:cs="Arial"/>
                <w:b/>
              </w:rPr>
              <w:t>Description</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API</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lang w:eastAsia="en-US"/>
              </w:rPr>
              <w:t>Application Programming Interface</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AUTOSAR</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 xml:space="preserve">AUTomotive Open System ARchitecture </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BSWMDT</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Basic Software Module Description Template</w:t>
            </w:r>
          </w:p>
        </w:tc>
      </w:tr>
      <w:tr w:rsidR="00932964" w:rsidRPr="006D3C18" w:rsidTr="00EA73D2">
        <w:trPr>
          <w:trHeight w:val="36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CFD</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Control Flow Diagram</w:t>
            </w:r>
          </w:p>
        </w:tc>
      </w:tr>
      <w:tr w:rsidR="00932964" w:rsidRPr="006D3C18" w:rsidTr="00EA73D2">
        <w:trPr>
          <w:trHeight w:val="335"/>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CFGXML</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Configuration XML File</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DEM</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Diagnostic Event Manager</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DFD</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Data Flow Diagram</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ECU</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Electronic Control Unit</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Id</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Identifier</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lang w:eastAsia="en-US"/>
              </w:rPr>
              <w:t>IMR</w:t>
            </w:r>
          </w:p>
        </w:tc>
        <w:tc>
          <w:tcPr>
            <w:tcW w:w="3549" w:type="pct"/>
            <w:vAlign w:val="center"/>
          </w:tcPr>
          <w:p w:rsidR="00932964" w:rsidRPr="006D3C18" w:rsidRDefault="00932964" w:rsidP="00EA73D2">
            <w:pPr>
              <w:pStyle w:val="Tabletext"/>
              <w:jc w:val="left"/>
              <w:rPr>
                <w:rFonts w:ascii="Arial" w:hAnsi="Arial" w:cs="Arial"/>
                <w:lang w:eastAsia="en-US"/>
              </w:rPr>
            </w:pPr>
            <w:r w:rsidRPr="006D3C18">
              <w:rPr>
                <w:rFonts w:ascii="Arial" w:hAnsi="Arial" w:cs="Arial"/>
                <w:lang w:eastAsia="en-US"/>
              </w:rPr>
              <w:t>Interrupt Mask Register</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MHz</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Mega Hertz</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MCU</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MicroController Unit</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lang w:eastAsia="en-US"/>
              </w:rPr>
            </w:pPr>
            <w:r w:rsidRPr="006D3C18">
              <w:rPr>
                <w:rFonts w:ascii="Arial" w:hAnsi="Arial" w:cs="Arial"/>
                <w:lang w:val="en-US" w:eastAsia="en-US"/>
              </w:rPr>
              <w:t>SW</w:t>
            </w:r>
          </w:p>
        </w:tc>
        <w:tc>
          <w:tcPr>
            <w:tcW w:w="3549" w:type="pct"/>
            <w:vAlign w:val="center"/>
          </w:tcPr>
          <w:p w:rsidR="00932964" w:rsidRPr="006D3C18" w:rsidRDefault="00932964" w:rsidP="00EA73D2">
            <w:pPr>
              <w:pStyle w:val="Tabletext"/>
              <w:jc w:val="left"/>
              <w:rPr>
                <w:rFonts w:ascii="Arial" w:hAnsi="Arial" w:cs="Arial"/>
                <w:lang w:eastAsia="en-US"/>
              </w:rPr>
            </w:pPr>
            <w:r w:rsidRPr="006D3C18">
              <w:rPr>
                <w:rFonts w:ascii="Arial" w:hAnsi="Arial" w:cs="Arial"/>
                <w:lang w:val="en-US" w:eastAsia="en-US"/>
              </w:rPr>
              <w:t>SoftWare</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TRXML</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Translation XML File</w:t>
            </w:r>
          </w:p>
        </w:tc>
      </w:tr>
      <w:tr w:rsidR="00932964" w:rsidRPr="006D3C18" w:rsidTr="00EA73D2">
        <w:trPr>
          <w:trHeight w:val="432"/>
        </w:trPr>
        <w:tc>
          <w:tcPr>
            <w:tcW w:w="1451" w:type="pct"/>
            <w:vAlign w:val="center"/>
          </w:tcPr>
          <w:p w:rsidR="00932964" w:rsidRPr="006D3C18" w:rsidRDefault="00932964" w:rsidP="00EA73D2">
            <w:pPr>
              <w:pStyle w:val="Tabletext"/>
              <w:jc w:val="left"/>
              <w:rPr>
                <w:rFonts w:ascii="Arial" w:hAnsi="Arial" w:cs="Arial"/>
              </w:rPr>
            </w:pPr>
            <w:r w:rsidRPr="006D3C18">
              <w:rPr>
                <w:rFonts w:ascii="Arial" w:hAnsi="Arial" w:cs="Arial"/>
              </w:rPr>
              <w:t>XML</w:t>
            </w:r>
          </w:p>
        </w:tc>
        <w:tc>
          <w:tcPr>
            <w:tcW w:w="3549" w:type="pct"/>
            <w:vAlign w:val="center"/>
          </w:tcPr>
          <w:p w:rsidR="00932964" w:rsidRPr="006D3C18" w:rsidRDefault="00932964" w:rsidP="00EA73D2">
            <w:pPr>
              <w:pStyle w:val="Tabletext"/>
              <w:jc w:val="left"/>
              <w:rPr>
                <w:rFonts w:ascii="Arial" w:hAnsi="Arial" w:cs="Arial"/>
              </w:rPr>
            </w:pPr>
            <w:r w:rsidRPr="006D3C18">
              <w:rPr>
                <w:rFonts w:ascii="Arial" w:hAnsi="Arial" w:cs="Arial"/>
              </w:rPr>
              <w:t>eXtensible Markup Language</w:t>
            </w:r>
          </w:p>
        </w:tc>
      </w:tr>
    </w:tbl>
    <w:p w:rsidR="00932964" w:rsidRPr="006D3C18" w:rsidRDefault="00932964" w:rsidP="00932964">
      <w:pPr>
        <w:pStyle w:val="Caption"/>
        <w:keepNext/>
        <w:spacing w:before="120" w:after="120"/>
        <w:ind w:left="360"/>
        <w:rPr>
          <w:rFonts w:cs="Arial"/>
        </w:rPr>
      </w:pPr>
    </w:p>
    <w:tbl>
      <w:tblPr>
        <w:tblW w:w="50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86"/>
        <w:gridCol w:w="6076"/>
      </w:tblGrid>
      <w:tr w:rsidR="00932964" w:rsidRPr="006D3C18" w:rsidTr="00EA73D2">
        <w:trPr>
          <w:trHeight w:val="432"/>
          <w:tblHeader/>
        </w:trPr>
        <w:tc>
          <w:tcPr>
            <w:tcW w:w="1452" w:type="pct"/>
            <w:shd w:val="clear" w:color="auto" w:fill="D0CECE"/>
            <w:vAlign w:val="center"/>
          </w:tcPr>
          <w:p w:rsidR="00932964" w:rsidRPr="006D3C18" w:rsidRDefault="00932964" w:rsidP="00EA73D2">
            <w:pPr>
              <w:tabs>
                <w:tab w:val="left" w:pos="4320"/>
                <w:tab w:val="left" w:pos="8640"/>
              </w:tabs>
              <w:rPr>
                <w:rFonts w:cs="Arial"/>
                <w:b/>
              </w:rPr>
            </w:pPr>
            <w:r w:rsidRPr="006D3C18">
              <w:rPr>
                <w:rFonts w:cs="Arial"/>
                <w:b/>
              </w:rPr>
              <w:t>Definitions</w:t>
            </w:r>
          </w:p>
        </w:tc>
        <w:tc>
          <w:tcPr>
            <w:tcW w:w="3548" w:type="pct"/>
            <w:shd w:val="clear" w:color="auto" w:fill="D0CECE"/>
            <w:vAlign w:val="center"/>
          </w:tcPr>
          <w:p w:rsidR="00932964" w:rsidRPr="006D3C18" w:rsidRDefault="00932964" w:rsidP="00EA73D2">
            <w:pPr>
              <w:tabs>
                <w:tab w:val="left" w:pos="4320"/>
                <w:tab w:val="left" w:pos="8640"/>
              </w:tabs>
              <w:rPr>
                <w:rFonts w:cs="Arial"/>
                <w:b/>
              </w:rPr>
            </w:pPr>
            <w:r w:rsidRPr="006D3C18">
              <w:rPr>
                <w:rFonts w:cs="Arial"/>
                <w:b/>
              </w:rPr>
              <w:t>Description</w:t>
            </w:r>
          </w:p>
        </w:tc>
      </w:tr>
      <w:tr w:rsidR="00932964" w:rsidRPr="006D3C18" w:rsidTr="00EA73D2">
        <w:trPr>
          <w:trHeight w:val="432"/>
        </w:trPr>
        <w:tc>
          <w:tcPr>
            <w:tcW w:w="1452" w:type="pct"/>
          </w:tcPr>
          <w:p w:rsidR="00932964" w:rsidRPr="006D3C18" w:rsidRDefault="00743119" w:rsidP="00EA73D2">
            <w:pPr>
              <w:pStyle w:val="Tabletext"/>
              <w:rPr>
                <w:rFonts w:ascii="Arial" w:hAnsi="Arial" w:cs="Arial"/>
                <w:lang w:val="en-US"/>
              </w:rPr>
            </w:pPr>
            <w:r w:rsidRPr="006D3C18">
              <w:rPr>
                <w:rFonts w:ascii="Arial" w:hAnsi="Arial" w:cs="Arial"/>
                <w:lang w:val="en-US"/>
              </w:rPr>
              <w:t>e.g.</w:t>
            </w:r>
          </w:p>
        </w:tc>
        <w:tc>
          <w:tcPr>
            <w:tcW w:w="3548" w:type="pct"/>
          </w:tcPr>
          <w:p w:rsidR="00932964" w:rsidRPr="006D3C18" w:rsidRDefault="00932964" w:rsidP="00EA73D2">
            <w:pPr>
              <w:pStyle w:val="Tabletext"/>
              <w:rPr>
                <w:rFonts w:ascii="Arial" w:hAnsi="Arial" w:cs="Arial"/>
                <w:lang w:val="en-US"/>
              </w:rPr>
            </w:pPr>
            <w:r w:rsidRPr="006D3C18">
              <w:rPr>
                <w:rFonts w:ascii="Arial" w:hAnsi="Arial" w:cs="Arial"/>
                <w:lang w:val="en-US"/>
              </w:rPr>
              <w:t>Example</w:t>
            </w:r>
          </w:p>
        </w:tc>
      </w:tr>
      <w:tr w:rsidR="00932964" w:rsidRPr="006D3C18" w:rsidTr="00EA73D2">
        <w:trPr>
          <w:trHeight w:val="432"/>
        </w:trPr>
        <w:tc>
          <w:tcPr>
            <w:tcW w:w="1452" w:type="pct"/>
          </w:tcPr>
          <w:p w:rsidR="00932964" w:rsidRPr="006D3C18" w:rsidRDefault="00932964" w:rsidP="00EA73D2">
            <w:pPr>
              <w:pStyle w:val="Tabletext"/>
              <w:rPr>
                <w:rFonts w:ascii="Arial" w:hAnsi="Arial" w:cs="Arial"/>
                <w:lang w:val="en-US"/>
              </w:rPr>
            </w:pPr>
            <w:r w:rsidRPr="006D3C18">
              <w:rPr>
                <w:rFonts w:ascii="Arial" w:hAnsi="Arial" w:cs="Arial"/>
                <w:lang w:val="en-US"/>
              </w:rPr>
              <w:t>Sl. No.</w:t>
            </w:r>
          </w:p>
        </w:tc>
        <w:tc>
          <w:tcPr>
            <w:tcW w:w="3548" w:type="pct"/>
          </w:tcPr>
          <w:p w:rsidR="00932964" w:rsidRPr="006D3C18" w:rsidRDefault="00932964" w:rsidP="00EA73D2">
            <w:pPr>
              <w:pStyle w:val="Tabletext"/>
              <w:rPr>
                <w:rFonts w:ascii="Arial" w:hAnsi="Arial" w:cs="Arial"/>
                <w:snapToGrid w:val="0"/>
                <w:lang w:val="en-US"/>
              </w:rPr>
            </w:pPr>
            <w:r w:rsidRPr="006D3C18">
              <w:rPr>
                <w:rFonts w:ascii="Arial" w:hAnsi="Arial" w:cs="Arial"/>
                <w:snapToGrid w:val="0"/>
                <w:lang w:val="en-US"/>
              </w:rPr>
              <w:t>Serial Number</w:t>
            </w:r>
          </w:p>
        </w:tc>
      </w:tr>
    </w:tbl>
    <w:p w:rsidR="00932964" w:rsidRPr="006D3C18" w:rsidRDefault="00932964" w:rsidP="00932964">
      <w:pPr>
        <w:pStyle w:val="Heading1"/>
      </w:pPr>
      <w:bookmarkStart w:id="752" w:name="_Toc29218930"/>
      <w:r w:rsidRPr="006D3C18">
        <w:lastRenderedPageBreak/>
        <w:t>Introduction</w:t>
      </w:r>
      <w:bookmarkEnd w:id="705"/>
      <w:bookmarkEnd w:id="706"/>
      <w:bookmarkEnd w:id="752"/>
    </w:p>
    <w:p w:rsidR="00932964" w:rsidRPr="006D3C18" w:rsidRDefault="00932964" w:rsidP="00932964">
      <w:pPr>
        <w:pStyle w:val="Heading2"/>
      </w:pPr>
      <w:bookmarkStart w:id="753" w:name="_Toc362872765"/>
      <w:bookmarkStart w:id="754" w:name="_Toc362918142"/>
      <w:bookmarkStart w:id="755" w:name="_Toc363870895"/>
      <w:bookmarkStart w:id="756" w:name="_Toc363871021"/>
      <w:bookmarkStart w:id="757" w:name="_Toc363873294"/>
      <w:bookmarkStart w:id="758" w:name="_Toc382199508"/>
      <w:bookmarkStart w:id="759" w:name="_Toc386857488"/>
      <w:bookmarkStart w:id="760" w:name="_Toc402682843"/>
      <w:bookmarkStart w:id="761" w:name="_Toc299093573"/>
      <w:bookmarkStart w:id="762" w:name="_Toc29218931"/>
      <w:r w:rsidRPr="006D3C18">
        <w:t>S</w:t>
      </w:r>
      <w:bookmarkEnd w:id="753"/>
      <w:bookmarkEnd w:id="754"/>
      <w:bookmarkEnd w:id="755"/>
      <w:bookmarkEnd w:id="756"/>
      <w:bookmarkEnd w:id="757"/>
      <w:bookmarkEnd w:id="758"/>
      <w:bookmarkEnd w:id="759"/>
      <w:bookmarkEnd w:id="760"/>
      <w:bookmarkEnd w:id="761"/>
      <w:r w:rsidRPr="006D3C18">
        <w:t>cope</w:t>
      </w:r>
      <w:bookmarkEnd w:id="762"/>
    </w:p>
    <w:p w:rsidR="00932964" w:rsidRPr="006D3C18" w:rsidRDefault="00932964" w:rsidP="00932964">
      <w:pPr>
        <w:spacing w:line="276" w:lineRule="auto"/>
        <w:rPr>
          <w:rFonts w:cs="Arial"/>
        </w:rPr>
      </w:pPr>
      <w:r w:rsidRPr="006D3C18">
        <w:rPr>
          <w:rFonts w:cs="Arial"/>
        </w:rPr>
        <w:t xml:space="preserve">This document provides generation Tool design for development of </w:t>
      </w:r>
      <w:r w:rsidR="00700258">
        <w:rPr>
          <w:rFonts w:cs="Arial"/>
        </w:rPr>
        <w:t>R4.0</w:t>
      </w:r>
      <w:r w:rsidR="00BA620B">
        <w:rPr>
          <w:rFonts w:cs="Arial"/>
        </w:rPr>
        <w:t>.3</w:t>
      </w:r>
      <w:r w:rsidR="00700258">
        <w:rPr>
          <w:rFonts w:cs="Arial"/>
        </w:rPr>
        <w:t xml:space="preserve"> and R4.2</w:t>
      </w:r>
      <w:r w:rsidR="00BA620B">
        <w:rPr>
          <w:rFonts w:cs="Arial"/>
        </w:rPr>
        <w:t>.2</w:t>
      </w:r>
      <w:r w:rsidRPr="006D3C18">
        <w:rPr>
          <w:rFonts w:cs="Arial"/>
        </w:rPr>
        <w:t xml:space="preserve"> AUTOSAR Common Executable for Renesas </w:t>
      </w:r>
      <w:del w:id="763" w:author="Pham Minh Tu" w:date="2020-01-03T14:49:00Z">
        <w:r w:rsidR="00B0438D" w:rsidDel="00C311A1">
          <w:rPr>
            <w:rFonts w:cs="Arial"/>
          </w:rPr>
          <w:delText>X1x</w:delText>
        </w:r>
      </w:del>
      <w:ins w:id="764" w:author="Pham Minh Tu" w:date="2020-01-03T14:49:00Z">
        <w:r w:rsidR="00C311A1">
          <w:rPr>
            <w:rFonts w:cs="Arial"/>
          </w:rPr>
          <w:t>X2x</w:t>
        </w:r>
      </w:ins>
      <w:r w:rsidRPr="006D3C18">
        <w:rPr>
          <w:rFonts w:cs="Arial"/>
        </w:rPr>
        <w:t xml:space="preserve">. It also provides used, un-used parameters/container list, error, warning and information messages that are specific to AUTOSAR </w:t>
      </w:r>
      <w:r w:rsidR="00B0438D">
        <w:rPr>
          <w:rFonts w:cs="Arial"/>
        </w:rPr>
        <w:t>R4.</w:t>
      </w:r>
      <w:r w:rsidR="00700258">
        <w:rPr>
          <w:rFonts w:cs="Arial"/>
        </w:rPr>
        <w:t>0</w:t>
      </w:r>
      <w:r w:rsidR="00BA620B">
        <w:rPr>
          <w:rFonts w:cs="Arial"/>
        </w:rPr>
        <w:t>.3</w:t>
      </w:r>
      <w:r w:rsidR="00700258">
        <w:rPr>
          <w:rFonts w:cs="Arial"/>
        </w:rPr>
        <w:t xml:space="preserve"> and R4.2</w:t>
      </w:r>
      <w:r w:rsidR="00BA620B">
        <w:rPr>
          <w:rFonts w:cs="Arial"/>
        </w:rPr>
        <w:t>.2</w:t>
      </w:r>
      <w:r w:rsidRPr="006D3C18">
        <w:rPr>
          <w:rFonts w:cs="Arial"/>
        </w:rPr>
        <w:t xml:space="preserve"> and Renesas </w:t>
      </w:r>
      <w:del w:id="765" w:author="Pham Minh Tu" w:date="2020-01-03T14:49:00Z">
        <w:r w:rsidR="00B0438D" w:rsidDel="00C311A1">
          <w:rPr>
            <w:rFonts w:cs="Arial"/>
          </w:rPr>
          <w:delText>X1x</w:delText>
        </w:r>
      </w:del>
      <w:ins w:id="766" w:author="Pham Minh Tu" w:date="2020-01-03T14:49:00Z">
        <w:r w:rsidR="00C311A1">
          <w:rPr>
            <w:rFonts w:cs="Arial"/>
          </w:rPr>
          <w:t>X2x</w:t>
        </w:r>
      </w:ins>
      <w:r w:rsidRPr="006D3C18">
        <w:rPr>
          <w:rFonts w:cs="Arial"/>
        </w:rPr>
        <w:t xml:space="preserve"> Common Executable. </w:t>
      </w:r>
    </w:p>
    <w:p w:rsidR="00932964" w:rsidRPr="006D3C18" w:rsidRDefault="00932964" w:rsidP="00932964">
      <w:pPr>
        <w:pStyle w:val="Heading2"/>
      </w:pPr>
      <w:bookmarkStart w:id="767" w:name="_Toc164054402"/>
      <w:bookmarkStart w:id="768" w:name="_Toc200428217"/>
      <w:bookmarkStart w:id="769" w:name="_Toc299093574"/>
      <w:bookmarkStart w:id="770" w:name="_Toc29218932"/>
      <w:r w:rsidRPr="006D3C18">
        <w:t>Generation Tool Overview</w:t>
      </w:r>
      <w:bookmarkEnd w:id="767"/>
      <w:bookmarkEnd w:id="768"/>
      <w:bookmarkEnd w:id="769"/>
      <w:bookmarkEnd w:id="770"/>
    </w:p>
    <w:p w:rsidR="00932964" w:rsidRPr="006D3C18" w:rsidRDefault="00932964" w:rsidP="00932964">
      <w:pPr>
        <w:spacing w:line="276" w:lineRule="auto"/>
        <w:rPr>
          <w:rFonts w:cs="Arial"/>
        </w:rPr>
      </w:pPr>
      <w:r w:rsidRPr="006D3C18">
        <w:rPr>
          <w:rFonts w:cs="Arial"/>
        </w:rPr>
        <w:t>Generation Tool is a command line tool that will parse the ECU Configuration Description File(s), BSWMDT File, TRXML file and CFGXML file and generate modules’ Drivers C Source and Header files.</w:t>
      </w:r>
    </w:p>
    <w:p w:rsidR="00932964" w:rsidRPr="006D3C18" w:rsidRDefault="00932964" w:rsidP="00932964">
      <w:pPr>
        <w:spacing w:line="276" w:lineRule="auto"/>
        <w:rPr>
          <w:rFonts w:cs="Arial"/>
        </w:rPr>
      </w:pPr>
      <w:r w:rsidRPr="006D3C18">
        <w:rPr>
          <w:rFonts w:cs="Arial"/>
        </w:rPr>
        <w:t>ECU Configuration Description File(s) for a module Driver contain information about the module General Configuration and Configuration of individual module configuration.</w:t>
      </w:r>
    </w:p>
    <w:p w:rsidR="00932964" w:rsidRPr="006D3C18" w:rsidRDefault="00932964" w:rsidP="00932964">
      <w:pPr>
        <w:spacing w:line="276" w:lineRule="auto"/>
        <w:rPr>
          <w:rFonts w:cs="Arial"/>
        </w:rPr>
      </w:pPr>
      <w:r w:rsidRPr="006D3C18">
        <w:rPr>
          <w:rFonts w:cs="Arial"/>
        </w:rPr>
        <w:t>The Generation Tool will generate multiple header files (*.h), source code files (*.c) which is used to combine driver.</w:t>
      </w:r>
    </w:p>
    <w:p w:rsidR="00932964" w:rsidRPr="006D3C18" w:rsidRDefault="00932964" w:rsidP="00932964">
      <w:pPr>
        <w:spacing w:line="276" w:lineRule="auto"/>
        <w:rPr>
          <w:rFonts w:cs="Arial"/>
        </w:rPr>
      </w:pPr>
    </w:p>
    <w:p w:rsidR="00932964" w:rsidRPr="006D3C18" w:rsidRDefault="00932964" w:rsidP="00932964">
      <w:pPr>
        <w:pStyle w:val="Heading1"/>
      </w:pPr>
      <w:bookmarkStart w:id="771" w:name="_Toc206499987"/>
      <w:bookmarkStart w:id="772" w:name="_Toc206500083"/>
      <w:bookmarkStart w:id="773" w:name="_Toc29218933"/>
      <w:r w:rsidRPr="006D3C18">
        <w:lastRenderedPageBreak/>
        <w:t>Architecture</w:t>
      </w:r>
      <w:bookmarkEnd w:id="773"/>
    </w:p>
    <w:p w:rsidR="00932964" w:rsidRPr="006D3C18" w:rsidRDefault="00932964" w:rsidP="00932964">
      <w:pPr>
        <w:pStyle w:val="Heading2"/>
      </w:pPr>
      <w:bookmarkStart w:id="774" w:name="_Toc299112928"/>
      <w:bookmarkStart w:id="775" w:name="_Toc301514407"/>
      <w:bookmarkStart w:id="776" w:name="_Toc29218934"/>
      <w:r w:rsidRPr="006D3C18">
        <w:rPr>
          <w:noProof/>
          <w:lang w:eastAsia="en-US"/>
        </w:rPr>
        <mc:AlternateContent>
          <mc:Choice Requires="wps">
            <w:drawing>
              <wp:anchor distT="0" distB="0" distL="114300" distR="114300" simplePos="0" relativeHeight="251539456" behindDoc="0" locked="0" layoutInCell="1" allowOverlap="1" wp14:anchorId="643486D1" wp14:editId="4E24F364">
                <wp:simplePos x="0" y="0"/>
                <wp:positionH relativeFrom="column">
                  <wp:posOffset>3305810</wp:posOffset>
                </wp:positionH>
                <wp:positionV relativeFrom="paragraph">
                  <wp:posOffset>413385</wp:posOffset>
                </wp:positionV>
                <wp:extent cx="1835785" cy="730250"/>
                <wp:effectExtent l="19685" t="9525" r="20955" b="12700"/>
                <wp:wrapNone/>
                <wp:docPr id="191" name="Flowchart: Dat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5785" cy="730250"/>
                        </a:xfrm>
                        <a:prstGeom prst="flowChartInputOutput">
                          <a:avLst/>
                        </a:prstGeom>
                        <a:solidFill>
                          <a:srgbClr val="FFFFFF"/>
                        </a:solidFill>
                        <a:ln w="6350">
                          <a:solidFill>
                            <a:srgbClr val="000000"/>
                          </a:solidFill>
                          <a:miter lim="800000"/>
                          <a:headEnd/>
                          <a:tailEnd/>
                        </a:ln>
                      </wps:spPr>
                      <wps:txbx>
                        <w:txbxContent>
                          <w:p w:rsidR="00AB2DBD" w:rsidRDefault="00AB2DBD" w:rsidP="00932964">
                            <w:pPr>
                              <w:spacing w:after="0" w:line="276" w:lineRule="auto"/>
                              <w:jc w:val="center"/>
                              <w:rPr>
                                <w:color w:val="000000"/>
                              </w:rPr>
                            </w:pPr>
                            <w:r>
                              <w:rPr>
                                <w:color w:val="000000"/>
                              </w:rPr>
                              <w:t>Configuration XML File (.cfgxml)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43486D1" id="_x0000_t111" coordsize="21600,21600" o:spt="111" path="m4321,l21600,,17204,21600,,21600xe">
                <v:stroke joinstyle="miter"/>
                <v:path gradientshapeok="t" o:connecttype="custom" o:connectlocs="12961,0;10800,0;2161,10800;8602,21600;10800,21600;19402,10800" textboxrect="4321,0,17204,21600"/>
              </v:shapetype>
              <v:shape id="Flowchart: Data 191" o:spid="_x0000_s1026" type="#_x0000_t111" style="position:absolute;left:0;text-align:left;margin-left:260.3pt;margin-top:32.55pt;width:144.55pt;height:57.5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" strokeweight=".5pt">
                <v:textbox>
                  <w:txbxContent>
                    <w:p w:rsidR="00AB2DBD" w:rsidRDefault="00AB2DBD" w:rsidP="00932964">
                      <w:pPr>
                        <w:spacing w:after="0" w:line="276" w:lineRule="auto"/>
                        <w:jc w:val="center"/>
                        <w:rPr>
                          <w:color w:val="000000"/>
                        </w:rPr>
                      </w:pPr>
                      <w:r>
                        <w:rPr>
                          <w:color w:val="000000"/>
                        </w:rPr>
                        <w:t>Configuration XML File (.cfgxml)</w:t>
                      </w:r>
                    </w:p>
                  </w:txbxContent>
                </v:textbox>
              </v:shape>
            </w:pict>
          </mc:Fallback>
        </mc:AlternateContent>
      </w:r>
      <w:r w:rsidRPr="006D3C18">
        <w:rPr>
          <w:noProof/>
          <w:lang w:eastAsia="en-US"/>
        </w:rPr>
        <mc:AlternateContent>
          <mc:Choice Requires="wps">
            <w:drawing>
              <wp:anchor distT="0" distB="0" distL="114300" distR="114300" simplePos="0" relativeHeight="251513856" behindDoc="0" locked="0" layoutInCell="1" allowOverlap="1" wp14:anchorId="7A9A19A4" wp14:editId="04D6B260">
                <wp:simplePos x="0" y="0"/>
                <wp:positionH relativeFrom="column">
                  <wp:posOffset>-81280</wp:posOffset>
                </wp:positionH>
                <wp:positionV relativeFrom="paragraph">
                  <wp:posOffset>413385</wp:posOffset>
                </wp:positionV>
                <wp:extent cx="2164715" cy="833755"/>
                <wp:effectExtent l="13970" t="9525" r="21590" b="13970"/>
                <wp:wrapNone/>
                <wp:docPr id="190" name="Flowchart: Dat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4715" cy="833755"/>
                        </a:xfrm>
                        <a:prstGeom prst="flowChartInputOutput">
                          <a:avLst/>
                        </a:prstGeom>
                        <a:solidFill>
                          <a:srgbClr val="FFFFFF"/>
                        </a:solidFill>
                        <a:ln w="6350">
                          <a:solidFill>
                            <a:srgbClr val="000000"/>
                          </a:solidFill>
                          <a:miter lim="800000"/>
                          <a:headEnd/>
                          <a:tailEnd/>
                        </a:ln>
                      </wps:spPr>
                      <wps:txbx>
                        <w:txbxContent>
                          <w:p w:rsidR="00AB2DBD" w:rsidRDefault="00AB2DBD" w:rsidP="00932964">
                            <w:pPr>
                              <w:spacing w:after="0" w:line="276" w:lineRule="auto"/>
                              <w:jc w:val="center"/>
                              <w:rPr>
                                <w:color w:val="000000"/>
                                <w:szCs w:val="20"/>
                              </w:rPr>
                            </w:pPr>
                            <w:r>
                              <w:rPr>
                                <w:color w:val="000000"/>
                                <w:szCs w:val="20"/>
                              </w:rPr>
                              <w:t>ECU Configuration Description File (.arxml) and BSWMDT File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A9A19A4" id="Flowchart: Data 190" o:spid="_x0000_s1027" type="#_x0000_t111" style="position:absolute;left:0;text-align:left;margin-left:-6.4pt;margin-top:32.55pt;width:170.45pt;height:65.6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" strokeweight=".5pt">
                <v:textbox>
                  <w:txbxContent>
                    <w:p w:rsidR="00AB2DBD" w:rsidRDefault="00AB2DBD" w:rsidP="00932964">
                      <w:pPr>
                        <w:spacing w:after="0" w:line="276" w:lineRule="auto"/>
                        <w:jc w:val="center"/>
                        <w:rPr>
                          <w:color w:val="000000"/>
                          <w:szCs w:val="20"/>
                        </w:rPr>
                      </w:pPr>
                      <w:r>
                        <w:rPr>
                          <w:color w:val="000000"/>
                          <w:szCs w:val="20"/>
                        </w:rPr>
                        <w:t>ECU Configuration Description File (.arxml) and BSWMDT File</w:t>
                      </w:r>
                    </w:p>
                  </w:txbxContent>
                </v:textbox>
              </v:shape>
            </w:pict>
          </mc:Fallback>
        </mc:AlternateContent>
      </w:r>
      <w:r w:rsidRPr="006D3C18">
        <w:t>Overview of Generation Tool Architecture</w:t>
      </w:r>
      <w:bookmarkEnd w:id="774"/>
      <w:bookmarkEnd w:id="775"/>
      <w:bookmarkEnd w:id="776"/>
    </w:p>
    <w:p w:rsidR="00932964" w:rsidRPr="006D3C18" w:rsidRDefault="00932964" w:rsidP="00932964">
      <w:pPr>
        <w:rPr>
          <w:rFonts w:cs="Arial"/>
        </w:rPr>
      </w:pPr>
      <w:r w:rsidRPr="006D3C18">
        <w:rPr>
          <w:rFonts w:cs="Arial"/>
          <w:noProof/>
          <w:lang w:eastAsia="en-US"/>
        </w:rPr>
        <mc:AlternateContent>
          <mc:Choice Requires="wps">
            <w:drawing>
              <wp:anchor distT="0" distB="0" distL="114300" distR="114300" simplePos="0" relativeHeight="251535360" behindDoc="0" locked="0" layoutInCell="1" allowOverlap="1" wp14:anchorId="3B85C1DA" wp14:editId="156A8BC9">
                <wp:simplePos x="0" y="0"/>
                <wp:positionH relativeFrom="column">
                  <wp:posOffset>915035</wp:posOffset>
                </wp:positionH>
                <wp:positionV relativeFrom="paragraph">
                  <wp:posOffset>295275</wp:posOffset>
                </wp:positionV>
                <wp:extent cx="1877695" cy="1550035"/>
                <wp:effectExtent l="59690" t="8255" r="9525" b="19050"/>
                <wp:wrapNone/>
                <wp:docPr id="189" name="Elbow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77695" cy="1550035"/>
                        </a:xfrm>
                        <a:prstGeom prst="bentConnector3">
                          <a:avLst>
                            <a:gd name="adj1" fmla="val 4795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012DD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9" o:spid="_x0000_s1026" type="#_x0000_t34" style="position:absolute;margin-left:72.05pt;margin-top:23.25pt;width:147.85pt;height:122.05pt;rotation:90;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" adj="10358">
                <v:stroke endarrow="block"/>
              </v:shape>
            </w:pict>
          </mc:Fallback>
        </mc:AlternateContent>
      </w:r>
      <w:r w:rsidRPr="006D3C18">
        <w:rPr>
          <w:rFonts w:cs="Arial"/>
          <w:noProof/>
          <w:lang w:eastAsia="en-US"/>
        </w:rPr>
        <mc:AlternateContent>
          <mc:Choice Requires="wps">
            <w:drawing>
              <wp:anchor distT="0" distB="0" distL="114300" distR="114300" simplePos="0" relativeHeight="251548672" behindDoc="0" locked="0" layoutInCell="1" allowOverlap="1" wp14:anchorId="33814B5A" wp14:editId="0234916B">
                <wp:simplePos x="0" y="0"/>
                <wp:positionH relativeFrom="column">
                  <wp:posOffset>1901190</wp:posOffset>
                </wp:positionH>
                <wp:positionV relativeFrom="paragraph">
                  <wp:posOffset>53340</wp:posOffset>
                </wp:positionV>
                <wp:extent cx="1598295" cy="658495"/>
                <wp:effectExtent l="15240" t="6350" r="15240" b="11430"/>
                <wp:wrapNone/>
                <wp:docPr id="188" name="Flowchart: Dat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295" cy="658495"/>
                        </a:xfrm>
                        <a:prstGeom prst="flowChartInputOutput">
                          <a:avLst/>
                        </a:prstGeom>
                        <a:solidFill>
                          <a:srgbClr val="FFFFFF"/>
                        </a:solidFill>
                        <a:ln w="6350">
                          <a:solidFill>
                            <a:srgbClr val="000000"/>
                          </a:solidFill>
                          <a:miter lim="800000"/>
                          <a:headEnd/>
                          <a:tailEnd/>
                        </a:ln>
                      </wps:spPr>
                      <wps:txbx>
                        <w:txbxContent>
                          <w:p w:rsidR="00AB2DBD" w:rsidRDefault="00AB2DBD" w:rsidP="00932964">
                            <w:pPr>
                              <w:spacing w:after="0" w:line="276" w:lineRule="auto"/>
                              <w:jc w:val="center"/>
                              <w:rPr>
                                <w:color w:val="000000"/>
                              </w:rPr>
                            </w:pPr>
                            <w:r>
                              <w:rPr>
                                <w:color w:val="000000"/>
                              </w:rPr>
                              <w:t>Translation XML File (.trxml)</w:t>
                            </w:r>
                          </w:p>
                          <w:p w:rsidR="00AB2DBD" w:rsidRDefault="00AB2DBD" w:rsidP="0093296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814B5A" id="Flowchart: Data 188" o:spid="_x0000_s1028" type="#_x0000_t111" style="position:absolute;margin-left:149.7pt;margin-top:4.2pt;width:125.85pt;height:51.8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" strokeweight=".5pt">
                <v:textbox>
                  <w:txbxContent>
                    <w:p w:rsidR="00AB2DBD" w:rsidRDefault="00AB2DBD" w:rsidP="00932964">
                      <w:pPr>
                        <w:spacing w:after="0" w:line="276" w:lineRule="auto"/>
                        <w:jc w:val="center"/>
                        <w:rPr>
                          <w:color w:val="000000"/>
                        </w:rPr>
                      </w:pPr>
                      <w:r>
                        <w:rPr>
                          <w:color w:val="000000"/>
                        </w:rPr>
                        <w:t>Translation XML File (.trxml)</w:t>
                      </w:r>
                    </w:p>
                    <w:p w:rsidR="00AB2DBD" w:rsidRDefault="00AB2DBD" w:rsidP="00932964">
                      <w:pPr>
                        <w:jc w:val="center"/>
                      </w:pPr>
                    </w:p>
                  </w:txbxContent>
                </v:textbox>
              </v:shape>
            </w:pict>
          </mc:Fallback>
        </mc:AlternateContent>
      </w:r>
    </w:p>
    <w:p w:rsidR="00932964" w:rsidRPr="006D3C18" w:rsidRDefault="00932964" w:rsidP="00932964">
      <w:pPr>
        <w:rPr>
          <w:rFonts w:cs="Arial"/>
        </w:rPr>
      </w:pPr>
      <w:r w:rsidRPr="006D3C18">
        <w:rPr>
          <w:rFonts w:cs="Arial"/>
          <w:noProof/>
          <w:lang w:eastAsia="en-US"/>
        </w:rPr>
        <mc:AlternateContent>
          <mc:Choice Requires="wps">
            <w:drawing>
              <wp:anchor distT="0" distB="0" distL="114300" distR="114300" simplePos="0" relativeHeight="251501568" behindDoc="0" locked="0" layoutInCell="1" allowOverlap="1" wp14:anchorId="35BB618E" wp14:editId="709A5A74">
                <wp:simplePos x="0" y="0"/>
                <wp:positionH relativeFrom="column">
                  <wp:posOffset>1336675</wp:posOffset>
                </wp:positionH>
                <wp:positionV relativeFrom="paragraph">
                  <wp:posOffset>160655</wp:posOffset>
                </wp:positionV>
                <wp:extent cx="2914650" cy="2585085"/>
                <wp:effectExtent l="53340" t="9525" r="9525" b="19050"/>
                <wp:wrapNone/>
                <wp:docPr id="187" name="Elbow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914650" cy="2585085"/>
                        </a:xfrm>
                        <a:prstGeom prst="bentConnector3">
                          <a:avLst>
                            <a:gd name="adj1" fmla="val 3302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327A88" id="Elbow Connector 187" o:spid="_x0000_s1026" type="#_x0000_t34" style="position:absolute;margin-left:105.25pt;margin-top:12.65pt;width:229.5pt;height:203.55pt;rotation:90;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" adj="7134">
                <v:stroke endarrow="block"/>
              </v:shape>
            </w:pict>
          </mc:Fallback>
        </mc:AlternateContent>
      </w:r>
      <w:r w:rsidRPr="006D3C18">
        <w:rPr>
          <w:rFonts w:cs="Arial"/>
          <w:noProof/>
          <w:lang w:eastAsia="en-US"/>
        </w:rPr>
        <mc:AlternateContent>
          <mc:Choice Requires="wps">
            <w:drawing>
              <wp:anchor distT="0" distB="0" distL="114300" distR="114300" simplePos="0" relativeHeight="251505664" behindDoc="0" locked="0" layoutInCell="1" allowOverlap="1" wp14:anchorId="6C8D0B20" wp14:editId="79F0B58B">
                <wp:simplePos x="0" y="0"/>
                <wp:positionH relativeFrom="column">
                  <wp:posOffset>-66040</wp:posOffset>
                </wp:positionH>
                <wp:positionV relativeFrom="paragraph">
                  <wp:posOffset>1000125</wp:posOffset>
                </wp:positionV>
                <wp:extent cx="1497965" cy="0"/>
                <wp:effectExtent l="54610" t="6985" r="59690" b="19050"/>
                <wp:wrapNone/>
                <wp:docPr id="186"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979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177DFA" id="_x0000_t32" coordsize="21600,21600" o:spt="32" o:oned="t" path="m,l21600,21600e" filled="f">
                <v:path arrowok="t" fillok="f" o:connecttype="none"/>
                <o:lock v:ext="edit" shapetype="t"/>
              </v:shapetype>
              <v:shape id="Straight Arrow Connector 186" o:spid="_x0000_s1026" type="#_x0000_t32" style="position:absolute;margin-left:-5.2pt;margin-top:78.75pt;width:117.95pt;height:0;rotation:90;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">
                <v:stroke endarrow="block"/>
              </v:shape>
            </w:pict>
          </mc:Fallback>
        </mc:AlternateContent>
      </w:r>
    </w:p>
    <w:p w:rsidR="00932964" w:rsidRPr="006D3C18" w:rsidRDefault="00932964" w:rsidP="00932964">
      <w:pPr>
        <w:rPr>
          <w:rFonts w:cs="Arial"/>
        </w:rPr>
      </w:pPr>
    </w:p>
    <w:p w:rsidR="00932964" w:rsidRPr="006D3C18" w:rsidRDefault="00932964" w:rsidP="00932964">
      <w:pPr>
        <w:tabs>
          <w:tab w:val="left" w:pos="1665"/>
        </w:tabs>
        <w:rPr>
          <w:rFonts w:cs="Arial"/>
        </w:rPr>
      </w:pPr>
    </w:p>
    <w:p w:rsidR="00932964" w:rsidRPr="006D3C18" w:rsidRDefault="00932964" w:rsidP="00932964">
      <w:pPr>
        <w:rPr>
          <w:rFonts w:cs="Arial"/>
        </w:rPr>
      </w:pPr>
    </w:p>
    <w:p w:rsidR="00932964" w:rsidRPr="006D3C18" w:rsidRDefault="00932964" w:rsidP="00932964">
      <w:pPr>
        <w:rPr>
          <w:rFonts w:cs="Arial"/>
        </w:rPr>
      </w:pPr>
      <w:r w:rsidRPr="006D3C18">
        <w:rPr>
          <w:rFonts w:cs="Arial"/>
          <w:noProof/>
          <w:lang w:eastAsia="en-US"/>
        </w:rPr>
        <mc:AlternateContent>
          <mc:Choice Requires="wps">
            <w:drawing>
              <wp:anchor distT="0" distB="0" distL="114300" distR="114300" simplePos="0" relativeHeight="251497472" behindDoc="0" locked="0" layoutInCell="1" allowOverlap="1" wp14:anchorId="22719D7E" wp14:editId="7BB3B852">
                <wp:simplePos x="0" y="0"/>
                <wp:positionH relativeFrom="column">
                  <wp:posOffset>-81280</wp:posOffset>
                </wp:positionH>
                <wp:positionV relativeFrom="paragraph">
                  <wp:posOffset>231775</wp:posOffset>
                </wp:positionV>
                <wp:extent cx="5158105" cy="4857115"/>
                <wp:effectExtent l="13970" t="10160" r="9525" b="9525"/>
                <wp:wrapNone/>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8105" cy="4857115"/>
                        </a:xfrm>
                        <a:prstGeom prst="rect">
                          <a:avLst/>
                        </a:prstGeom>
                        <a:solidFill>
                          <a:srgbClr val="FFFFFF"/>
                        </a:solidFill>
                        <a:ln w="9525">
                          <a:solidFill>
                            <a:srgbClr val="000000"/>
                          </a:solidFill>
                          <a:miter lim="800000"/>
                          <a:headEnd/>
                          <a:tailEnd/>
                        </a:ln>
                      </wps:spPr>
                      <wps:txbx>
                        <w:txbxContent>
                          <w:p w:rsidR="00AB2DBD" w:rsidRDefault="00AB2DBD" w:rsidP="00932964">
                            <w:pPr>
                              <w:spacing w:before="60" w:after="0"/>
                              <w:jc w:val="center"/>
                            </w:pPr>
                            <w:r>
                              <w:t>Generation Tool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19D7E" id="Rectangle 185" o:spid="_x0000_s1029" style="position:absolute;margin-left:-6.4pt;margin-top:18.25pt;width:406.15pt;height:382.4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">
                <v:textbox>
                  <w:txbxContent>
                    <w:p w:rsidR="00AB2DBD" w:rsidRDefault="00AB2DBD" w:rsidP="00932964">
                      <w:pPr>
                        <w:spacing w:before="60" w:after="0"/>
                        <w:jc w:val="center"/>
                      </w:pPr>
                      <w:r>
                        <w:t>Generation Tool</w:t>
                      </w:r>
                    </w:p>
                  </w:txbxContent>
                </v:textbox>
              </v:rect>
            </w:pict>
          </mc:Fallback>
        </mc:AlternateContent>
      </w:r>
    </w:p>
    <w:p w:rsidR="00932964" w:rsidRPr="006D3C18" w:rsidRDefault="00932964" w:rsidP="00932964">
      <w:pPr>
        <w:rPr>
          <w:rFonts w:cs="Arial"/>
        </w:rPr>
      </w:pPr>
      <w:r w:rsidRPr="006D3C18">
        <w:rPr>
          <w:rFonts w:eastAsia="Times New Roman" w:cs="Arial"/>
          <w:bCs/>
          <w:noProof/>
          <w:lang w:eastAsia="en-US"/>
        </w:rPr>
        <mc:AlternateContent>
          <mc:Choice Requires="wps">
            <w:drawing>
              <wp:anchor distT="0" distB="0" distL="114300" distR="114300" simplePos="0" relativeHeight="251556864" behindDoc="0" locked="0" layoutInCell="1" allowOverlap="1" wp14:anchorId="38B321EB" wp14:editId="4B28FF39">
                <wp:simplePos x="0" y="0"/>
                <wp:positionH relativeFrom="column">
                  <wp:posOffset>1501140</wp:posOffset>
                </wp:positionH>
                <wp:positionV relativeFrom="paragraph">
                  <wp:posOffset>167005</wp:posOffset>
                </wp:positionV>
                <wp:extent cx="0" cy="280035"/>
                <wp:effectExtent l="53340" t="5715" r="60960" b="19050"/>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0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116E2A" id="Straight Arrow Connector 184" o:spid="_x0000_s1026" type="#_x0000_t32" style="position:absolute;margin-left:118.2pt;margin-top:13.15pt;width:0;height:22.0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">
                <v:stroke endarrow="block"/>
              </v:shape>
            </w:pict>
          </mc:Fallback>
        </mc:AlternateContent>
      </w:r>
    </w:p>
    <w:p w:rsidR="00932964" w:rsidRPr="006D3C18" w:rsidRDefault="00932964" w:rsidP="00932964">
      <w:pPr>
        <w:rPr>
          <w:rFonts w:cs="Arial"/>
        </w:rPr>
      </w:pPr>
      <w:r w:rsidRPr="006D3C18">
        <w:rPr>
          <w:rFonts w:cs="Arial"/>
          <w:noProof/>
          <w:lang w:eastAsia="en-US"/>
        </w:rPr>
        <mc:AlternateContent>
          <mc:Choice Requires="wps">
            <w:drawing>
              <wp:anchor distT="0" distB="0" distL="114300" distR="114300" simplePos="0" relativeHeight="251526144" behindDoc="0" locked="0" layoutInCell="1" allowOverlap="1" wp14:anchorId="7ED41927" wp14:editId="29D5D924">
                <wp:simplePos x="0" y="0"/>
                <wp:positionH relativeFrom="column">
                  <wp:posOffset>2984500</wp:posOffset>
                </wp:positionH>
                <wp:positionV relativeFrom="paragraph">
                  <wp:posOffset>186690</wp:posOffset>
                </wp:positionV>
                <wp:extent cx="1864360" cy="4200525"/>
                <wp:effectExtent l="12700" t="9525" r="8890" b="9525"/>
                <wp:wrapNone/>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360" cy="4200525"/>
                        </a:xfrm>
                        <a:prstGeom prst="rect">
                          <a:avLst/>
                        </a:prstGeom>
                        <a:solidFill>
                          <a:srgbClr val="FFFFFF"/>
                        </a:solidFill>
                        <a:ln w="9525">
                          <a:solidFill>
                            <a:srgbClr val="000000"/>
                          </a:solidFill>
                          <a:prstDash val="dashDot"/>
                          <a:miter lim="800000"/>
                          <a:headEnd/>
                          <a:tailEnd/>
                        </a:ln>
                      </wps:spPr>
                      <wps:txbx>
                        <w:txbxContent>
                          <w:p w:rsidR="00AB2DBD" w:rsidRDefault="00AB2DBD" w:rsidP="00932964">
                            <w:pPr>
                              <w:spacing w:before="60" w:after="0"/>
                              <w:jc w:val="center"/>
                            </w:pPr>
                            <w:r>
                              <w:t>&lt;MSN&gt; DLLs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41927" id="Rectangle 183" o:spid="_x0000_s1030" style="position:absolute;margin-left:235pt;margin-top:14.7pt;width:146.8pt;height:330.7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">
                <v:stroke dashstyle="dashDot"/>
                <v:textbox>
                  <w:txbxContent>
                    <w:p w:rsidR="00AB2DBD" w:rsidRDefault="00AB2DBD" w:rsidP="00932964">
                      <w:pPr>
                        <w:spacing w:before="60" w:after="0"/>
                        <w:jc w:val="center"/>
                      </w:pPr>
                      <w:r>
                        <w:t>&lt;MSN&gt; DLLs</w:t>
                      </w:r>
                    </w:p>
                  </w:txbxContent>
                </v:textbox>
              </v:rect>
            </w:pict>
          </mc:Fallback>
        </mc:AlternateContent>
      </w:r>
      <w:r w:rsidRPr="006D3C18">
        <w:rPr>
          <w:rFonts w:cs="Arial"/>
          <w:noProof/>
          <w:lang w:eastAsia="en-US"/>
        </w:rPr>
        <mc:AlternateContent>
          <mc:Choice Requires="wps">
            <w:drawing>
              <wp:anchor distT="0" distB="0" distL="114300" distR="114300" simplePos="0" relativeHeight="251522048" behindDoc="0" locked="0" layoutInCell="1" allowOverlap="1" wp14:anchorId="0BF80A2E" wp14:editId="45AB40DB">
                <wp:simplePos x="0" y="0"/>
                <wp:positionH relativeFrom="column">
                  <wp:posOffset>114300</wp:posOffset>
                </wp:positionH>
                <wp:positionV relativeFrom="paragraph">
                  <wp:posOffset>186690</wp:posOffset>
                </wp:positionV>
                <wp:extent cx="1929765" cy="4200525"/>
                <wp:effectExtent l="9525" t="9525" r="13335" b="9525"/>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29765" cy="4200525"/>
                        </a:xfrm>
                        <a:prstGeom prst="rect">
                          <a:avLst/>
                        </a:prstGeom>
                        <a:solidFill>
                          <a:srgbClr val="FFFFFF"/>
                        </a:solidFill>
                        <a:ln w="9525">
                          <a:solidFill>
                            <a:srgbClr val="000000"/>
                          </a:solidFill>
                          <a:prstDash val="dashDot"/>
                          <a:miter lim="800000"/>
                          <a:headEnd/>
                          <a:tailEnd/>
                        </a:ln>
                      </wps:spPr>
                      <wps:txbx>
                        <w:txbxContent>
                          <w:p w:rsidR="00AB2DBD" w:rsidRDefault="00AB2DBD" w:rsidP="00932964">
                            <w:pPr>
                              <w:spacing w:before="60" w:after="0"/>
                              <w:jc w:val="center"/>
                            </w:pPr>
                            <w:r w:rsidRPr="00077202">
                              <w:t>MCALConfGen</w:t>
                            </w:r>
                            <w:r>
                              <w:t xml:space="preserve"> Executable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80A2E" id="Rectangle 182" o:spid="_x0000_s1031" style="position:absolute;margin-left:9pt;margin-top:14.7pt;width:151.95pt;height:330.7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">
                <v:stroke dashstyle="dashDot"/>
                <v:textbox>
                  <w:txbxContent>
                    <w:p w:rsidR="00AB2DBD" w:rsidRDefault="00AB2DBD" w:rsidP="00932964">
                      <w:pPr>
                        <w:spacing w:before="60" w:after="0"/>
                        <w:jc w:val="center"/>
                      </w:pPr>
                      <w:r w:rsidRPr="00077202">
                        <w:t>MCALConfGen</w:t>
                      </w:r>
                      <w:r>
                        <w:t xml:space="preserve"> Executable</w:t>
                      </w:r>
                    </w:p>
                  </w:txbxContent>
                </v:textbox>
              </v:rect>
            </w:pict>
          </mc:Fallback>
        </mc:AlternateContent>
      </w:r>
    </w:p>
    <w:p w:rsidR="00932964" w:rsidRPr="006D3C18" w:rsidRDefault="00932964" w:rsidP="00932964">
      <w:pPr>
        <w:pStyle w:val="Caption"/>
        <w:widowControl w:val="0"/>
        <w:numPr>
          <w:ilvl w:val="0"/>
          <w:numId w:val="21"/>
        </w:numPr>
        <w:tabs>
          <w:tab w:val="left" w:pos="864"/>
        </w:tabs>
        <w:overflowPunct w:val="0"/>
        <w:autoSpaceDE w:val="0"/>
        <w:autoSpaceDN w:val="0"/>
        <w:adjustRightInd w:val="0"/>
        <w:spacing w:before="120" w:after="120"/>
        <w:textAlignment w:val="baseline"/>
        <w:rPr>
          <w:rFonts w:eastAsia="Times New Roman" w:cs="Arial"/>
          <w:bCs w:val="0"/>
          <w:lang w:eastAsia="en-US"/>
        </w:rPr>
      </w:pPr>
      <w:bookmarkStart w:id="777" w:name="_Toc224975357"/>
      <w:bookmarkStart w:id="778" w:name="_Toc299112980"/>
    </w:p>
    <w:p w:rsidR="00932964" w:rsidRPr="006D3C18" w:rsidRDefault="00932964" w:rsidP="00932964">
      <w:pPr>
        <w:pStyle w:val="Caption"/>
        <w:widowControl w:val="0"/>
        <w:numPr>
          <w:ilvl w:val="0"/>
          <w:numId w:val="21"/>
        </w:numPr>
        <w:tabs>
          <w:tab w:val="left" w:pos="864"/>
        </w:tabs>
        <w:overflowPunct w:val="0"/>
        <w:autoSpaceDE w:val="0"/>
        <w:autoSpaceDN w:val="0"/>
        <w:adjustRightInd w:val="0"/>
        <w:spacing w:before="120" w:after="120"/>
        <w:textAlignment w:val="baseline"/>
        <w:rPr>
          <w:rFonts w:eastAsia="Times New Roman" w:cs="Arial"/>
          <w:bCs w:val="0"/>
          <w:lang w:eastAsia="en-US"/>
        </w:rPr>
      </w:pPr>
      <w:r w:rsidRPr="006D3C18">
        <w:rPr>
          <w:rFonts w:eastAsia="Times New Roman" w:cs="Arial"/>
          <w:bCs w:val="0"/>
          <w:noProof/>
          <w:lang w:eastAsia="en-US"/>
        </w:rPr>
        <mc:AlternateContent>
          <mc:Choice Requires="wps">
            <w:drawing>
              <wp:anchor distT="0" distB="0" distL="114300" distR="114300" simplePos="0" relativeHeight="251599872" behindDoc="0" locked="0" layoutInCell="1" allowOverlap="1" wp14:anchorId="55E3E999" wp14:editId="23857CD5">
                <wp:simplePos x="0" y="0"/>
                <wp:positionH relativeFrom="column">
                  <wp:posOffset>1078865</wp:posOffset>
                </wp:positionH>
                <wp:positionV relativeFrom="paragraph">
                  <wp:posOffset>1847215</wp:posOffset>
                </wp:positionV>
                <wp:extent cx="0" cy="228600"/>
                <wp:effectExtent l="59690" t="9525" r="54610" b="19050"/>
                <wp:wrapNone/>
                <wp:docPr id="181"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0BE6FE" id="Straight Arrow Connector 181" o:spid="_x0000_s1026" type="#_x0000_t32" style="position:absolute;margin-left:84.95pt;margin-top:145.45pt;width:0;height:1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">
                <v:stroke endarrow="block"/>
              </v:shape>
            </w:pict>
          </mc:Fallback>
        </mc:AlternateContent>
      </w:r>
      <w:r w:rsidRPr="006D3C18">
        <w:rPr>
          <w:rFonts w:eastAsia="Times New Roman" w:cs="Arial"/>
          <w:bCs w:val="0"/>
          <w:noProof/>
          <w:lang w:eastAsia="en-US"/>
        </w:rPr>
        <mc:AlternateContent>
          <mc:Choice Requires="wps">
            <w:drawing>
              <wp:anchor distT="0" distB="0" distL="114300" distR="114300" simplePos="0" relativeHeight="251642880" behindDoc="0" locked="0" layoutInCell="1" allowOverlap="1" wp14:anchorId="5312C095" wp14:editId="1172FFBB">
                <wp:simplePos x="0" y="0"/>
                <wp:positionH relativeFrom="column">
                  <wp:posOffset>3199130</wp:posOffset>
                </wp:positionH>
                <wp:positionV relativeFrom="paragraph">
                  <wp:posOffset>2573020</wp:posOffset>
                </wp:positionV>
                <wp:extent cx="1481455" cy="251460"/>
                <wp:effectExtent l="8255" t="11430" r="5715" b="13335"/>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1455" cy="251460"/>
                        </a:xfrm>
                        <a:prstGeom prst="rect">
                          <a:avLst/>
                        </a:prstGeom>
                        <a:solidFill>
                          <a:srgbClr val="FFFFFF"/>
                        </a:solidFill>
                        <a:ln w="9525">
                          <a:solidFill>
                            <a:srgbClr val="000000"/>
                          </a:solidFill>
                          <a:miter lim="800000"/>
                          <a:headEnd/>
                          <a:tailEnd/>
                        </a:ln>
                      </wps:spPr>
                      <wps:txbx>
                        <w:txbxContent>
                          <w:p w:rsidR="00AB2DBD" w:rsidRDefault="00AB2DBD" w:rsidP="00932964">
                            <w:pPr>
                              <w:spacing w:after="0"/>
                              <w:jc w:val="center"/>
                            </w:pPr>
                            <w:r>
                              <w:t>&lt;MSN&gt; Intermediate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12C095" id="Rectangle 180" o:spid="_x0000_s1032" style="position:absolute;left:0;text-align:left;margin-left:251.9pt;margin-top:202.6pt;width:116.65pt;height:19.8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">
                <v:textbox>
                  <w:txbxContent>
                    <w:p w:rsidR="00AB2DBD" w:rsidRDefault="00AB2DBD" w:rsidP="00932964">
                      <w:pPr>
                        <w:spacing w:after="0"/>
                        <w:jc w:val="center"/>
                      </w:pPr>
                      <w:r>
                        <w:t>&lt;MSN&gt; Intermediate</w:t>
                      </w:r>
                    </w:p>
                  </w:txbxContent>
                </v:textbox>
              </v:rect>
            </w:pict>
          </mc:Fallback>
        </mc:AlternateContent>
      </w:r>
      <w:r w:rsidRPr="006D3C18">
        <w:rPr>
          <w:rFonts w:cs="Arial"/>
          <w:noProof/>
          <w:lang w:eastAsia="en-US"/>
        </w:rPr>
        <mc:AlternateContent>
          <mc:Choice Requires="wps">
            <w:drawing>
              <wp:anchor distT="0" distB="0" distL="114300" distR="114300" simplePos="0" relativeHeight="251552768" behindDoc="0" locked="0" layoutInCell="1" allowOverlap="1" wp14:anchorId="03C9561F" wp14:editId="5DF984AE">
                <wp:simplePos x="0" y="0"/>
                <wp:positionH relativeFrom="column">
                  <wp:posOffset>351155</wp:posOffset>
                </wp:positionH>
                <wp:positionV relativeFrom="paragraph">
                  <wp:posOffset>2574925</wp:posOffset>
                </wp:positionV>
                <wp:extent cx="1444625" cy="251460"/>
                <wp:effectExtent l="8255" t="13335" r="13970" b="1143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625" cy="251460"/>
                        </a:xfrm>
                        <a:prstGeom prst="rect">
                          <a:avLst/>
                        </a:prstGeom>
                        <a:solidFill>
                          <a:srgbClr val="FFFFFF"/>
                        </a:solidFill>
                        <a:ln w="9525">
                          <a:solidFill>
                            <a:srgbClr val="000000"/>
                          </a:solidFill>
                          <a:miter lim="800000"/>
                          <a:headEnd/>
                          <a:tailEnd/>
                        </a:ln>
                      </wps:spPr>
                      <wps:txbx>
                        <w:txbxContent>
                          <w:p w:rsidR="00AB2DBD" w:rsidRDefault="00AB2DBD" w:rsidP="00932964">
                            <w:pPr>
                              <w:spacing w:after="0"/>
                              <w:jc w:val="center"/>
                            </w:pPr>
                            <w:r>
                              <w:t>Intermediate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9561F" id="Rectangle 179" o:spid="_x0000_s1033" style="position:absolute;left:0;text-align:left;margin-left:27.65pt;margin-top:202.75pt;width:113.75pt;height:19.8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">
                <v:textbox>
                  <w:txbxContent>
                    <w:p w:rsidR="00AB2DBD" w:rsidRDefault="00AB2DBD" w:rsidP="00932964">
                      <w:pPr>
                        <w:spacing w:after="0"/>
                        <w:jc w:val="center"/>
                      </w:pPr>
                      <w:r>
                        <w:t>Intermediate</w:t>
                      </w:r>
                    </w:p>
                  </w:txbxContent>
                </v:textbox>
              </v:rect>
            </w:pict>
          </mc:Fallback>
        </mc:AlternateContent>
      </w:r>
      <w:r w:rsidRPr="006D3C18">
        <w:rPr>
          <w:rFonts w:eastAsia="Times New Roman" w:cs="Arial"/>
          <w:bCs w:val="0"/>
          <w:noProof/>
          <w:lang w:eastAsia="en-US"/>
        </w:rPr>
        <mc:AlternateContent>
          <mc:Choice Requires="wps">
            <w:drawing>
              <wp:anchor distT="0" distB="0" distL="114300" distR="114300" simplePos="0" relativeHeight="251672576" behindDoc="0" locked="0" layoutInCell="1" allowOverlap="1" wp14:anchorId="4863E180" wp14:editId="3ACEC09F">
                <wp:simplePos x="0" y="0"/>
                <wp:positionH relativeFrom="column">
                  <wp:posOffset>1795780</wp:posOffset>
                </wp:positionH>
                <wp:positionV relativeFrom="paragraph">
                  <wp:posOffset>2694940</wp:posOffset>
                </wp:positionV>
                <wp:extent cx="1403350" cy="0"/>
                <wp:effectExtent l="14605" t="57150" r="20320" b="57150"/>
                <wp:wrapNone/>
                <wp:docPr id="178"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3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D6154" id="Straight Arrow Connector 178" o:spid="_x0000_s1026" type="#_x0000_t32" style="position:absolute;margin-left:141.4pt;margin-top:212.2pt;width:110.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">
                <v:stroke startarrow="block" endarrow="block"/>
              </v:shape>
            </w:pict>
          </mc:Fallback>
        </mc:AlternateContent>
      </w:r>
      <w:r w:rsidRPr="006D3C18">
        <w:rPr>
          <w:rFonts w:eastAsia="Times New Roman" w:cs="Arial"/>
          <w:bCs w:val="0"/>
          <w:noProof/>
          <w:lang w:eastAsia="en-US"/>
        </w:rPr>
        <mc:AlternateContent>
          <mc:Choice Requires="wps">
            <w:drawing>
              <wp:anchor distT="0" distB="0" distL="114300" distR="114300" simplePos="0" relativeHeight="251591680" behindDoc="0" locked="0" layoutInCell="1" allowOverlap="1" wp14:anchorId="28C0546D" wp14:editId="7573AA11">
                <wp:simplePos x="0" y="0"/>
                <wp:positionH relativeFrom="column">
                  <wp:posOffset>1076325</wp:posOffset>
                </wp:positionH>
                <wp:positionV relativeFrom="paragraph">
                  <wp:posOffset>2824480</wp:posOffset>
                </wp:positionV>
                <wp:extent cx="0" cy="228600"/>
                <wp:effectExtent l="57150" t="5715" r="57150" b="22860"/>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945A02" id="Straight Arrow Connector 177" o:spid="_x0000_s1026" type="#_x0000_t32" style="position:absolute;margin-left:84.75pt;margin-top:222.4pt;width:0;height:18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">
                <v:stroke endarrow="block"/>
              </v:shape>
            </w:pict>
          </mc:Fallback>
        </mc:AlternateContent>
      </w:r>
      <w:r w:rsidRPr="006D3C18">
        <w:rPr>
          <w:rFonts w:cs="Arial"/>
          <w:noProof/>
          <w:lang w:eastAsia="en-US"/>
        </w:rPr>
        <mc:AlternateContent>
          <mc:Choice Requires="wps">
            <w:drawing>
              <wp:anchor distT="0" distB="0" distL="114300" distR="114300" simplePos="0" relativeHeight="251652096" behindDoc="0" locked="0" layoutInCell="1" allowOverlap="1" wp14:anchorId="71505186" wp14:editId="31546B8E">
                <wp:simplePos x="0" y="0"/>
                <wp:positionH relativeFrom="column">
                  <wp:posOffset>3199130</wp:posOffset>
                </wp:positionH>
                <wp:positionV relativeFrom="paragraph">
                  <wp:posOffset>3056890</wp:posOffset>
                </wp:positionV>
                <wp:extent cx="1481455" cy="251460"/>
                <wp:effectExtent l="8255" t="9525" r="5715" b="5715"/>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1455" cy="251460"/>
                        </a:xfrm>
                        <a:prstGeom prst="rect">
                          <a:avLst/>
                        </a:prstGeom>
                        <a:solidFill>
                          <a:srgbClr val="FFFFFF"/>
                        </a:solidFill>
                        <a:ln w="9525">
                          <a:solidFill>
                            <a:srgbClr val="000000"/>
                          </a:solidFill>
                          <a:miter lim="800000"/>
                          <a:headEnd/>
                          <a:tailEnd/>
                        </a:ln>
                      </wps:spPr>
                      <wps:txbx>
                        <w:txbxContent>
                          <w:p w:rsidR="00AB2DBD" w:rsidRDefault="00AB2DBD" w:rsidP="00932964">
                            <w:pPr>
                              <w:spacing w:after="0"/>
                              <w:jc w:val="center"/>
                            </w:pPr>
                            <w:r>
                              <w:t>&lt;MSN&gt;Post-validation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505186" id="Rectangle 176" o:spid="_x0000_s1034" style="position:absolute;left:0;text-align:left;margin-left:251.9pt;margin-top:240.7pt;width:116.65pt;height:19.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">
                <v:textbox>
                  <w:txbxContent>
                    <w:p w:rsidR="00AB2DBD" w:rsidRDefault="00AB2DBD" w:rsidP="00932964">
                      <w:pPr>
                        <w:spacing w:after="0"/>
                        <w:jc w:val="center"/>
                      </w:pPr>
                      <w:r>
                        <w:t>&lt;MSN&gt;Post-validation</w:t>
                      </w:r>
                    </w:p>
                  </w:txbxContent>
                </v:textbox>
              </v:rect>
            </w:pict>
          </mc:Fallback>
        </mc:AlternateContent>
      </w:r>
      <w:r w:rsidRPr="006D3C18">
        <w:rPr>
          <w:rFonts w:eastAsia="Times New Roman" w:cs="Arial"/>
          <w:bCs w:val="0"/>
          <w:noProof/>
          <w:lang w:eastAsia="en-US"/>
        </w:rPr>
        <mc:AlternateContent>
          <mc:Choice Requires="wps">
            <w:drawing>
              <wp:anchor distT="0" distB="0" distL="114300" distR="114300" simplePos="0" relativeHeight="251697152" behindDoc="0" locked="0" layoutInCell="1" allowOverlap="1" wp14:anchorId="0EAEF364" wp14:editId="68BBFDC5">
                <wp:simplePos x="0" y="0"/>
                <wp:positionH relativeFrom="column">
                  <wp:posOffset>1795780</wp:posOffset>
                </wp:positionH>
                <wp:positionV relativeFrom="paragraph">
                  <wp:posOffset>3152140</wp:posOffset>
                </wp:positionV>
                <wp:extent cx="1403350" cy="0"/>
                <wp:effectExtent l="14605" t="57150" r="20320" b="57150"/>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3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E312EB" id="Straight Arrow Connector 175" o:spid="_x0000_s1026" type="#_x0000_t32" style="position:absolute;margin-left:141.4pt;margin-top:248.2pt;width:110.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">
                <v:stroke startarrow="block" endarrow="block"/>
              </v:shape>
            </w:pict>
          </mc:Fallback>
        </mc:AlternateContent>
      </w:r>
      <w:r w:rsidRPr="006D3C18">
        <w:rPr>
          <w:rFonts w:eastAsia="Times New Roman" w:cs="Arial"/>
          <w:bCs w:val="0"/>
          <w:noProof/>
          <w:lang w:eastAsia="en-US"/>
        </w:rPr>
        <mc:AlternateContent>
          <mc:Choice Requires="wps">
            <w:drawing>
              <wp:anchor distT="0" distB="0" distL="114300" distR="114300" simplePos="0" relativeHeight="251664384" behindDoc="0" locked="0" layoutInCell="1" allowOverlap="1" wp14:anchorId="0F03627C" wp14:editId="0FE5E273">
                <wp:simplePos x="0" y="0"/>
                <wp:positionH relativeFrom="column">
                  <wp:posOffset>3199130</wp:posOffset>
                </wp:positionH>
                <wp:positionV relativeFrom="paragraph">
                  <wp:posOffset>3538855</wp:posOffset>
                </wp:positionV>
                <wp:extent cx="1481455" cy="251460"/>
                <wp:effectExtent l="8255" t="5715" r="5715" b="9525"/>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1455" cy="251460"/>
                        </a:xfrm>
                        <a:prstGeom prst="rect">
                          <a:avLst/>
                        </a:prstGeom>
                        <a:solidFill>
                          <a:srgbClr val="FFFFFF"/>
                        </a:solidFill>
                        <a:ln w="9525">
                          <a:solidFill>
                            <a:srgbClr val="000000"/>
                          </a:solidFill>
                          <a:miter lim="800000"/>
                          <a:headEnd/>
                          <a:tailEnd/>
                        </a:ln>
                      </wps:spPr>
                      <wps:txbx>
                        <w:txbxContent>
                          <w:p w:rsidR="00AB2DBD" w:rsidRDefault="00AB2DBD" w:rsidP="00932964">
                            <w:pPr>
                              <w:spacing w:after="0"/>
                              <w:jc w:val="center"/>
                            </w:pPr>
                            <w:r>
                              <w:t>&lt;MSN&gt;Generation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03627C" id="Rectangle 174" o:spid="_x0000_s1035" style="position:absolute;left:0;text-align:left;margin-left:251.9pt;margin-top:278.65pt;width:116.65pt;height:1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">
                <v:textbox>
                  <w:txbxContent>
                    <w:p w:rsidR="00AB2DBD" w:rsidRDefault="00AB2DBD" w:rsidP="00932964">
                      <w:pPr>
                        <w:spacing w:after="0"/>
                        <w:jc w:val="center"/>
                      </w:pPr>
                      <w:r>
                        <w:t>&lt;MSN&gt;Generation</w:t>
                      </w:r>
                    </w:p>
                  </w:txbxContent>
                </v:textbox>
              </v:rect>
            </w:pict>
          </mc:Fallback>
        </mc:AlternateContent>
      </w:r>
      <w:r w:rsidRPr="006D3C18">
        <w:rPr>
          <w:rFonts w:cs="Arial"/>
          <w:noProof/>
          <w:lang w:eastAsia="en-US"/>
        </w:rPr>
        <mc:AlternateContent>
          <mc:Choice Requires="wps">
            <w:drawing>
              <wp:anchor distT="0" distB="0" distL="114300" distR="114300" simplePos="0" relativeHeight="251742208" behindDoc="0" locked="0" layoutInCell="1" allowOverlap="1" wp14:anchorId="012D207C" wp14:editId="3B43EC32">
                <wp:simplePos x="0" y="0"/>
                <wp:positionH relativeFrom="column">
                  <wp:posOffset>351155</wp:posOffset>
                </wp:positionH>
                <wp:positionV relativeFrom="paragraph">
                  <wp:posOffset>3538855</wp:posOffset>
                </wp:positionV>
                <wp:extent cx="1444625" cy="251460"/>
                <wp:effectExtent l="8255" t="5715" r="13970" b="9525"/>
                <wp:wrapNone/>
                <wp:docPr id="173"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625" cy="251460"/>
                        </a:xfrm>
                        <a:prstGeom prst="rect">
                          <a:avLst/>
                        </a:prstGeom>
                        <a:solidFill>
                          <a:srgbClr val="FFFFFF"/>
                        </a:solidFill>
                        <a:ln w="9525">
                          <a:solidFill>
                            <a:srgbClr val="000000"/>
                          </a:solidFill>
                          <a:miter lim="800000"/>
                          <a:headEnd/>
                          <a:tailEnd/>
                        </a:ln>
                      </wps:spPr>
                      <wps:txbx>
                        <w:txbxContent>
                          <w:p w:rsidR="00AB2DBD" w:rsidRDefault="00AB2DBD" w:rsidP="00932964">
                            <w:pPr>
                              <w:spacing w:after="0"/>
                              <w:jc w:val="center"/>
                            </w:pPr>
                            <w:r>
                              <w:t>Generation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2D207C" id="Rectangle 173" o:spid="_x0000_s1036" style="position:absolute;left:0;text-align:left;margin-left:27.65pt;margin-top:278.65pt;width:113.75pt;height:19.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">
                <v:textbox>
                  <w:txbxContent>
                    <w:p w:rsidR="00AB2DBD" w:rsidRDefault="00AB2DBD" w:rsidP="00932964">
                      <w:pPr>
                        <w:spacing w:after="0"/>
                        <w:jc w:val="center"/>
                      </w:pPr>
                      <w:r>
                        <w:t>Generation</w:t>
                      </w:r>
                    </w:p>
                  </w:txbxContent>
                </v:textbox>
              </v:rect>
            </w:pict>
          </mc:Fallback>
        </mc:AlternateContent>
      </w:r>
      <w:r w:rsidRPr="006D3C18">
        <w:rPr>
          <w:rFonts w:eastAsia="Times New Roman" w:cs="Arial"/>
          <w:bCs w:val="0"/>
          <w:noProof/>
          <w:lang w:eastAsia="en-US"/>
        </w:rPr>
        <mc:AlternateContent>
          <mc:Choice Requires="wps">
            <w:drawing>
              <wp:anchor distT="0" distB="0" distL="114300" distR="114300" simplePos="0" relativeHeight="251709440" behindDoc="0" locked="0" layoutInCell="1" allowOverlap="1" wp14:anchorId="37C90804" wp14:editId="36455C31">
                <wp:simplePos x="0" y="0"/>
                <wp:positionH relativeFrom="column">
                  <wp:posOffset>1795780</wp:posOffset>
                </wp:positionH>
                <wp:positionV relativeFrom="paragraph">
                  <wp:posOffset>3656965</wp:posOffset>
                </wp:positionV>
                <wp:extent cx="1403350" cy="0"/>
                <wp:effectExtent l="14605" t="57150" r="20320" b="57150"/>
                <wp:wrapNone/>
                <wp:docPr id="172"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3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4368DA" id="Straight Arrow Connector 172" o:spid="_x0000_s1026" type="#_x0000_t32" style="position:absolute;margin-left:141.4pt;margin-top:287.95pt;width:110.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">
                <v:stroke startarrow="block" endarrow="block"/>
              </v:shape>
            </w:pict>
          </mc:Fallback>
        </mc:AlternateContent>
      </w:r>
      <w:r w:rsidRPr="006D3C18">
        <w:rPr>
          <w:rFonts w:cs="Arial"/>
          <w:noProof/>
          <w:lang w:eastAsia="en-US"/>
        </w:rPr>
        <mc:AlternateContent>
          <mc:Choice Requires="wps">
            <w:drawing>
              <wp:anchor distT="0" distB="0" distL="114300" distR="114300" simplePos="0" relativeHeight="251770880" behindDoc="0" locked="0" layoutInCell="1" allowOverlap="1" wp14:anchorId="1DEE9C5E" wp14:editId="65F19072">
                <wp:simplePos x="0" y="0"/>
                <wp:positionH relativeFrom="column">
                  <wp:posOffset>1795780</wp:posOffset>
                </wp:positionH>
                <wp:positionV relativeFrom="paragraph">
                  <wp:posOffset>2188210</wp:posOffset>
                </wp:positionV>
                <wp:extent cx="1403350" cy="0"/>
                <wp:effectExtent l="14605" t="55245" r="20320" b="5905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35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DD976B" id="Straight Arrow Connector 164" o:spid="_x0000_s1026" type="#_x0000_t32" style="position:absolute;margin-left:141.4pt;margin-top:172.3pt;width:110.5pt;height:0;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">
                <v:stroke startarrow="block" endarrow="block"/>
              </v:shape>
            </w:pict>
          </mc:Fallback>
        </mc:AlternateContent>
      </w:r>
      <w:r w:rsidRPr="006D3C18">
        <w:rPr>
          <w:rFonts w:cs="Arial"/>
          <w:noProof/>
          <w:lang w:eastAsia="en-US"/>
        </w:rPr>
        <mc:AlternateContent>
          <mc:Choice Requires="wps">
            <w:drawing>
              <wp:anchor distT="0" distB="0" distL="114300" distR="114300" simplePos="0" relativeHeight="251758592" behindDoc="0" locked="0" layoutInCell="1" allowOverlap="1" wp14:anchorId="7F3F5E7F" wp14:editId="3D191C5B">
                <wp:simplePos x="0" y="0"/>
                <wp:positionH relativeFrom="column">
                  <wp:posOffset>3199130</wp:posOffset>
                </wp:positionH>
                <wp:positionV relativeFrom="paragraph">
                  <wp:posOffset>2068195</wp:posOffset>
                </wp:positionV>
                <wp:extent cx="1481455" cy="251460"/>
                <wp:effectExtent l="8255" t="11430" r="5715" b="13335"/>
                <wp:wrapNone/>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1455" cy="251460"/>
                        </a:xfrm>
                        <a:prstGeom prst="rect">
                          <a:avLst/>
                        </a:prstGeom>
                        <a:solidFill>
                          <a:srgbClr val="FFFFFF"/>
                        </a:solidFill>
                        <a:ln w="9525">
                          <a:solidFill>
                            <a:srgbClr val="000000"/>
                          </a:solidFill>
                          <a:miter lim="800000"/>
                          <a:headEnd/>
                          <a:tailEnd/>
                        </a:ln>
                      </wps:spPr>
                      <wps:txbx>
                        <w:txbxContent>
                          <w:p w:rsidR="00AB2DBD" w:rsidRDefault="00AB2DBD" w:rsidP="00932964">
                            <w:pPr>
                              <w:spacing w:after="0"/>
                              <w:jc w:val="center"/>
                            </w:pPr>
                            <w:r>
                              <w:t>&lt;MSN&gt;Pre-validation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3F5E7F" id="Rectangle 163" o:spid="_x0000_s1037" style="position:absolute;left:0;text-align:left;margin-left:251.9pt;margin-top:162.85pt;width:116.65pt;height:19.8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">
                <v:textbox>
                  <w:txbxContent>
                    <w:p w:rsidR="00AB2DBD" w:rsidRDefault="00AB2DBD" w:rsidP="00932964">
                      <w:pPr>
                        <w:spacing w:after="0"/>
                        <w:jc w:val="center"/>
                      </w:pPr>
                      <w:r>
                        <w:t>&lt;MSN&gt;Pre-validation</w:t>
                      </w:r>
                    </w:p>
                  </w:txbxContent>
                </v:textbox>
              </v:rect>
            </w:pict>
          </mc:Fallback>
        </mc:AlternateContent>
      </w:r>
      <w:r w:rsidRPr="006D3C18">
        <w:rPr>
          <w:rFonts w:cs="Arial"/>
          <w:noProof/>
          <w:lang w:eastAsia="en-US"/>
        </w:rPr>
        <mc:AlternateContent>
          <mc:Choice Requires="wps">
            <w:drawing>
              <wp:anchor distT="0" distB="0" distL="114300" distR="114300" simplePos="0" relativeHeight="251721728" behindDoc="0" locked="0" layoutInCell="1" allowOverlap="1" wp14:anchorId="0761B065" wp14:editId="49B8C44B">
                <wp:simplePos x="0" y="0"/>
                <wp:positionH relativeFrom="column">
                  <wp:posOffset>337185</wp:posOffset>
                </wp:positionH>
                <wp:positionV relativeFrom="paragraph">
                  <wp:posOffset>2085340</wp:posOffset>
                </wp:positionV>
                <wp:extent cx="1444625" cy="251460"/>
                <wp:effectExtent l="13335" t="9525" r="8890" b="5715"/>
                <wp:wrapNone/>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625" cy="251460"/>
                        </a:xfrm>
                        <a:prstGeom prst="rect">
                          <a:avLst/>
                        </a:prstGeom>
                        <a:solidFill>
                          <a:srgbClr val="FFFFFF"/>
                        </a:solidFill>
                        <a:ln w="9525">
                          <a:solidFill>
                            <a:srgbClr val="000000"/>
                          </a:solidFill>
                          <a:miter lim="800000"/>
                          <a:headEnd/>
                          <a:tailEnd/>
                        </a:ln>
                      </wps:spPr>
                      <wps:txbx>
                        <w:txbxContent>
                          <w:p w:rsidR="00AB2DBD" w:rsidRDefault="00AB2DBD" w:rsidP="00932964">
                            <w:pPr>
                              <w:spacing w:after="0"/>
                              <w:jc w:val="center"/>
                            </w:pPr>
                            <w:r>
                              <w:t>Pre-validation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61B065" id="Rectangle 162" o:spid="_x0000_s1038" style="position:absolute;left:0;text-align:left;margin-left:26.55pt;margin-top:164.2pt;width:113.75pt;height:19.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">
                <v:textbox>
                  <w:txbxContent>
                    <w:p w:rsidR="00AB2DBD" w:rsidRDefault="00AB2DBD" w:rsidP="00932964">
                      <w:pPr>
                        <w:spacing w:after="0"/>
                        <w:jc w:val="center"/>
                      </w:pPr>
                      <w:r>
                        <w:t>Pre-validation</w:t>
                      </w:r>
                    </w:p>
                  </w:txbxContent>
                </v:textbox>
              </v:rect>
            </w:pict>
          </mc:Fallback>
        </mc:AlternateContent>
      </w:r>
      <w:r w:rsidRPr="006D3C18">
        <w:rPr>
          <w:rFonts w:cs="Arial"/>
          <w:noProof/>
          <w:lang w:eastAsia="en-US"/>
        </w:rPr>
        <mc:AlternateContent>
          <mc:Choice Requires="wps">
            <w:drawing>
              <wp:anchor distT="0" distB="0" distL="114300" distR="114300" simplePos="0" relativeHeight="251734016" behindDoc="0" locked="0" layoutInCell="1" allowOverlap="1" wp14:anchorId="504F5487" wp14:editId="0E6A8C5F">
                <wp:simplePos x="0" y="0"/>
                <wp:positionH relativeFrom="column">
                  <wp:posOffset>1071880</wp:posOffset>
                </wp:positionH>
                <wp:positionV relativeFrom="paragraph">
                  <wp:posOffset>2344420</wp:posOffset>
                </wp:positionV>
                <wp:extent cx="0" cy="228600"/>
                <wp:effectExtent l="52705" t="11430" r="61595" b="17145"/>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679A6A" id="Straight Arrow Connector 161" o:spid="_x0000_s1026" type="#_x0000_t32" style="position:absolute;margin-left:84.4pt;margin-top:184.6pt;width:0;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">
                <v:stroke endarrow="block"/>
              </v:shape>
            </w:pict>
          </mc:Fallback>
        </mc:AlternateContent>
      </w:r>
      <w:r w:rsidRPr="006D3C18">
        <w:rPr>
          <w:rFonts w:cs="Arial"/>
          <w:noProof/>
          <w:lang w:eastAsia="en-US"/>
        </w:rPr>
        <mc:AlternateContent>
          <mc:Choice Requires="wps">
            <w:drawing>
              <wp:anchor distT="0" distB="0" distL="114300" distR="114300" simplePos="0" relativeHeight="251544576" behindDoc="0" locked="0" layoutInCell="1" allowOverlap="1" wp14:anchorId="79394D79" wp14:editId="265E05E2">
                <wp:simplePos x="0" y="0"/>
                <wp:positionH relativeFrom="column">
                  <wp:posOffset>351155</wp:posOffset>
                </wp:positionH>
                <wp:positionV relativeFrom="paragraph">
                  <wp:posOffset>3056890</wp:posOffset>
                </wp:positionV>
                <wp:extent cx="1444625" cy="251460"/>
                <wp:effectExtent l="8255" t="9525" r="13970" b="5715"/>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625" cy="251460"/>
                        </a:xfrm>
                        <a:prstGeom prst="rect">
                          <a:avLst/>
                        </a:prstGeom>
                        <a:solidFill>
                          <a:srgbClr val="FFFFFF"/>
                        </a:solidFill>
                        <a:ln w="9525">
                          <a:solidFill>
                            <a:srgbClr val="000000"/>
                          </a:solidFill>
                          <a:miter lim="800000"/>
                          <a:headEnd/>
                          <a:tailEnd/>
                        </a:ln>
                      </wps:spPr>
                      <wps:txbx>
                        <w:txbxContent>
                          <w:p w:rsidR="00AB2DBD" w:rsidRDefault="00AB2DBD" w:rsidP="00932964">
                            <w:pPr>
                              <w:spacing w:after="0"/>
                              <w:jc w:val="center"/>
                            </w:pPr>
                            <w:r>
                              <w:t>Post-validation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394D79" id="Rectangle 159" o:spid="_x0000_s1039" style="position:absolute;left:0;text-align:left;margin-left:27.65pt;margin-top:240.7pt;width:113.75pt;height:19.8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">
                <v:textbox>
                  <w:txbxContent>
                    <w:p w:rsidR="00AB2DBD" w:rsidRDefault="00AB2DBD" w:rsidP="00932964">
                      <w:pPr>
                        <w:spacing w:after="0"/>
                        <w:jc w:val="center"/>
                      </w:pPr>
                      <w:r>
                        <w:t>Post-validation</w:t>
                      </w:r>
                    </w:p>
                  </w:txbxContent>
                </v:textbox>
              </v:rect>
            </w:pict>
          </mc:Fallback>
        </mc:AlternateContent>
      </w:r>
      <w:r w:rsidRPr="006D3C18">
        <w:rPr>
          <w:rFonts w:eastAsia="Times New Roman" w:cs="Arial"/>
          <w:bCs w:val="0"/>
          <w:noProof/>
          <w:lang w:eastAsia="en-US"/>
        </w:rPr>
        <mc:AlternateContent>
          <mc:Choice Requires="wps">
            <w:drawing>
              <wp:anchor distT="0" distB="0" distL="114300" distR="114300" simplePos="0" relativeHeight="251583488" behindDoc="0" locked="0" layoutInCell="1" allowOverlap="1" wp14:anchorId="00146A60" wp14:editId="2A418BFD">
                <wp:simplePos x="0" y="0"/>
                <wp:positionH relativeFrom="column">
                  <wp:posOffset>1076325</wp:posOffset>
                </wp:positionH>
                <wp:positionV relativeFrom="paragraph">
                  <wp:posOffset>3315970</wp:posOffset>
                </wp:positionV>
                <wp:extent cx="0" cy="228600"/>
                <wp:effectExtent l="57150" t="11430" r="57150" b="17145"/>
                <wp:wrapNone/>
                <wp:docPr id="158"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4C80CC" id="Straight Arrow Connector 158" o:spid="_x0000_s1026" type="#_x0000_t32" style="position:absolute;margin-left:84.75pt;margin-top:261.1pt;width:0;height:18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">
                <v:stroke endarrow="block"/>
              </v:shape>
            </w:pict>
          </mc:Fallback>
        </mc:AlternateContent>
      </w:r>
      <w:r w:rsidRPr="006D3C18">
        <w:rPr>
          <w:rFonts w:cs="Arial"/>
          <w:noProof/>
          <w:lang w:eastAsia="en-US"/>
        </w:rPr>
        <mc:AlternateContent>
          <mc:Choice Requires="wps">
            <w:drawing>
              <wp:anchor distT="0" distB="0" distL="114300" distR="114300" simplePos="0" relativeHeight="251531264" behindDoc="0" locked="0" layoutInCell="1" allowOverlap="1" wp14:anchorId="2FA43BB5" wp14:editId="4A936B37">
                <wp:simplePos x="0" y="0"/>
                <wp:positionH relativeFrom="column">
                  <wp:posOffset>351155</wp:posOffset>
                </wp:positionH>
                <wp:positionV relativeFrom="paragraph">
                  <wp:posOffset>1593850</wp:posOffset>
                </wp:positionV>
                <wp:extent cx="1444625" cy="251460"/>
                <wp:effectExtent l="8255" t="13335" r="13970" b="11430"/>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625" cy="251460"/>
                        </a:xfrm>
                        <a:prstGeom prst="rect">
                          <a:avLst/>
                        </a:prstGeom>
                        <a:solidFill>
                          <a:srgbClr val="FFFFFF"/>
                        </a:solidFill>
                        <a:ln w="9525">
                          <a:solidFill>
                            <a:srgbClr val="000000"/>
                          </a:solidFill>
                          <a:miter lim="800000"/>
                          <a:headEnd/>
                          <a:tailEnd/>
                        </a:ln>
                      </wps:spPr>
                      <wps:txbx>
                        <w:txbxContent>
                          <w:p w:rsidR="00AB2DBD" w:rsidRDefault="00AB2DBD" w:rsidP="00932964">
                            <w:pPr>
                              <w:spacing w:after="0"/>
                              <w:jc w:val="center"/>
                            </w:pPr>
                            <w:r w:rsidRPr="00A0516A">
                              <w:t>Parser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43BB5" id="Rectangle 156" o:spid="_x0000_s1040" style="position:absolute;left:0;text-align:left;margin-left:27.65pt;margin-top:125.5pt;width:113.75pt;height:19.8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">
                <v:textbox>
                  <w:txbxContent>
                    <w:p w:rsidR="00AB2DBD" w:rsidRDefault="00AB2DBD" w:rsidP="00932964">
                      <w:pPr>
                        <w:spacing w:after="0"/>
                        <w:jc w:val="center"/>
                      </w:pPr>
                      <w:r w:rsidRPr="00A0516A">
                        <w:t>Parser</w:t>
                      </w:r>
                    </w:p>
                  </w:txbxContent>
                </v:textbox>
              </v:rect>
            </w:pict>
          </mc:Fallback>
        </mc:AlternateContent>
      </w:r>
    </w:p>
    <w:p w:rsidR="00932964" w:rsidRPr="006D3C18" w:rsidRDefault="001A2BFC" w:rsidP="00932964">
      <w:pPr>
        <w:pStyle w:val="Caption"/>
        <w:widowControl w:val="0"/>
        <w:numPr>
          <w:ilvl w:val="0"/>
          <w:numId w:val="21"/>
        </w:numPr>
        <w:tabs>
          <w:tab w:val="left" w:pos="864"/>
        </w:tabs>
        <w:overflowPunct w:val="0"/>
        <w:autoSpaceDE w:val="0"/>
        <w:autoSpaceDN w:val="0"/>
        <w:adjustRightInd w:val="0"/>
        <w:spacing w:before="120" w:after="120"/>
        <w:textAlignment w:val="baseline"/>
        <w:rPr>
          <w:rFonts w:eastAsia="Times New Roman" w:cs="Arial"/>
          <w:bCs w:val="0"/>
          <w:lang w:eastAsia="en-US"/>
        </w:rPr>
      </w:pPr>
      <w:r w:rsidRPr="006D3C18">
        <w:rPr>
          <w:rFonts w:cs="Arial"/>
          <w:noProof/>
          <w:lang w:eastAsia="en-US"/>
        </w:rPr>
        <mc:AlternateContent>
          <mc:Choice Requires="wps">
            <w:drawing>
              <wp:anchor distT="0" distB="0" distL="114300" distR="114300" simplePos="0" relativeHeight="251570176" behindDoc="0" locked="0" layoutInCell="1" allowOverlap="1" wp14:anchorId="1484FC5E" wp14:editId="4CD25E64">
                <wp:simplePos x="0" y="0"/>
                <wp:positionH relativeFrom="column">
                  <wp:posOffset>373435</wp:posOffset>
                </wp:positionH>
                <wp:positionV relativeFrom="paragraph">
                  <wp:posOffset>68580</wp:posOffset>
                </wp:positionV>
                <wp:extent cx="1444625" cy="251460"/>
                <wp:effectExtent l="0" t="0" r="22225" b="1524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625" cy="251460"/>
                        </a:xfrm>
                        <a:prstGeom prst="rect">
                          <a:avLst/>
                        </a:prstGeom>
                        <a:solidFill>
                          <a:srgbClr val="FFFFFF"/>
                        </a:solidFill>
                        <a:ln w="9525">
                          <a:solidFill>
                            <a:srgbClr val="000000"/>
                          </a:solidFill>
                          <a:miter lim="800000"/>
                          <a:headEnd/>
                          <a:tailEnd/>
                        </a:ln>
                      </wps:spPr>
                      <wps:txbx>
                        <w:txbxContent>
                          <w:p w:rsidR="00AB2DBD" w:rsidRDefault="00AB2DBD" w:rsidP="00932964">
                            <w:pPr>
                              <w:spacing w:after="0"/>
                              <w:jc w:val="center"/>
                            </w:pPr>
                            <w:r>
                              <w:t>Object Factor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4FC5E" id="Rectangle 169" o:spid="_x0000_s1041" style="position:absolute;left:0;text-align:left;margin-left:29.4pt;margin-top:5.4pt;width:113.75pt;height:19.8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">
                <v:textbox>
                  <w:txbxContent>
                    <w:p w:rsidR="00AB2DBD" w:rsidRDefault="00AB2DBD" w:rsidP="00932964">
                      <w:pPr>
                        <w:spacing w:after="0"/>
                        <w:jc w:val="center"/>
                      </w:pPr>
                      <w:r>
                        <w:t>Object Factor</w:t>
                      </w:r>
                    </w:p>
                  </w:txbxContent>
                </v:textbox>
              </v:rect>
            </w:pict>
          </mc:Fallback>
        </mc:AlternateContent>
      </w:r>
      <w:r w:rsidRPr="006D3C18">
        <w:rPr>
          <w:rFonts w:eastAsia="Times New Roman" w:cs="Arial"/>
          <w:bCs w:val="0"/>
          <w:noProof/>
          <w:lang w:eastAsia="en-US"/>
        </w:rPr>
        <mc:AlternateContent>
          <mc:Choice Requires="wps">
            <w:drawing>
              <wp:anchor distT="0" distB="0" distL="114300" distR="114300" simplePos="0" relativeHeight="251635712" behindDoc="0" locked="0" layoutInCell="1" allowOverlap="1" wp14:anchorId="3D7BFDAB" wp14:editId="58BF4CB5">
                <wp:simplePos x="0" y="0"/>
                <wp:positionH relativeFrom="column">
                  <wp:posOffset>1836769</wp:posOffset>
                </wp:positionH>
                <wp:positionV relativeFrom="paragraph">
                  <wp:posOffset>179932</wp:posOffset>
                </wp:positionV>
                <wp:extent cx="1188720" cy="0"/>
                <wp:effectExtent l="5080" t="57150" r="15875" b="57150"/>
                <wp:wrapNone/>
                <wp:docPr id="171"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7E735" id="Straight Arrow Connector 171" o:spid="_x0000_s1026" type="#_x0000_t32" style="position:absolute;margin-left:144.65pt;margin-top:14.15pt;width:93.6pt;height:0;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">
                <v:stroke endarrow="block"/>
              </v:shape>
            </w:pict>
          </mc:Fallback>
        </mc:AlternateContent>
      </w:r>
    </w:p>
    <w:p w:rsidR="00932964" w:rsidRPr="006D3C18" w:rsidRDefault="00C311A1" w:rsidP="00932964">
      <w:pPr>
        <w:rPr>
          <w:rFonts w:cs="Arial"/>
          <w:lang w:eastAsia="en-US"/>
        </w:rPr>
      </w:pPr>
      <w:ins w:id="779" w:author="Pham Minh Tu" w:date="2020-01-03T14:50:00Z">
        <w:r>
          <w:rPr>
            <w:rFonts w:eastAsia="Times New Roman" w:cs="Arial"/>
            <w:bCs/>
            <w:noProof/>
            <w:lang w:eastAsia="en-US"/>
          </w:rPr>
          <mc:AlternateContent>
            <mc:Choice Requires="wps">
              <w:drawing>
                <wp:anchor distT="0" distB="0" distL="114300" distR="114300" simplePos="0" relativeHeight="251786240" behindDoc="0" locked="0" layoutInCell="1" allowOverlap="1">
                  <wp:simplePos x="0" y="0"/>
                  <wp:positionH relativeFrom="column">
                    <wp:posOffset>1071748</wp:posOffset>
                  </wp:positionH>
                  <wp:positionV relativeFrom="paragraph">
                    <wp:posOffset>110530</wp:posOffset>
                  </wp:positionV>
                  <wp:extent cx="0" cy="1066701"/>
                  <wp:effectExtent l="76200" t="0" r="57150" b="57785"/>
                  <wp:wrapNone/>
                  <wp:docPr id="38" name="Straight Arrow Connector 38"/>
                  <wp:cNvGraphicFramePr/>
                  <a:graphic xmlns:a="http://schemas.openxmlformats.org/drawingml/2006/main">
                    <a:graphicData uri="http://schemas.microsoft.com/office/word/2010/wordprocessingShape">
                      <wps:wsp>
                        <wps:cNvCnPr/>
                        <wps:spPr>
                          <a:xfrm>
                            <a:off x="0" y="0"/>
                            <a:ext cx="0" cy="10667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52A7A9" id="Straight Arrow Connector 38" o:spid="_x0000_s1026" type="#_x0000_t32" style="position:absolute;margin-left:84.4pt;margin-top:8.7pt;width:0;height:84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" strokecolor="black [3040]">
                  <v:stroke endarrow="block"/>
                </v:shape>
              </w:pict>
            </mc:Fallback>
          </mc:AlternateContent>
        </w:r>
      </w:ins>
      <w:del w:id="780" w:author="Pham Minh Tu" w:date="2020-01-03T14:50:00Z">
        <w:r w:rsidRPr="006D3C18" w:rsidDel="00C311A1">
          <w:rPr>
            <w:rFonts w:eastAsia="Times New Roman" w:cs="Arial"/>
            <w:bCs/>
            <w:noProof/>
            <w:lang w:eastAsia="en-US"/>
          </w:rPr>
          <mc:AlternateContent>
            <mc:Choice Requires="wps">
              <w:drawing>
                <wp:anchor distT="0" distB="0" distL="114300" distR="114300" simplePos="0" relativeHeight="251614208" behindDoc="0" locked="0" layoutInCell="1" allowOverlap="1" wp14:anchorId="5C734E2F" wp14:editId="4E8B36F1">
                  <wp:simplePos x="0" y="0"/>
                  <wp:positionH relativeFrom="column">
                    <wp:posOffset>1077685</wp:posOffset>
                  </wp:positionH>
                  <wp:positionV relativeFrom="paragraph">
                    <wp:posOffset>110531</wp:posOffset>
                  </wp:positionV>
                  <wp:extent cx="45719" cy="1057795"/>
                  <wp:effectExtent l="76200" t="0" r="50165" b="47625"/>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057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B0CBC9" id="Straight Arrow Connector 160" o:spid="_x0000_s1026" type="#_x0000_t32" style="position:absolute;margin-left:84.85pt;margin-top:8.7pt;width:3.6pt;height:83.3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">
                  <v:stroke endarrow="block"/>
                </v:shape>
              </w:pict>
            </mc:Fallback>
          </mc:AlternateContent>
        </w:r>
      </w:del>
      <w:del w:id="781" w:author="Pham Minh Tu" w:date="2020-01-03T14:49:00Z">
        <w:r w:rsidR="001A2BFC" w:rsidDel="00C311A1">
          <w:rPr>
            <w:rFonts w:cs="Arial"/>
            <w:noProof/>
            <w:lang w:eastAsia="en-US"/>
          </w:rPr>
          <mc:AlternateContent>
            <mc:Choice Requires="wps">
              <w:drawing>
                <wp:anchor distT="0" distB="0" distL="114300" distR="114300" simplePos="0" relativeHeight="251808768" behindDoc="0" locked="0" layoutInCell="1" allowOverlap="1" wp14:anchorId="5D7EEB86" wp14:editId="691E66B1">
                  <wp:simplePos x="0" y="0"/>
                  <wp:positionH relativeFrom="column">
                    <wp:posOffset>1071645</wp:posOffset>
                  </wp:positionH>
                  <wp:positionV relativeFrom="paragraph">
                    <wp:posOffset>111389</wp:posOffset>
                  </wp:positionV>
                  <wp:extent cx="7907" cy="567800"/>
                  <wp:effectExtent l="38100" t="0" r="68580" b="60960"/>
                  <wp:wrapNone/>
                  <wp:docPr id="18" name="Straight Arrow Connector 18"/>
                  <wp:cNvGraphicFramePr/>
                  <a:graphic xmlns:a="http://schemas.openxmlformats.org/drawingml/2006/main">
                    <a:graphicData uri="http://schemas.microsoft.com/office/word/2010/wordprocessingShape">
                      <wps:wsp>
                        <wps:cNvCnPr/>
                        <wps:spPr>
                          <a:xfrm>
                            <a:off x="0" y="0"/>
                            <a:ext cx="7907" cy="567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F048A2" id="Straight Arrow Connector 18" o:spid="_x0000_s1026" type="#_x0000_t32" style="position:absolute;margin-left:84.4pt;margin-top:8.75pt;width:.6pt;height:44.7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" strokecolor="black [3040]">
                  <v:stroke endarrow="block"/>
                </v:shape>
              </w:pict>
            </mc:Fallback>
          </mc:AlternateContent>
        </w:r>
      </w:del>
    </w:p>
    <w:p w:rsidR="00932964" w:rsidRPr="006D3C18" w:rsidRDefault="00932964" w:rsidP="00932964">
      <w:pPr>
        <w:rPr>
          <w:rFonts w:cs="Arial"/>
          <w:lang w:eastAsia="en-US"/>
        </w:rPr>
      </w:pPr>
    </w:p>
    <w:p w:rsidR="00932964" w:rsidRPr="006D3C18" w:rsidRDefault="001A2BFC" w:rsidP="00932964">
      <w:pPr>
        <w:rPr>
          <w:rFonts w:cs="Arial"/>
          <w:lang w:eastAsia="en-US"/>
        </w:rPr>
      </w:pPr>
      <w:r w:rsidRPr="006D3C18">
        <w:rPr>
          <w:rFonts w:cs="Arial"/>
          <w:noProof/>
          <w:lang w:eastAsia="en-US"/>
        </w:rPr>
        <mc:AlternateContent>
          <mc:Choice Requires="wps">
            <w:drawing>
              <wp:anchor distT="0" distB="0" distL="114300" distR="114300" simplePos="0" relativeHeight="251517952" behindDoc="0" locked="0" layoutInCell="1" allowOverlap="1" wp14:anchorId="4E568D89" wp14:editId="6980968F">
                <wp:simplePos x="0" y="0"/>
                <wp:positionH relativeFrom="column">
                  <wp:posOffset>355171</wp:posOffset>
                </wp:positionH>
                <wp:positionV relativeFrom="paragraph">
                  <wp:posOffset>158750</wp:posOffset>
                </wp:positionV>
                <wp:extent cx="1444625" cy="251460"/>
                <wp:effectExtent l="0" t="0" r="22225" b="15240"/>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625" cy="251460"/>
                        </a:xfrm>
                        <a:prstGeom prst="rect">
                          <a:avLst/>
                        </a:prstGeom>
                        <a:solidFill>
                          <a:srgbClr val="FFFFFF"/>
                        </a:solidFill>
                        <a:ln w="9525">
                          <a:solidFill>
                            <a:srgbClr val="000000"/>
                          </a:solidFill>
                          <a:miter lim="800000"/>
                          <a:headEnd/>
                          <a:tailEnd/>
                        </a:ln>
                      </wps:spPr>
                      <wps:txbx>
                        <w:txbxContent>
                          <w:p w:rsidR="00AB2DBD" w:rsidRDefault="00AB2DBD" w:rsidP="00932964">
                            <w:pPr>
                              <w:spacing w:after="0"/>
                              <w:jc w:val="center"/>
                            </w:pPr>
                            <w:r>
                              <w:t>Command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68D89" id="Rectangle 157" o:spid="_x0000_s1042" style="position:absolute;margin-left:27.95pt;margin-top:12.5pt;width:113.75pt;height:19.8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">
                <v:textbox>
                  <w:txbxContent>
                    <w:p w:rsidR="00AB2DBD" w:rsidRDefault="00AB2DBD" w:rsidP="00932964">
                      <w:pPr>
                        <w:spacing w:after="0"/>
                        <w:jc w:val="center"/>
                      </w:pPr>
                      <w:r>
                        <w:t>Command Line</w:t>
                      </w:r>
                    </w:p>
                  </w:txbxContent>
                </v:textbox>
              </v:rect>
            </w:pict>
          </mc:Fallback>
        </mc:AlternateContent>
      </w:r>
    </w:p>
    <w:p w:rsidR="00932964" w:rsidRPr="006D3C18" w:rsidRDefault="00932964" w:rsidP="00932964">
      <w:pPr>
        <w:rPr>
          <w:rFonts w:cs="Arial"/>
          <w:lang w:eastAsia="en-US"/>
        </w:rPr>
      </w:pPr>
    </w:p>
    <w:p w:rsidR="00932964" w:rsidRPr="006D3C18" w:rsidRDefault="00932964" w:rsidP="00932964">
      <w:pPr>
        <w:rPr>
          <w:rFonts w:cs="Arial"/>
          <w:lang w:eastAsia="en-US"/>
        </w:rPr>
      </w:pPr>
    </w:p>
    <w:p w:rsidR="00932964" w:rsidRPr="006D3C18" w:rsidRDefault="00932964" w:rsidP="00932964">
      <w:pPr>
        <w:rPr>
          <w:rFonts w:cs="Arial"/>
          <w:lang w:eastAsia="en-US"/>
        </w:rPr>
      </w:pPr>
    </w:p>
    <w:p w:rsidR="00932964" w:rsidRPr="006D3C18" w:rsidRDefault="00932964" w:rsidP="00932964">
      <w:pPr>
        <w:rPr>
          <w:rFonts w:cs="Arial"/>
          <w:lang w:eastAsia="en-US"/>
        </w:rPr>
      </w:pPr>
    </w:p>
    <w:p w:rsidR="00932964" w:rsidRPr="006D3C18" w:rsidRDefault="00932964" w:rsidP="00932964">
      <w:pPr>
        <w:rPr>
          <w:rFonts w:cs="Arial"/>
          <w:lang w:eastAsia="en-US"/>
        </w:rPr>
      </w:pPr>
    </w:p>
    <w:p w:rsidR="00932964" w:rsidRPr="006D3C18" w:rsidRDefault="00932964" w:rsidP="00932964">
      <w:pPr>
        <w:rPr>
          <w:rFonts w:cs="Arial"/>
          <w:lang w:eastAsia="en-US"/>
        </w:rPr>
      </w:pPr>
    </w:p>
    <w:p w:rsidR="00932964" w:rsidRPr="006D3C18" w:rsidRDefault="00932964" w:rsidP="00932964">
      <w:pPr>
        <w:rPr>
          <w:rFonts w:cs="Arial"/>
          <w:lang w:eastAsia="en-US"/>
        </w:rPr>
      </w:pPr>
    </w:p>
    <w:p w:rsidR="00932964" w:rsidRPr="006D3C18" w:rsidRDefault="00932964" w:rsidP="00932964">
      <w:pPr>
        <w:rPr>
          <w:rFonts w:cs="Arial"/>
          <w:lang w:eastAsia="en-US"/>
        </w:rPr>
      </w:pPr>
    </w:p>
    <w:p w:rsidR="00932964" w:rsidRPr="006D3C18" w:rsidRDefault="00932964" w:rsidP="00932964">
      <w:pPr>
        <w:rPr>
          <w:rFonts w:cs="Arial"/>
          <w:lang w:eastAsia="en-US"/>
        </w:rPr>
      </w:pPr>
      <w:r w:rsidRPr="006D3C18">
        <w:rPr>
          <w:rFonts w:eastAsia="Times New Roman" w:cs="Arial"/>
          <w:bCs/>
          <w:noProof/>
          <w:lang w:eastAsia="en-US"/>
        </w:rPr>
        <mc:AlternateContent>
          <mc:Choice Requires="wps">
            <w:drawing>
              <wp:anchor distT="0" distB="0" distL="114300" distR="114300" simplePos="0" relativeHeight="251560960" behindDoc="0" locked="0" layoutInCell="1" allowOverlap="1" wp14:anchorId="051CEB55" wp14:editId="417CC743">
                <wp:simplePos x="0" y="0"/>
                <wp:positionH relativeFrom="column">
                  <wp:posOffset>1076960</wp:posOffset>
                </wp:positionH>
                <wp:positionV relativeFrom="paragraph">
                  <wp:posOffset>241935</wp:posOffset>
                </wp:positionV>
                <wp:extent cx="1905" cy="761365"/>
                <wp:effectExtent l="57785" t="7620" r="54610" b="21590"/>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7613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9EC26" id="Straight Arrow Connector 155" o:spid="_x0000_s1026" type="#_x0000_t32" style="position:absolute;margin-left:84.8pt;margin-top:19.05pt;width:.15pt;height:59.95pt;flip:x;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">
                <v:stroke endarrow="block"/>
              </v:shape>
            </w:pict>
          </mc:Fallback>
        </mc:AlternateContent>
      </w:r>
    </w:p>
    <w:p w:rsidR="00932964" w:rsidRPr="006D3C18" w:rsidRDefault="00932964" w:rsidP="00932964">
      <w:pPr>
        <w:rPr>
          <w:rFonts w:cs="Arial"/>
          <w:lang w:eastAsia="en-US"/>
        </w:rPr>
      </w:pPr>
    </w:p>
    <w:p w:rsidR="00932964" w:rsidRPr="006D3C18" w:rsidRDefault="00932964" w:rsidP="00932964">
      <w:pPr>
        <w:rPr>
          <w:rFonts w:cs="Arial"/>
          <w:lang w:eastAsia="en-US"/>
        </w:rPr>
      </w:pPr>
    </w:p>
    <w:p w:rsidR="00932964" w:rsidRPr="006D3C18" w:rsidRDefault="00932964" w:rsidP="00932964">
      <w:pPr>
        <w:rPr>
          <w:rFonts w:cs="Arial"/>
          <w:lang w:eastAsia="en-US"/>
        </w:rPr>
      </w:pPr>
      <w:r w:rsidRPr="006D3C18">
        <w:rPr>
          <w:rFonts w:eastAsia="Times New Roman" w:cs="Arial"/>
          <w:bCs/>
          <w:noProof/>
          <w:lang w:eastAsia="en-US"/>
        </w:rPr>
        <mc:AlternateContent>
          <mc:Choice Requires="wps">
            <w:drawing>
              <wp:anchor distT="0" distB="0" distL="114300" distR="114300" simplePos="0" relativeHeight="251509760" behindDoc="0" locked="0" layoutInCell="1" allowOverlap="1" wp14:anchorId="6AF535B2" wp14:editId="5C19DE21">
                <wp:simplePos x="0" y="0"/>
                <wp:positionH relativeFrom="column">
                  <wp:posOffset>337185</wp:posOffset>
                </wp:positionH>
                <wp:positionV relativeFrom="paragraph">
                  <wp:posOffset>222885</wp:posOffset>
                </wp:positionV>
                <wp:extent cx="1477645" cy="633730"/>
                <wp:effectExtent l="13335" t="6985" r="13970" b="6985"/>
                <wp:wrapNone/>
                <wp:docPr id="154" name="Flowchart: Multidocument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7645" cy="633730"/>
                        </a:xfrm>
                        <a:prstGeom prst="flowChartMultidocument">
                          <a:avLst/>
                        </a:prstGeom>
                        <a:solidFill>
                          <a:srgbClr val="FFFFFF"/>
                        </a:solidFill>
                        <a:ln w="9525">
                          <a:solidFill>
                            <a:srgbClr val="000000"/>
                          </a:solidFill>
                          <a:miter lim="800000"/>
                          <a:headEnd/>
                          <a:tailEnd/>
                        </a:ln>
                      </wps:spPr>
                      <wps:txbx>
                        <w:txbxContent>
                          <w:p w:rsidR="00AB2DBD" w:rsidRDefault="00AB2DBD" w:rsidP="00932964">
                            <w:pPr>
                              <w:rPr>
                                <w:color w:val="000000"/>
                              </w:rPr>
                            </w:pPr>
                            <w:r>
                              <w:rPr>
                                <w:color w:val="000000"/>
                              </w:rPr>
                              <w:t>C Source &amp; Header Files</w:t>
                            </w:r>
                          </w:p>
                          <w:p w:rsidR="00AB2DBD" w:rsidRDefault="00AB2DBD" w:rsidP="00932964">
                            <w:pPr>
                              <w:jc w:val="cente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535B2"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54" o:spid="_x0000_s1043" type="#_x0000_t115" style="position:absolute;margin-left:26.55pt;margin-top:17.55pt;width:116.35pt;height:49.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">
                <v:textbox>
                  <w:txbxContent>
                    <w:p w:rsidR="00AB2DBD" w:rsidRDefault="00AB2DBD" w:rsidP="00932964">
                      <w:pPr>
                        <w:rPr>
                          <w:color w:val="000000"/>
                        </w:rPr>
                      </w:pPr>
                      <w:r>
                        <w:rPr>
                          <w:color w:val="000000"/>
                        </w:rPr>
                        <w:t>C Source &amp; Header Files</w:t>
                      </w:r>
                    </w:p>
                    <w:p w:rsidR="00AB2DBD" w:rsidRDefault="00AB2DBD" w:rsidP="00932964">
                      <w:pPr>
                        <w:jc w:val="center"/>
                      </w:pPr>
                    </w:p>
                  </w:txbxContent>
                </v:textbox>
              </v:shape>
            </w:pict>
          </mc:Fallback>
        </mc:AlternateContent>
      </w:r>
    </w:p>
    <w:p w:rsidR="00932964" w:rsidRPr="006D3C18" w:rsidRDefault="00932964" w:rsidP="00932964">
      <w:pPr>
        <w:rPr>
          <w:rFonts w:cs="Arial"/>
          <w:lang w:eastAsia="en-US"/>
        </w:rPr>
      </w:pPr>
    </w:p>
    <w:p w:rsidR="00932964" w:rsidRPr="006D3C18" w:rsidRDefault="00932964" w:rsidP="00932964">
      <w:pPr>
        <w:rPr>
          <w:rFonts w:cs="Arial"/>
          <w:lang w:eastAsia="en-US"/>
        </w:rPr>
      </w:pPr>
    </w:p>
    <w:bookmarkEnd w:id="777"/>
    <w:bookmarkEnd w:id="778"/>
    <w:p w:rsidR="00932964" w:rsidRPr="006D3C18" w:rsidRDefault="00932964" w:rsidP="00932964">
      <w:pPr>
        <w:spacing w:line="276" w:lineRule="auto"/>
        <w:rPr>
          <w:rFonts w:cs="Arial"/>
          <w:b/>
          <w:bCs/>
          <w:color w:val="4F81BD" w:themeColor="accent1"/>
          <w:sz w:val="18"/>
          <w:szCs w:val="18"/>
          <w:lang w:eastAsia="en-US"/>
        </w:rPr>
      </w:pPr>
      <w:r w:rsidRPr="006D3C18">
        <w:rPr>
          <w:rFonts w:cs="Arial"/>
          <w:noProof/>
          <w:lang w:eastAsia="en-US"/>
        </w:rPr>
        <mc:AlternateContent>
          <mc:Choice Requires="wps">
            <w:drawing>
              <wp:anchor distT="0" distB="0" distL="114300" distR="114300" simplePos="0" relativeHeight="251787264" behindDoc="0" locked="0" layoutInCell="1" allowOverlap="1" wp14:anchorId="676B8A8D" wp14:editId="23AF3903">
                <wp:simplePos x="0" y="0"/>
                <wp:positionH relativeFrom="column">
                  <wp:posOffset>-88900</wp:posOffset>
                </wp:positionH>
                <wp:positionV relativeFrom="paragraph">
                  <wp:posOffset>183515</wp:posOffset>
                </wp:positionV>
                <wp:extent cx="5158105" cy="635"/>
                <wp:effectExtent l="0" t="0" r="4445" b="1905"/>
                <wp:wrapNone/>
                <wp:docPr id="1" name="Text Box 1"/>
                <wp:cNvGraphicFramePr/>
                <a:graphic xmlns:a="http://schemas.openxmlformats.org/drawingml/2006/main">
                  <a:graphicData uri="http://schemas.microsoft.com/office/word/2010/wordprocessingShape">
                    <wps:wsp>
                      <wps:cNvSpPr txBox="1"/>
                      <wps:spPr>
                        <a:xfrm>
                          <a:off x="0" y="0"/>
                          <a:ext cx="5158105" cy="635"/>
                        </a:xfrm>
                        <a:prstGeom prst="rect">
                          <a:avLst/>
                        </a:prstGeom>
                        <a:solidFill>
                          <a:prstClr val="white"/>
                        </a:solidFill>
                        <a:ln>
                          <a:noFill/>
                        </a:ln>
                        <a:effectLst/>
                      </wps:spPr>
                      <wps:txbx>
                        <w:txbxContent>
                          <w:p w:rsidR="00AB2DBD" w:rsidRPr="00932964" w:rsidRDefault="00AB2DBD" w:rsidP="00932964">
                            <w:pPr>
                              <w:pStyle w:val="Caption"/>
                              <w:jc w:val="center"/>
                              <w:rPr>
                                <w:rFonts w:cs="Arial"/>
                                <w:noProof/>
                                <w:color w:val="auto"/>
                                <w:sz w:val="20"/>
                                <w:szCs w:val="24"/>
                              </w:rPr>
                            </w:pPr>
                            <w:bookmarkStart w:id="782" w:name="_Toc29219202"/>
                            <w:r w:rsidRPr="00932964">
                              <w:rPr>
                                <w:color w:val="auto"/>
                              </w:rPr>
                              <w:t xml:space="preserve">Figure </w:t>
                            </w:r>
                            <w:r w:rsidRPr="00932964">
                              <w:rPr>
                                <w:color w:val="auto"/>
                              </w:rPr>
                              <w:fldChar w:fldCharType="begin"/>
                            </w:r>
                            <w:r w:rsidRPr="00932964">
                              <w:rPr>
                                <w:color w:val="auto"/>
                              </w:rPr>
                              <w:instrText xml:space="preserve"> SEQ Figure \* ARABIC </w:instrText>
                            </w:r>
                            <w:r w:rsidRPr="00932964">
                              <w:rPr>
                                <w:color w:val="auto"/>
                              </w:rPr>
                              <w:fldChar w:fldCharType="separate"/>
                            </w:r>
                            <w:r>
                              <w:rPr>
                                <w:noProof/>
                                <w:color w:val="auto"/>
                              </w:rPr>
                              <w:t>1</w:t>
                            </w:r>
                            <w:r w:rsidRPr="00932964">
                              <w:rPr>
                                <w:color w:val="auto"/>
                              </w:rPr>
                              <w:fldChar w:fldCharType="end"/>
                            </w:r>
                            <w:r>
                              <w:rPr>
                                <w:color w:val="auto"/>
                              </w:rPr>
                              <w:t xml:space="preserve"> </w:t>
                            </w:r>
                            <w:r w:rsidRPr="00932964">
                              <w:rPr>
                                <w:color w:val="auto"/>
                              </w:rPr>
                              <w:t xml:space="preserve"> Generic Generation Tool Hierarchical Architecture</w:t>
                            </w:r>
                            <w:bookmarkEnd w:id="7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B8A8D" id="_x0000_t202" coordsize="21600,21600" o:spt="202" path="m,l,21600r21600,l21600,xe">
                <v:stroke joinstyle="miter"/>
                <v:path gradientshapeok="t" o:connecttype="rect"/>
              </v:shapetype>
              <v:shape id="Text Box 1" o:spid="_x0000_s1044" type="#_x0000_t202" style="position:absolute;margin-left:-7pt;margin-top:14.45pt;width:406.1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" stroked="f">
                <v:textbox style="mso-fit-shape-to-text:t" inset="0,0,0,0">
                  <w:txbxContent>
                    <w:p w:rsidR="00AB2DBD" w:rsidRPr="00932964" w:rsidRDefault="00AB2DBD" w:rsidP="00932964">
                      <w:pPr>
                        <w:pStyle w:val="Caption"/>
                        <w:jc w:val="center"/>
                        <w:rPr>
                          <w:rFonts w:cs="Arial"/>
                          <w:noProof/>
                          <w:color w:val="auto"/>
                          <w:sz w:val="20"/>
                          <w:szCs w:val="24"/>
                        </w:rPr>
                      </w:pPr>
                      <w:bookmarkStart w:id="783" w:name="_Toc29219202"/>
                      <w:r w:rsidRPr="00932964">
                        <w:rPr>
                          <w:color w:val="auto"/>
                        </w:rPr>
                        <w:t xml:space="preserve">Figure </w:t>
                      </w:r>
                      <w:r w:rsidRPr="00932964">
                        <w:rPr>
                          <w:color w:val="auto"/>
                        </w:rPr>
                        <w:fldChar w:fldCharType="begin"/>
                      </w:r>
                      <w:r w:rsidRPr="00932964">
                        <w:rPr>
                          <w:color w:val="auto"/>
                        </w:rPr>
                        <w:instrText xml:space="preserve"> SEQ Figure \* ARABIC </w:instrText>
                      </w:r>
                      <w:r w:rsidRPr="00932964">
                        <w:rPr>
                          <w:color w:val="auto"/>
                        </w:rPr>
                        <w:fldChar w:fldCharType="separate"/>
                      </w:r>
                      <w:r>
                        <w:rPr>
                          <w:noProof/>
                          <w:color w:val="auto"/>
                        </w:rPr>
                        <w:t>1</w:t>
                      </w:r>
                      <w:r w:rsidRPr="00932964">
                        <w:rPr>
                          <w:color w:val="auto"/>
                        </w:rPr>
                        <w:fldChar w:fldCharType="end"/>
                      </w:r>
                      <w:r>
                        <w:rPr>
                          <w:color w:val="auto"/>
                        </w:rPr>
                        <w:t xml:space="preserve"> </w:t>
                      </w:r>
                      <w:r w:rsidRPr="00932964">
                        <w:rPr>
                          <w:color w:val="auto"/>
                        </w:rPr>
                        <w:t xml:space="preserve"> Generic Generation Tool Hierarchical Architecture</w:t>
                      </w:r>
                      <w:bookmarkEnd w:id="783"/>
                    </w:p>
                  </w:txbxContent>
                </v:textbox>
              </v:shape>
            </w:pict>
          </mc:Fallback>
        </mc:AlternateContent>
      </w:r>
    </w:p>
    <w:p w:rsidR="001826C3" w:rsidRDefault="001826C3" w:rsidP="00932964">
      <w:pPr>
        <w:spacing w:line="276" w:lineRule="auto"/>
        <w:rPr>
          <w:rFonts w:cs="Arial"/>
        </w:rPr>
      </w:pPr>
    </w:p>
    <w:p w:rsidR="001826C3" w:rsidRDefault="001826C3" w:rsidP="00932964">
      <w:pPr>
        <w:spacing w:line="276" w:lineRule="auto"/>
        <w:rPr>
          <w:rFonts w:cs="Arial"/>
        </w:rPr>
      </w:pPr>
      <w:r>
        <w:rPr>
          <w:rFonts w:cs="Arial"/>
        </w:rPr>
        <w:lastRenderedPageBreak/>
        <w:t>{Ref:</w:t>
      </w:r>
      <w:r w:rsidR="00752B38">
        <w:rPr>
          <w:rFonts w:cs="Arial"/>
        </w:rPr>
        <w:t xml:space="preserve"> </w:t>
      </w:r>
      <w:r w:rsidR="005F7665" w:rsidRPr="005F7665">
        <w:rPr>
          <w:rFonts w:cs="Arial"/>
        </w:rPr>
        <w:t>GENERIC_TFD_</w:t>
      </w:r>
      <w:del w:id="784" w:author="Pham Minh Tu" w:date="2020-01-03T14:49:00Z">
        <w:r w:rsidR="005F7665" w:rsidRPr="005F7665" w:rsidDel="00C311A1">
          <w:rPr>
            <w:rFonts w:cs="Arial"/>
          </w:rPr>
          <w:delText>X1x</w:delText>
        </w:r>
      </w:del>
      <w:ins w:id="785" w:author="Pham Minh Tu" w:date="2020-01-03T14:49:00Z">
        <w:r w:rsidR="00C311A1">
          <w:rPr>
            <w:rFonts w:cs="Arial"/>
          </w:rPr>
          <w:t>X2x</w:t>
        </w:r>
      </w:ins>
      <w:r w:rsidR="005F7665" w:rsidRPr="005F7665">
        <w:rPr>
          <w:rFonts w:cs="Arial"/>
        </w:rPr>
        <w:t>_GT_OVV_001</w:t>
      </w:r>
      <w:r w:rsidR="005F7665">
        <w:rPr>
          <w:rFonts w:cs="Arial"/>
        </w:rPr>
        <w:t xml:space="preserve">, </w:t>
      </w:r>
      <w:r w:rsidR="005F7665" w:rsidRPr="001C6A09">
        <w:t>GENERIC_TFD_</w:t>
      </w:r>
      <w:del w:id="786" w:author="Pham Minh Tu" w:date="2020-01-03T14:49:00Z">
        <w:r w:rsidR="005F7665" w:rsidRPr="001C6A09" w:rsidDel="00C311A1">
          <w:delText>X1x</w:delText>
        </w:r>
      </w:del>
      <w:ins w:id="787" w:author="Pham Minh Tu" w:date="2020-01-03T14:49:00Z">
        <w:r w:rsidR="00C311A1">
          <w:t>X2x</w:t>
        </w:r>
      </w:ins>
      <w:r w:rsidR="005F7665" w:rsidRPr="001C6A09">
        <w:t>_GT_OVV_002</w:t>
      </w:r>
      <w:r>
        <w:rPr>
          <w:rFonts w:cs="Arial"/>
        </w:rPr>
        <w:t>}</w:t>
      </w:r>
    </w:p>
    <w:p w:rsidR="00932964" w:rsidRPr="006D3C18" w:rsidRDefault="00932964" w:rsidP="00932964">
      <w:pPr>
        <w:spacing w:line="276" w:lineRule="auto"/>
        <w:rPr>
          <w:rFonts w:cs="Arial"/>
        </w:rPr>
      </w:pPr>
      <w:r w:rsidRPr="006D3C18">
        <w:rPr>
          <w:rFonts w:cs="Arial"/>
        </w:rPr>
        <w:t>Generic Driver Generation Tool will accept ECU Configuration Description File (.arxml), BSWMDT File, Translation XML File (.trxml) and Configuration XML File (.cfgxml) as input and generates Generic Driver specific C Source and Header Files as output.</w:t>
      </w:r>
    </w:p>
    <w:p w:rsidR="00932964" w:rsidRPr="006D3C18" w:rsidRDefault="00932964" w:rsidP="00932964">
      <w:pPr>
        <w:numPr>
          <w:ilvl w:val="0"/>
          <w:numId w:val="12"/>
        </w:numPr>
        <w:spacing w:before="240"/>
        <w:rPr>
          <w:rFonts w:cs="Arial"/>
          <w:lang w:eastAsia="en-US"/>
        </w:rPr>
      </w:pPr>
      <w:r w:rsidRPr="006D3C18">
        <w:rPr>
          <w:rFonts w:cs="Arial"/>
        </w:rPr>
        <w:t>ECU Configuration Description File (.arxml):</w:t>
      </w:r>
    </w:p>
    <w:p w:rsidR="00932964" w:rsidRPr="006D3C18" w:rsidRDefault="00932964" w:rsidP="00932964">
      <w:pPr>
        <w:spacing w:line="276" w:lineRule="auto"/>
        <w:ind w:left="720"/>
        <w:rPr>
          <w:rFonts w:cs="Arial"/>
        </w:rPr>
      </w:pPr>
      <w:r w:rsidRPr="006D3C18">
        <w:rPr>
          <w:rFonts w:cs="Arial"/>
        </w:rPr>
        <w:t>This file will contain Generic Driver specific configuration information. This file should be generated by AUTOSAR specified Configuration Editor.</w:t>
      </w:r>
    </w:p>
    <w:p w:rsidR="00932964" w:rsidRPr="006D3C18" w:rsidRDefault="00932964" w:rsidP="00932964">
      <w:pPr>
        <w:numPr>
          <w:ilvl w:val="0"/>
          <w:numId w:val="12"/>
        </w:numPr>
        <w:rPr>
          <w:rFonts w:cs="Arial"/>
        </w:rPr>
      </w:pPr>
      <w:r w:rsidRPr="006D3C18">
        <w:rPr>
          <w:rFonts w:cs="Arial"/>
        </w:rPr>
        <w:t>BSWMDT File:</w:t>
      </w:r>
    </w:p>
    <w:p w:rsidR="00932964" w:rsidRPr="006D3C18" w:rsidRDefault="00932964" w:rsidP="00932964">
      <w:pPr>
        <w:spacing w:line="276" w:lineRule="auto"/>
        <w:ind w:left="720"/>
        <w:rPr>
          <w:rFonts w:cs="Arial"/>
        </w:rPr>
      </w:pPr>
      <w:r w:rsidRPr="006D3C18">
        <w:rPr>
          <w:rFonts w:cs="Arial"/>
        </w:rPr>
        <w:t>Generic Driver Generation Tool uses “Common Published Information” from Generic module specific BSWMDT File. Generic Driver specific BSWMDT File should not be updated manually since it is “Static Configuration” file.</w:t>
      </w:r>
    </w:p>
    <w:p w:rsidR="00932964" w:rsidRPr="006D3C18" w:rsidRDefault="00932964" w:rsidP="00932964">
      <w:pPr>
        <w:numPr>
          <w:ilvl w:val="0"/>
          <w:numId w:val="12"/>
        </w:numPr>
        <w:rPr>
          <w:rFonts w:cs="Arial"/>
        </w:rPr>
      </w:pPr>
      <w:r w:rsidRPr="006D3C18">
        <w:rPr>
          <w:rFonts w:cs="Arial"/>
        </w:rPr>
        <w:t>Translation XML File (.trxml):</w:t>
      </w:r>
    </w:p>
    <w:p w:rsidR="00932964" w:rsidRDefault="00932964" w:rsidP="00932964">
      <w:pPr>
        <w:spacing w:line="276" w:lineRule="auto"/>
        <w:ind w:left="720"/>
        <w:rPr>
          <w:rFonts w:cs="Arial"/>
          <w:lang w:eastAsia="en-US"/>
        </w:rPr>
      </w:pPr>
      <w:r w:rsidRPr="006D3C18">
        <w:rPr>
          <w:rFonts w:cs="Arial"/>
          <w:lang w:eastAsia="en-US"/>
        </w:rPr>
        <w:t>This file will contain the path of translation header file and device header file for particular device (microcontroller). Translation header file will contain the mapping of register names while device header file will contain register names and associated address. Based upon the configuration in ECU Configuration Description File (.arxml) and by using Translation XML, Generic Generation Tool fetches the addresses from device header file via translation header file.</w:t>
      </w:r>
    </w:p>
    <w:p w:rsidR="005F7665" w:rsidRPr="006D3C18" w:rsidRDefault="005F7665" w:rsidP="00932964">
      <w:pPr>
        <w:spacing w:line="276" w:lineRule="auto"/>
        <w:ind w:left="720"/>
        <w:rPr>
          <w:rFonts w:cs="Arial"/>
          <w:lang w:eastAsia="en-US"/>
        </w:rPr>
      </w:pPr>
      <w:r>
        <w:rPr>
          <w:rFonts w:cs="Arial"/>
          <w:lang w:eastAsia="en-US"/>
        </w:rPr>
        <w:t xml:space="preserve">{Ref: </w:t>
      </w:r>
      <w:r w:rsidRPr="001C6A09">
        <w:t>GENERIC_TFD_</w:t>
      </w:r>
      <w:del w:id="788" w:author="Pham Minh Tu" w:date="2020-01-03T14:49:00Z">
        <w:r w:rsidRPr="001C6A09" w:rsidDel="00C311A1">
          <w:delText>X1x</w:delText>
        </w:r>
      </w:del>
      <w:ins w:id="789" w:author="Pham Minh Tu" w:date="2020-01-03T14:49:00Z">
        <w:r w:rsidR="00C311A1">
          <w:t>X2x</w:t>
        </w:r>
      </w:ins>
      <w:r w:rsidRPr="001C6A09">
        <w:t>_GT_TR_001</w:t>
      </w:r>
      <w:r>
        <w:t xml:space="preserve">, </w:t>
      </w:r>
      <w:r w:rsidRPr="001C6A09">
        <w:t>GENERIC_TFD_</w:t>
      </w:r>
      <w:del w:id="790" w:author="Pham Minh Tu" w:date="2020-01-03T14:49:00Z">
        <w:r w:rsidRPr="001C6A09" w:rsidDel="00C311A1">
          <w:delText>X1x</w:delText>
        </w:r>
      </w:del>
      <w:ins w:id="791" w:author="Pham Minh Tu" w:date="2020-01-03T14:49:00Z">
        <w:r w:rsidR="00C311A1">
          <w:t>X2x</w:t>
        </w:r>
      </w:ins>
      <w:r w:rsidRPr="001C6A09">
        <w:t>_GT_TR_002</w:t>
      </w:r>
      <w:r w:rsidR="00375E5F">
        <w:t xml:space="preserve">, </w:t>
      </w:r>
      <w:r w:rsidR="00375E5F" w:rsidRPr="001C6A09">
        <w:t>GENERIC_TFD_</w:t>
      </w:r>
      <w:del w:id="792" w:author="Pham Minh Tu" w:date="2020-01-03T14:49:00Z">
        <w:r w:rsidR="00375E5F" w:rsidRPr="001C6A09" w:rsidDel="00C311A1">
          <w:delText>X1x</w:delText>
        </w:r>
      </w:del>
      <w:ins w:id="793" w:author="Pham Minh Tu" w:date="2020-01-03T14:49:00Z">
        <w:r w:rsidR="00C311A1">
          <w:t>X2x</w:t>
        </w:r>
      </w:ins>
      <w:r w:rsidR="00375E5F" w:rsidRPr="001C6A09">
        <w:t>_GT_TR_003</w:t>
      </w:r>
      <w:r w:rsidR="00375E5F">
        <w:t xml:space="preserve">, </w:t>
      </w:r>
      <w:r w:rsidR="00375E5F" w:rsidRPr="001C6A09">
        <w:t>GENERIC_TFD_</w:t>
      </w:r>
      <w:del w:id="794" w:author="Pham Minh Tu" w:date="2020-01-03T14:49:00Z">
        <w:r w:rsidR="00375E5F" w:rsidRPr="001C6A09" w:rsidDel="00C311A1">
          <w:delText>X1x</w:delText>
        </w:r>
      </w:del>
      <w:ins w:id="795" w:author="Pham Minh Tu" w:date="2020-01-03T14:49:00Z">
        <w:r w:rsidR="00C311A1">
          <w:t>X2x</w:t>
        </w:r>
      </w:ins>
      <w:r w:rsidR="00375E5F" w:rsidRPr="001C6A09">
        <w:t>_GT_TR_004</w:t>
      </w:r>
      <w:r>
        <w:rPr>
          <w:rFonts w:cs="Arial"/>
          <w:lang w:eastAsia="en-US"/>
        </w:rPr>
        <w:t>}</w:t>
      </w:r>
    </w:p>
    <w:p w:rsidR="00932964" w:rsidRPr="006D3C18" w:rsidRDefault="00932964" w:rsidP="00932964">
      <w:pPr>
        <w:numPr>
          <w:ilvl w:val="0"/>
          <w:numId w:val="12"/>
        </w:numPr>
        <w:rPr>
          <w:rFonts w:cs="Arial"/>
          <w:lang w:eastAsia="en-US"/>
        </w:rPr>
      </w:pPr>
      <w:r w:rsidRPr="006D3C18">
        <w:rPr>
          <w:rFonts w:cs="Arial"/>
          <w:lang w:eastAsia="en-US"/>
        </w:rPr>
        <w:t>Configuration XML File (.cfgxml):</w:t>
      </w:r>
    </w:p>
    <w:p w:rsidR="00932964" w:rsidRDefault="00932964" w:rsidP="00932964">
      <w:pPr>
        <w:spacing w:line="276" w:lineRule="auto"/>
        <w:ind w:left="720"/>
        <w:rPr>
          <w:rFonts w:cs="Arial"/>
          <w:lang w:eastAsia="en-US"/>
        </w:rPr>
      </w:pPr>
      <w:r w:rsidRPr="006D3C18">
        <w:rPr>
          <w:rFonts w:cs="Arial"/>
          <w:lang w:eastAsia="en-US"/>
        </w:rPr>
        <w:t>This file will contain the setting of command line options. This file should be located in the same location where Generic Generation Tool is present. This file is optional file and Generic Generation Tool will use this file only if command line argument contains only Generic Generation Tool.</w:t>
      </w:r>
    </w:p>
    <w:p w:rsidR="00375E5F" w:rsidRPr="006D3C18" w:rsidRDefault="00375E5F" w:rsidP="00932964">
      <w:pPr>
        <w:spacing w:line="276" w:lineRule="auto"/>
        <w:ind w:left="720"/>
        <w:rPr>
          <w:rFonts w:cs="Arial"/>
          <w:lang w:eastAsia="en-US"/>
        </w:rPr>
      </w:pPr>
      <w:r>
        <w:rPr>
          <w:rFonts w:cs="Arial"/>
          <w:lang w:eastAsia="en-US"/>
        </w:rPr>
        <w:t xml:space="preserve">{Ref: </w:t>
      </w:r>
      <w:r w:rsidRPr="001C6A09">
        <w:t>GENERIC_TFD_</w:t>
      </w:r>
      <w:del w:id="796" w:author="Pham Minh Tu" w:date="2020-01-03T14:49:00Z">
        <w:r w:rsidRPr="001C6A09" w:rsidDel="00C311A1">
          <w:delText>X1x</w:delText>
        </w:r>
      </w:del>
      <w:ins w:id="797" w:author="Pham Minh Tu" w:date="2020-01-03T14:49:00Z">
        <w:r w:rsidR="00C311A1">
          <w:t>X2x</w:t>
        </w:r>
      </w:ins>
      <w:r w:rsidRPr="001C6A09">
        <w:t>_GT_CFG_001</w:t>
      </w:r>
      <w:r>
        <w:t xml:space="preserve">, </w:t>
      </w:r>
      <w:r w:rsidRPr="001C6A09">
        <w:t>GENERIC_TFD_</w:t>
      </w:r>
      <w:del w:id="798" w:author="Pham Minh Tu" w:date="2020-01-03T14:49:00Z">
        <w:r w:rsidRPr="001C6A09" w:rsidDel="00C311A1">
          <w:delText>X1x</w:delText>
        </w:r>
      </w:del>
      <w:ins w:id="799" w:author="Pham Minh Tu" w:date="2020-01-03T14:49:00Z">
        <w:r w:rsidR="00C311A1">
          <w:t>X2x</w:t>
        </w:r>
      </w:ins>
      <w:r w:rsidRPr="001C6A09">
        <w:t>_GT_CFG_002</w:t>
      </w:r>
      <w:r>
        <w:t>}</w:t>
      </w:r>
    </w:p>
    <w:p w:rsidR="00932964" w:rsidRPr="006D3C18" w:rsidRDefault="00932964" w:rsidP="00932964">
      <w:pPr>
        <w:spacing w:line="276" w:lineRule="auto"/>
        <w:rPr>
          <w:rFonts w:cs="Arial"/>
          <w:lang w:eastAsia="en-US"/>
        </w:rPr>
      </w:pPr>
      <w:r w:rsidRPr="006D3C18">
        <w:rPr>
          <w:rFonts w:cs="Arial"/>
          <w:lang w:eastAsia="en-US"/>
        </w:rPr>
        <w:t>Generation tool is grouped into 2 parts, MCALConfGen Executable and DLLs of specific modules. When MCALConfGen launches, it only loads appropriate DLLs for a specifc module to start generation process.</w:t>
      </w:r>
    </w:p>
    <w:p w:rsidR="00932964" w:rsidRPr="006D3C18" w:rsidRDefault="00932964" w:rsidP="00932964">
      <w:pPr>
        <w:numPr>
          <w:ilvl w:val="0"/>
          <w:numId w:val="12"/>
        </w:numPr>
        <w:spacing w:before="240"/>
        <w:rPr>
          <w:rFonts w:cs="Arial"/>
        </w:rPr>
      </w:pPr>
      <w:r w:rsidRPr="006D3C18">
        <w:rPr>
          <w:rFonts w:cs="Arial"/>
        </w:rPr>
        <w:t>Object Factor:</w:t>
      </w:r>
    </w:p>
    <w:p w:rsidR="00932964" w:rsidRPr="006D3C18" w:rsidRDefault="00932964" w:rsidP="00932964">
      <w:pPr>
        <w:spacing w:line="276" w:lineRule="auto"/>
        <w:ind w:left="720"/>
        <w:rPr>
          <w:rFonts w:cs="Arial"/>
        </w:rPr>
      </w:pPr>
      <w:r w:rsidRPr="006D3C18">
        <w:rPr>
          <w:rFonts w:cs="Arial"/>
        </w:rPr>
        <w:t>Look for appropriate DLLs of a module specified by user from command line options and load classes of the DLLs into memory.</w:t>
      </w:r>
    </w:p>
    <w:p w:rsidR="00932964" w:rsidRPr="006D3C18" w:rsidRDefault="00932964" w:rsidP="00932964">
      <w:pPr>
        <w:ind w:left="720"/>
        <w:rPr>
          <w:rFonts w:cs="Arial"/>
          <w:lang w:eastAsia="en-US"/>
        </w:rPr>
      </w:pPr>
      <w:r w:rsidRPr="006D3C18">
        <w:rPr>
          <w:rFonts w:cs="Arial"/>
          <w:lang w:eastAsia="en-US"/>
        </w:rPr>
        <w:t>This compoment is also used to resolve an interface into one or many instances of concrete classes which actually handle requests at runtime.</w:t>
      </w:r>
    </w:p>
    <w:p w:rsidR="00932964" w:rsidRPr="006D3C18" w:rsidRDefault="00932964" w:rsidP="00932964">
      <w:pPr>
        <w:numPr>
          <w:ilvl w:val="0"/>
          <w:numId w:val="12"/>
        </w:numPr>
        <w:spacing w:before="240"/>
        <w:rPr>
          <w:rFonts w:cs="Arial"/>
        </w:rPr>
      </w:pPr>
      <w:r w:rsidRPr="006D3C18">
        <w:rPr>
          <w:rFonts w:cs="Arial"/>
        </w:rPr>
        <w:t>Command Line:</w:t>
      </w:r>
    </w:p>
    <w:p w:rsidR="00932964" w:rsidRPr="006D3C18" w:rsidRDefault="00932964" w:rsidP="00932964">
      <w:pPr>
        <w:spacing w:line="276" w:lineRule="auto"/>
        <w:ind w:left="720"/>
        <w:rPr>
          <w:rFonts w:cs="Arial"/>
        </w:rPr>
      </w:pPr>
      <w:r w:rsidRPr="006D3C18">
        <w:rPr>
          <w:rFonts w:cs="Arial"/>
        </w:rPr>
        <w:t>Accept ECU Configuration Description File(s), BSWMDT File, Translation XML File, Configuration XML File and options provided in the command line as inputs. It will then validate command line inputs for correctness and create data structures to store the command line inputs. These data structures are then used by Parser, Intermediate, Validate and Generate.</w:t>
      </w:r>
    </w:p>
    <w:p w:rsidR="00932964" w:rsidRPr="006D3C18" w:rsidRDefault="00932964" w:rsidP="00932964">
      <w:pPr>
        <w:numPr>
          <w:ilvl w:val="0"/>
          <w:numId w:val="12"/>
        </w:numPr>
        <w:spacing w:before="240"/>
        <w:rPr>
          <w:rFonts w:cs="Arial"/>
        </w:rPr>
      </w:pPr>
      <w:r w:rsidRPr="006D3C18">
        <w:rPr>
          <w:rFonts w:cs="Arial"/>
        </w:rPr>
        <w:lastRenderedPageBreak/>
        <w:t>Parser:</w:t>
      </w:r>
    </w:p>
    <w:p w:rsidR="00932964" w:rsidRPr="006D3C18" w:rsidRDefault="00932964" w:rsidP="00932964">
      <w:pPr>
        <w:spacing w:line="276" w:lineRule="auto"/>
        <w:ind w:left="720"/>
        <w:rPr>
          <w:rFonts w:cs="Arial"/>
        </w:rPr>
      </w:pPr>
      <w:r w:rsidRPr="006D3C18">
        <w:rPr>
          <w:rFonts w:cs="Arial"/>
        </w:rPr>
        <w:t>Parse ECU Configuration Description File(s), BSWMDT File and Translation XML File and Configuration XML File as input. It will validate files’ content for correctness and create data structures to store data of the files. These data structures are then used by Intermediate, Validate and Generate.</w:t>
      </w:r>
    </w:p>
    <w:p w:rsidR="00932964" w:rsidRPr="006D3C18" w:rsidRDefault="00932964" w:rsidP="00932964">
      <w:pPr>
        <w:numPr>
          <w:ilvl w:val="0"/>
          <w:numId w:val="12"/>
        </w:numPr>
        <w:spacing w:before="240"/>
        <w:rPr>
          <w:rFonts w:cs="Arial"/>
        </w:rPr>
      </w:pPr>
      <w:r w:rsidRPr="006D3C18">
        <w:rPr>
          <w:rFonts w:cs="Arial"/>
        </w:rPr>
        <w:t>Pre-validation and Post-validation:</w:t>
      </w:r>
    </w:p>
    <w:p w:rsidR="00932964" w:rsidRPr="006D3C18" w:rsidRDefault="00932964" w:rsidP="00932964">
      <w:pPr>
        <w:spacing w:line="276" w:lineRule="auto"/>
        <w:ind w:left="720"/>
        <w:rPr>
          <w:rFonts w:cs="Arial"/>
          <w:szCs w:val="20"/>
        </w:rPr>
      </w:pPr>
      <w:r w:rsidRPr="006D3C18">
        <w:rPr>
          <w:rFonts w:cs="Arial"/>
          <w:szCs w:val="20"/>
        </w:rPr>
        <w:t>Validate the user configuration. It will display error, warning and information messages, if any unexpected values found in the user configuration.</w:t>
      </w:r>
    </w:p>
    <w:p w:rsidR="00932964" w:rsidRPr="006D3C18" w:rsidRDefault="00932964" w:rsidP="00932964">
      <w:pPr>
        <w:spacing w:line="276" w:lineRule="auto"/>
        <w:ind w:left="720"/>
        <w:rPr>
          <w:rFonts w:cs="Arial"/>
        </w:rPr>
      </w:pPr>
      <w:r w:rsidRPr="006D3C18">
        <w:rPr>
          <w:rFonts w:cs="Arial"/>
        </w:rPr>
        <w:t xml:space="preserve">Validation is grouped into pre-validation and post-validation to improve performance and maintainability. Pre-validation is called before intermediate calculation to validate </w:t>
      </w:r>
      <w:r w:rsidRPr="006D3C18">
        <w:rPr>
          <w:rFonts w:cs="Arial"/>
          <w:szCs w:val="20"/>
        </w:rPr>
        <w:t xml:space="preserve">unexpected values in CDF files and post-validation is called to validate result of </w:t>
      </w:r>
      <w:r w:rsidRPr="006D3C18">
        <w:rPr>
          <w:rFonts w:cs="Arial"/>
        </w:rPr>
        <w:t xml:space="preserve">intermediate calculation. Generation tool will </w:t>
      </w:r>
      <w:r w:rsidRPr="006D3C18">
        <w:rPr>
          <w:rFonts w:cs="Arial"/>
          <w:szCs w:val="20"/>
        </w:rPr>
        <w:t>be aborted</w:t>
      </w:r>
      <w:r w:rsidRPr="006D3C18">
        <w:rPr>
          <w:rFonts w:cs="Arial"/>
        </w:rPr>
        <w:t xml:space="preserve"> if errors found in CDFs data. It means no calculation is performed by intermediate to reduce unneccessary execution time and to prevent posibility of crash with invalid data in CDFs.</w:t>
      </w:r>
    </w:p>
    <w:p w:rsidR="00932964" w:rsidRPr="006D3C18" w:rsidRDefault="00932964" w:rsidP="00932964">
      <w:pPr>
        <w:spacing w:line="276" w:lineRule="auto"/>
        <w:ind w:left="720"/>
        <w:rPr>
          <w:rFonts w:cs="Arial"/>
        </w:rPr>
      </w:pPr>
      <w:r w:rsidRPr="006D3C18">
        <w:rPr>
          <w:rFonts w:cs="Arial"/>
        </w:rPr>
        <w:t>MCALConfGen Executable will trigger validation rules in the specific module in both steps pre-validation and post-validation.</w:t>
      </w:r>
    </w:p>
    <w:p w:rsidR="00932964" w:rsidRPr="006D3C18" w:rsidRDefault="00932964" w:rsidP="00932964">
      <w:pPr>
        <w:numPr>
          <w:ilvl w:val="0"/>
          <w:numId w:val="12"/>
        </w:numPr>
        <w:spacing w:before="240"/>
        <w:rPr>
          <w:rFonts w:cs="Arial"/>
        </w:rPr>
      </w:pPr>
      <w:r w:rsidRPr="006D3C18">
        <w:rPr>
          <w:rFonts w:cs="Arial"/>
        </w:rPr>
        <w:t>Intermediate:</w:t>
      </w:r>
    </w:p>
    <w:p w:rsidR="00932964" w:rsidRPr="006D3C18" w:rsidRDefault="00932964" w:rsidP="00932964">
      <w:pPr>
        <w:spacing w:line="276" w:lineRule="auto"/>
        <w:ind w:left="720"/>
        <w:rPr>
          <w:rFonts w:cs="Arial"/>
        </w:rPr>
      </w:pPr>
      <w:r w:rsidRPr="006D3C18">
        <w:rPr>
          <w:rFonts w:cs="Arial"/>
        </w:rPr>
        <w:t>Calculate intermediate values used for post-validation and output generation.</w:t>
      </w:r>
    </w:p>
    <w:p w:rsidR="00932964" w:rsidRPr="006D3C18" w:rsidRDefault="00932964" w:rsidP="00932964">
      <w:pPr>
        <w:spacing w:line="276" w:lineRule="auto"/>
        <w:ind w:left="720"/>
        <w:rPr>
          <w:rFonts w:cs="Arial"/>
        </w:rPr>
      </w:pPr>
      <w:r w:rsidRPr="006D3C18">
        <w:rPr>
          <w:rFonts w:cs="Arial"/>
        </w:rPr>
        <w:t>MCALConfGen Executable will trigger Intermediate calculation in the specific module to calculate Intermediate data.</w:t>
      </w:r>
    </w:p>
    <w:p w:rsidR="00932964" w:rsidRPr="006D3C18" w:rsidRDefault="00932964" w:rsidP="00932964">
      <w:pPr>
        <w:numPr>
          <w:ilvl w:val="0"/>
          <w:numId w:val="12"/>
        </w:numPr>
        <w:spacing w:before="240"/>
        <w:rPr>
          <w:rFonts w:cs="Arial"/>
        </w:rPr>
      </w:pPr>
      <w:r w:rsidRPr="006D3C18">
        <w:rPr>
          <w:rFonts w:cs="Arial"/>
        </w:rPr>
        <w:t>Generation:</w:t>
      </w:r>
    </w:p>
    <w:p w:rsidR="00932964" w:rsidRPr="006D3C18" w:rsidRDefault="00932964" w:rsidP="00932964">
      <w:pPr>
        <w:spacing w:line="276" w:lineRule="auto"/>
        <w:ind w:left="720"/>
        <w:rPr>
          <w:rFonts w:cs="Arial"/>
        </w:rPr>
      </w:pPr>
      <w:r w:rsidRPr="006D3C18">
        <w:rPr>
          <w:rFonts w:cs="Arial"/>
        </w:rPr>
        <w:t>Generate output header files (*.h) and source code files (*.c).</w:t>
      </w:r>
    </w:p>
    <w:p w:rsidR="00932964" w:rsidRDefault="00932964" w:rsidP="00932964">
      <w:pPr>
        <w:spacing w:line="276" w:lineRule="auto"/>
        <w:ind w:left="720"/>
        <w:rPr>
          <w:rFonts w:cs="Arial"/>
        </w:rPr>
      </w:pPr>
      <w:r w:rsidRPr="006D3C18">
        <w:rPr>
          <w:rFonts w:cs="Arial"/>
        </w:rPr>
        <w:t>MCALConfGen Executable will trigger generation rules in the specific module to have content of output files.</w:t>
      </w:r>
    </w:p>
    <w:p w:rsidR="001E321B" w:rsidRPr="006D3C18" w:rsidRDefault="001E321B" w:rsidP="00932964">
      <w:pPr>
        <w:spacing w:line="276" w:lineRule="auto"/>
        <w:ind w:left="720"/>
        <w:rPr>
          <w:rFonts w:cs="Arial"/>
        </w:rPr>
      </w:pPr>
      <w:r>
        <w:rPr>
          <w:rFonts w:cs="Arial"/>
        </w:rPr>
        <w:t>{Ref: }</w:t>
      </w:r>
    </w:p>
    <w:p w:rsidR="00932964" w:rsidRPr="006D3C18" w:rsidRDefault="00932964" w:rsidP="00932964">
      <w:pPr>
        <w:pStyle w:val="Heading2"/>
      </w:pPr>
      <w:bookmarkStart w:id="800" w:name="_Toc160628349"/>
      <w:bookmarkStart w:id="801" w:name="_Toc200862883"/>
      <w:bookmarkStart w:id="802" w:name="_Toc271030234"/>
      <w:bookmarkStart w:id="803" w:name="_Toc300742894"/>
      <w:bookmarkStart w:id="804" w:name="_Toc29218935"/>
      <w:r w:rsidRPr="006D3C18">
        <w:t>Dependencies to Other Modules</w:t>
      </w:r>
      <w:bookmarkEnd w:id="800"/>
      <w:bookmarkEnd w:id="801"/>
      <w:bookmarkEnd w:id="802"/>
      <w:bookmarkEnd w:id="803"/>
      <w:bookmarkEnd w:id="804"/>
    </w:p>
    <w:p w:rsidR="00932964" w:rsidRPr="006D3C18" w:rsidRDefault="00932964" w:rsidP="00932964">
      <w:pPr>
        <w:rPr>
          <w:rFonts w:cs="Arial"/>
        </w:rPr>
      </w:pPr>
      <w:r w:rsidRPr="006D3C18">
        <w:rPr>
          <w:rFonts w:cs="Arial"/>
        </w:rPr>
        <w:t>MCALConfGen Executable does NOT depend to any specific modules.</w:t>
      </w:r>
    </w:p>
    <w:p w:rsidR="00932964" w:rsidRPr="006D3C18" w:rsidRDefault="00932964" w:rsidP="00932964">
      <w:pPr>
        <w:rPr>
          <w:rFonts w:cs="Arial"/>
        </w:rPr>
      </w:pPr>
    </w:p>
    <w:p w:rsidR="00932964" w:rsidRPr="006D3C18" w:rsidRDefault="00932964" w:rsidP="00932964">
      <w:pPr>
        <w:pStyle w:val="Heading1"/>
      </w:pPr>
      <w:bookmarkStart w:id="805" w:name="_Toc29218936"/>
      <w:r w:rsidRPr="006D3C18">
        <w:lastRenderedPageBreak/>
        <w:t>Environment</w:t>
      </w:r>
      <w:bookmarkEnd w:id="805"/>
    </w:p>
    <w:p w:rsidR="00932964" w:rsidRPr="006D3C18" w:rsidRDefault="00932964" w:rsidP="00932964">
      <w:pPr>
        <w:rPr>
          <w:rFonts w:cs="Arial"/>
        </w:rPr>
      </w:pPr>
      <w:r w:rsidRPr="006D3C18">
        <w:rPr>
          <w:rFonts w:cs="Arial"/>
        </w:rPr>
        <w:t>The minimum hardware and software requirements for proper installation of Module Specific Generation Tool are listed below. This ensures optimal performance of the Tool.</w:t>
      </w:r>
    </w:p>
    <w:p w:rsidR="00932964" w:rsidRPr="006D3C18" w:rsidRDefault="00932964" w:rsidP="00932964">
      <w:pPr>
        <w:pStyle w:val="Heading2"/>
      </w:pPr>
      <w:bookmarkStart w:id="806" w:name="_Toc29218937"/>
      <w:r w:rsidRPr="006D3C18">
        <w:t>Hardware Requirements</w:t>
      </w:r>
      <w:bookmarkEnd w:id="806"/>
    </w:p>
    <w:tbl>
      <w:tblPr>
        <w:tblW w:w="0" w:type="auto"/>
        <w:tblLook w:val="04A0" w:firstRow="1" w:lastRow="0" w:firstColumn="1" w:lastColumn="0" w:noHBand="0" w:noVBand="1"/>
      </w:tblPr>
      <w:tblGrid>
        <w:gridCol w:w="4261"/>
        <w:gridCol w:w="4262"/>
      </w:tblGrid>
      <w:tr w:rsidR="00932964" w:rsidRPr="006D3C18" w:rsidTr="00EA73D2">
        <w:trPr>
          <w:cantSplit/>
          <w:trHeight w:hRule="exact" w:val="360"/>
        </w:trPr>
        <w:tc>
          <w:tcPr>
            <w:tcW w:w="4261" w:type="dxa"/>
            <w:shd w:val="clear" w:color="auto" w:fill="FFFFFF"/>
            <w:vAlign w:val="center"/>
          </w:tcPr>
          <w:p w:rsidR="00932964" w:rsidRPr="006D3C18" w:rsidRDefault="00932964" w:rsidP="00EA73D2">
            <w:pPr>
              <w:autoSpaceDE w:val="0"/>
              <w:autoSpaceDN w:val="0"/>
              <w:adjustRightInd w:val="0"/>
              <w:spacing w:before="100" w:beforeAutospacing="1" w:after="0" w:afterAutospacing="1"/>
              <w:rPr>
                <w:rFonts w:cs="Arial"/>
                <w:b/>
                <w:bCs/>
                <w:color w:val="000000"/>
                <w:szCs w:val="20"/>
                <w:lang w:eastAsia="en-US"/>
              </w:rPr>
            </w:pPr>
          </w:p>
        </w:tc>
        <w:tc>
          <w:tcPr>
            <w:tcW w:w="4262" w:type="dxa"/>
            <w:shd w:val="clear" w:color="auto" w:fill="FFFFFF"/>
            <w:vAlign w:val="center"/>
          </w:tcPr>
          <w:p w:rsidR="00932964" w:rsidRPr="006D3C18" w:rsidRDefault="00932964" w:rsidP="00EA73D2">
            <w:pPr>
              <w:autoSpaceDE w:val="0"/>
              <w:autoSpaceDN w:val="0"/>
              <w:adjustRightInd w:val="0"/>
              <w:spacing w:before="100" w:beforeAutospacing="1" w:after="0" w:afterAutospacing="1"/>
              <w:rPr>
                <w:rFonts w:cs="Arial"/>
                <w:b/>
                <w:bCs/>
                <w:color w:val="000000"/>
                <w:szCs w:val="20"/>
                <w:lang w:eastAsia="en-US"/>
              </w:rPr>
            </w:pPr>
          </w:p>
        </w:tc>
      </w:tr>
      <w:tr w:rsidR="00932964" w:rsidRPr="006D3C18" w:rsidTr="00D52289">
        <w:trPr>
          <w:cantSplit/>
          <w:trHeight w:hRule="exact" w:val="513"/>
        </w:trPr>
        <w:tc>
          <w:tcPr>
            <w:tcW w:w="4261" w:type="dxa"/>
            <w:shd w:val="clear" w:color="auto" w:fill="auto"/>
          </w:tcPr>
          <w:p w:rsidR="00932964" w:rsidRPr="006D3C18" w:rsidRDefault="00932964" w:rsidP="00EA73D2">
            <w:pPr>
              <w:autoSpaceDE w:val="0"/>
              <w:autoSpaceDN w:val="0"/>
              <w:adjustRightInd w:val="0"/>
              <w:spacing w:after="0" w:afterAutospacing="1"/>
              <w:rPr>
                <w:rFonts w:cs="Arial"/>
                <w:b/>
                <w:bCs/>
                <w:color w:val="000000"/>
                <w:szCs w:val="20"/>
                <w:lang w:eastAsia="en-US"/>
              </w:rPr>
            </w:pPr>
            <w:r w:rsidRPr="006D3C18">
              <w:rPr>
                <w:rFonts w:cs="Arial"/>
                <w:b/>
                <w:bCs/>
                <w:color w:val="000000"/>
                <w:szCs w:val="20"/>
                <w:lang w:eastAsia="en-US"/>
              </w:rPr>
              <w:t>Processor</w:t>
            </w:r>
          </w:p>
        </w:tc>
        <w:tc>
          <w:tcPr>
            <w:tcW w:w="4262" w:type="dxa"/>
            <w:shd w:val="clear" w:color="auto" w:fill="auto"/>
          </w:tcPr>
          <w:p w:rsidR="00932964" w:rsidRPr="006D3C18" w:rsidRDefault="007444EB" w:rsidP="00EA73D2">
            <w:pPr>
              <w:autoSpaceDE w:val="0"/>
              <w:autoSpaceDN w:val="0"/>
              <w:adjustRightInd w:val="0"/>
              <w:spacing w:after="0" w:afterAutospacing="1"/>
              <w:rPr>
                <w:rFonts w:cs="Arial"/>
                <w:bCs/>
                <w:color w:val="000000"/>
                <w:szCs w:val="20"/>
                <w:lang w:eastAsia="en-US"/>
              </w:rPr>
            </w:pPr>
            <w:r w:rsidRPr="006A2441">
              <w:rPr>
                <w:rFonts w:cs="Arial"/>
                <w:color w:val="000000"/>
                <w:szCs w:val="20"/>
              </w:rPr>
              <w:t>P</w:t>
            </w:r>
            <w:r w:rsidRPr="006A2441">
              <w:rPr>
                <w:rFonts w:cs="Arial"/>
                <w:color w:val="000000"/>
                <w:spacing w:val="1"/>
                <w:szCs w:val="20"/>
              </w:rPr>
              <w:t>e</w:t>
            </w:r>
            <w:r w:rsidRPr="006A2441">
              <w:rPr>
                <w:rFonts w:cs="Arial"/>
                <w:color w:val="000000"/>
                <w:szCs w:val="20"/>
              </w:rPr>
              <w:t>n</w:t>
            </w:r>
            <w:r w:rsidRPr="006A2441">
              <w:rPr>
                <w:rFonts w:cs="Arial"/>
                <w:color w:val="000000"/>
                <w:spacing w:val="1"/>
                <w:szCs w:val="20"/>
              </w:rPr>
              <w:t>t</w:t>
            </w:r>
            <w:r w:rsidRPr="006A2441">
              <w:rPr>
                <w:rFonts w:cs="Arial"/>
                <w:color w:val="000000"/>
                <w:szCs w:val="20"/>
              </w:rPr>
              <w:t>i</w:t>
            </w:r>
            <w:r w:rsidRPr="006A2441">
              <w:rPr>
                <w:rFonts w:cs="Arial"/>
                <w:color w:val="000000"/>
                <w:spacing w:val="1"/>
                <w:szCs w:val="20"/>
              </w:rPr>
              <w:t>um</w:t>
            </w:r>
            <w:r w:rsidRPr="006A2441">
              <w:rPr>
                <w:rFonts w:cs="Arial"/>
                <w:color w:val="000000"/>
                <w:szCs w:val="20"/>
              </w:rPr>
              <w:t>/</w:t>
            </w:r>
            <w:r w:rsidRPr="006A2441">
              <w:rPr>
                <w:rFonts w:cs="Arial"/>
                <w:color w:val="000000"/>
                <w:spacing w:val="1"/>
                <w:szCs w:val="20"/>
              </w:rPr>
              <w:t>e</w:t>
            </w:r>
            <w:r w:rsidRPr="006A2441">
              <w:rPr>
                <w:rFonts w:cs="Arial"/>
                <w:color w:val="000000"/>
                <w:szCs w:val="20"/>
              </w:rPr>
              <w:t>q</w:t>
            </w:r>
            <w:r w:rsidRPr="006A2441">
              <w:rPr>
                <w:rFonts w:cs="Arial"/>
                <w:color w:val="000000"/>
                <w:spacing w:val="1"/>
                <w:szCs w:val="20"/>
              </w:rPr>
              <w:t>u</w:t>
            </w:r>
            <w:r w:rsidRPr="006A2441">
              <w:rPr>
                <w:rFonts w:cs="Arial"/>
                <w:color w:val="000000"/>
                <w:szCs w:val="20"/>
              </w:rPr>
              <w:t>iv</w:t>
            </w:r>
            <w:r w:rsidRPr="006A2441">
              <w:rPr>
                <w:rFonts w:cs="Arial"/>
                <w:color w:val="000000"/>
                <w:spacing w:val="1"/>
                <w:szCs w:val="20"/>
              </w:rPr>
              <w:t>a</w:t>
            </w:r>
            <w:r w:rsidRPr="006A2441">
              <w:rPr>
                <w:rFonts w:cs="Arial"/>
                <w:color w:val="000000"/>
                <w:szCs w:val="20"/>
              </w:rPr>
              <w:t>l</w:t>
            </w:r>
            <w:r w:rsidRPr="006A2441">
              <w:rPr>
                <w:rFonts w:cs="Arial"/>
                <w:color w:val="000000"/>
                <w:spacing w:val="1"/>
                <w:szCs w:val="20"/>
              </w:rPr>
              <w:t>e</w:t>
            </w:r>
            <w:r w:rsidRPr="006A2441">
              <w:rPr>
                <w:rFonts w:cs="Arial"/>
                <w:color w:val="000000"/>
                <w:szCs w:val="20"/>
              </w:rPr>
              <w:t>nt</w:t>
            </w:r>
            <w:r w:rsidRPr="006A2441">
              <w:rPr>
                <w:rFonts w:cs="Arial"/>
                <w:color w:val="000000"/>
                <w:spacing w:val="-16"/>
                <w:szCs w:val="20"/>
              </w:rPr>
              <w:t xml:space="preserve"> </w:t>
            </w:r>
            <w:r w:rsidRPr="006A2441">
              <w:rPr>
                <w:rFonts w:cs="Arial"/>
                <w:color w:val="000000"/>
                <w:szCs w:val="20"/>
              </w:rPr>
              <w:t>p</w:t>
            </w:r>
            <w:r w:rsidRPr="006A2441">
              <w:rPr>
                <w:rFonts w:cs="Arial"/>
                <w:color w:val="000000"/>
                <w:spacing w:val="1"/>
                <w:szCs w:val="20"/>
              </w:rPr>
              <w:t>r</w:t>
            </w:r>
            <w:r w:rsidRPr="006A2441">
              <w:rPr>
                <w:rFonts w:cs="Arial"/>
                <w:color w:val="000000"/>
                <w:szCs w:val="20"/>
              </w:rPr>
              <w:t>o</w:t>
            </w:r>
            <w:r w:rsidRPr="006A2441">
              <w:rPr>
                <w:rFonts w:cs="Arial"/>
                <w:color w:val="000000"/>
                <w:spacing w:val="1"/>
                <w:szCs w:val="20"/>
              </w:rPr>
              <w:t>c</w:t>
            </w:r>
            <w:r w:rsidRPr="006A2441">
              <w:rPr>
                <w:rFonts w:cs="Arial"/>
                <w:color w:val="000000"/>
                <w:szCs w:val="20"/>
              </w:rPr>
              <w:t>e</w:t>
            </w:r>
            <w:r w:rsidRPr="006A2441">
              <w:rPr>
                <w:rFonts w:cs="Arial"/>
                <w:color w:val="000000"/>
                <w:spacing w:val="1"/>
                <w:szCs w:val="20"/>
              </w:rPr>
              <w:t>s</w:t>
            </w:r>
            <w:r w:rsidRPr="006A2441">
              <w:rPr>
                <w:rFonts w:cs="Arial"/>
                <w:color w:val="000000"/>
                <w:szCs w:val="20"/>
              </w:rPr>
              <w:t>s</w:t>
            </w:r>
            <w:r w:rsidRPr="006A2441">
              <w:rPr>
                <w:rFonts w:cs="Arial"/>
                <w:color w:val="000000"/>
                <w:spacing w:val="1"/>
                <w:szCs w:val="20"/>
              </w:rPr>
              <w:t>o</w:t>
            </w:r>
            <w:r w:rsidRPr="006A2441">
              <w:rPr>
                <w:rFonts w:cs="Arial"/>
                <w:color w:val="000000"/>
                <w:szCs w:val="20"/>
              </w:rPr>
              <w:t>r</w:t>
            </w:r>
            <w:r w:rsidRPr="006A2441">
              <w:rPr>
                <w:rFonts w:cs="Arial"/>
                <w:color w:val="000000"/>
                <w:spacing w:val="-9"/>
                <w:szCs w:val="20"/>
              </w:rPr>
              <w:t xml:space="preserve"> </w:t>
            </w:r>
            <w:r w:rsidRPr="006A2441">
              <w:rPr>
                <w:rFonts w:cs="Arial"/>
                <w:color w:val="000000"/>
                <w:szCs w:val="20"/>
              </w:rPr>
              <w:t>@</w:t>
            </w:r>
            <w:r w:rsidRPr="006A2441">
              <w:rPr>
                <w:rFonts w:cs="Arial"/>
                <w:color w:val="000000"/>
                <w:spacing w:val="-1"/>
                <w:szCs w:val="20"/>
              </w:rPr>
              <w:t xml:space="preserve"> </w:t>
            </w:r>
            <w:r>
              <w:rPr>
                <w:rFonts w:cs="Arial"/>
                <w:color w:val="000000"/>
                <w:spacing w:val="-1"/>
                <w:szCs w:val="20"/>
              </w:rPr>
              <w:t>1 GHz</w:t>
            </w:r>
            <w:r w:rsidR="005D5A7D">
              <w:rPr>
                <w:rFonts w:cs="Arial"/>
                <w:color w:val="000000"/>
                <w:spacing w:val="-1"/>
                <w:szCs w:val="20"/>
              </w:rPr>
              <w:t xml:space="preserve"> or greater</w:t>
            </w:r>
          </w:p>
        </w:tc>
      </w:tr>
      <w:tr w:rsidR="00932964" w:rsidRPr="006D3C18" w:rsidTr="00EA73D2">
        <w:trPr>
          <w:cantSplit/>
          <w:trHeight w:hRule="exact" w:val="288"/>
        </w:trPr>
        <w:tc>
          <w:tcPr>
            <w:tcW w:w="4261" w:type="dxa"/>
            <w:shd w:val="clear" w:color="auto" w:fill="auto"/>
          </w:tcPr>
          <w:p w:rsidR="00932964" w:rsidRPr="006D3C18" w:rsidRDefault="00932964" w:rsidP="00EA73D2">
            <w:pPr>
              <w:autoSpaceDE w:val="0"/>
              <w:autoSpaceDN w:val="0"/>
              <w:adjustRightInd w:val="0"/>
              <w:spacing w:after="0" w:afterAutospacing="1"/>
              <w:rPr>
                <w:rFonts w:cs="Arial"/>
                <w:b/>
                <w:bCs/>
                <w:color w:val="000000"/>
                <w:szCs w:val="20"/>
                <w:lang w:eastAsia="en-US"/>
              </w:rPr>
            </w:pPr>
            <w:r w:rsidRPr="006D3C18">
              <w:rPr>
                <w:rFonts w:cs="Arial"/>
                <w:b/>
                <w:bCs/>
                <w:color w:val="000000"/>
                <w:szCs w:val="20"/>
                <w:lang w:eastAsia="en-US"/>
              </w:rPr>
              <w:t>Memory Ram</w:t>
            </w:r>
          </w:p>
        </w:tc>
        <w:tc>
          <w:tcPr>
            <w:tcW w:w="4262" w:type="dxa"/>
            <w:shd w:val="clear" w:color="auto" w:fill="auto"/>
          </w:tcPr>
          <w:p w:rsidR="00932964" w:rsidRPr="006D3C18" w:rsidRDefault="00F40866" w:rsidP="00EA73D2">
            <w:pPr>
              <w:autoSpaceDE w:val="0"/>
              <w:autoSpaceDN w:val="0"/>
              <w:adjustRightInd w:val="0"/>
              <w:spacing w:after="0" w:afterAutospacing="1"/>
              <w:rPr>
                <w:rFonts w:cs="Arial"/>
                <w:bCs/>
                <w:color w:val="000000"/>
                <w:szCs w:val="20"/>
                <w:lang w:eastAsia="en-US"/>
              </w:rPr>
            </w:pPr>
            <w:r>
              <w:rPr>
                <w:rFonts w:cs="Arial"/>
                <w:bCs/>
                <w:color w:val="000000"/>
                <w:szCs w:val="20"/>
                <w:lang w:eastAsia="en-US"/>
              </w:rPr>
              <w:t xml:space="preserve">RAM </w:t>
            </w:r>
            <w:r w:rsidR="007444EB">
              <w:rPr>
                <w:rFonts w:cs="Arial"/>
                <w:bCs/>
                <w:color w:val="000000"/>
                <w:szCs w:val="20"/>
                <w:lang w:eastAsia="en-US"/>
              </w:rPr>
              <w:t>2</w:t>
            </w:r>
            <w:r w:rsidR="00932964" w:rsidRPr="006D3C18">
              <w:rPr>
                <w:rFonts w:cs="Arial"/>
                <w:bCs/>
                <w:color w:val="000000"/>
                <w:szCs w:val="20"/>
                <w:lang w:eastAsia="en-US"/>
              </w:rPr>
              <w:t>GB or greater</w:t>
            </w:r>
          </w:p>
        </w:tc>
      </w:tr>
      <w:tr w:rsidR="00932964" w:rsidRPr="006D3C18" w:rsidTr="00EA73D2">
        <w:trPr>
          <w:cantSplit/>
          <w:trHeight w:hRule="exact" w:val="288"/>
        </w:trPr>
        <w:tc>
          <w:tcPr>
            <w:tcW w:w="4261" w:type="dxa"/>
            <w:shd w:val="clear" w:color="auto" w:fill="auto"/>
          </w:tcPr>
          <w:p w:rsidR="00932964" w:rsidRPr="006D3C18" w:rsidRDefault="00932964" w:rsidP="00EA73D2">
            <w:pPr>
              <w:autoSpaceDE w:val="0"/>
              <w:autoSpaceDN w:val="0"/>
              <w:adjustRightInd w:val="0"/>
              <w:spacing w:after="0" w:afterAutospacing="1"/>
              <w:rPr>
                <w:rFonts w:cs="Arial"/>
                <w:b/>
                <w:bCs/>
                <w:color w:val="000000"/>
                <w:szCs w:val="20"/>
                <w:lang w:eastAsia="en-US"/>
              </w:rPr>
            </w:pPr>
            <w:r w:rsidRPr="006D3C18">
              <w:rPr>
                <w:rFonts w:cs="Arial"/>
                <w:b/>
                <w:bCs/>
                <w:color w:val="000000"/>
                <w:szCs w:val="20"/>
                <w:lang w:eastAsia="en-US"/>
              </w:rPr>
              <w:t>Hard Disk Drive</w:t>
            </w:r>
          </w:p>
        </w:tc>
        <w:tc>
          <w:tcPr>
            <w:tcW w:w="4262" w:type="dxa"/>
            <w:shd w:val="clear" w:color="auto" w:fill="auto"/>
          </w:tcPr>
          <w:p w:rsidR="00932964" w:rsidRPr="006D3C18" w:rsidRDefault="007444EB" w:rsidP="00EA73D2">
            <w:pPr>
              <w:autoSpaceDE w:val="0"/>
              <w:autoSpaceDN w:val="0"/>
              <w:adjustRightInd w:val="0"/>
              <w:spacing w:after="0" w:afterAutospacing="1"/>
              <w:rPr>
                <w:rFonts w:cs="Arial"/>
                <w:bCs/>
                <w:color w:val="000000"/>
                <w:szCs w:val="20"/>
                <w:lang w:eastAsia="en-US"/>
              </w:rPr>
            </w:pPr>
            <w:r>
              <w:rPr>
                <w:rFonts w:cs="Arial"/>
                <w:bCs/>
                <w:color w:val="000000"/>
                <w:szCs w:val="20"/>
                <w:lang w:eastAsia="en-US"/>
              </w:rPr>
              <w:t>20</w:t>
            </w:r>
            <w:r w:rsidR="00932964" w:rsidRPr="006D3C18">
              <w:rPr>
                <w:rFonts w:cs="Arial"/>
                <w:bCs/>
                <w:color w:val="000000"/>
                <w:szCs w:val="20"/>
                <w:lang w:eastAsia="en-US"/>
              </w:rPr>
              <w:t>GB or greater storeage capacity</w:t>
            </w:r>
          </w:p>
        </w:tc>
      </w:tr>
    </w:tbl>
    <w:p w:rsidR="00932964" w:rsidRPr="00D52289" w:rsidRDefault="000C01CB" w:rsidP="00932964">
      <w:pPr>
        <w:autoSpaceDE w:val="0"/>
        <w:autoSpaceDN w:val="0"/>
        <w:adjustRightInd w:val="0"/>
        <w:spacing w:after="0"/>
        <w:rPr>
          <w:rFonts w:cs="Arial"/>
          <w:bCs/>
          <w:color w:val="000000"/>
          <w:szCs w:val="20"/>
          <w:lang w:eastAsia="en-US"/>
        </w:rPr>
      </w:pPr>
      <w:r w:rsidRPr="00D52289">
        <w:rPr>
          <w:rFonts w:cs="Arial"/>
          <w:bCs/>
          <w:color w:val="000000"/>
          <w:szCs w:val="20"/>
          <w:lang w:eastAsia="en-US"/>
        </w:rPr>
        <w:t xml:space="preserve">{Ref: </w:t>
      </w:r>
      <w:r w:rsidR="0072097B" w:rsidRPr="00E451BA">
        <w:t>GENERIC_TFD_</w:t>
      </w:r>
      <w:del w:id="807" w:author="Pham Minh Tu" w:date="2020-01-03T14:49:00Z">
        <w:r w:rsidR="0072097B" w:rsidRPr="00E451BA" w:rsidDel="00C311A1">
          <w:delText>X1x</w:delText>
        </w:r>
      </w:del>
      <w:ins w:id="808" w:author="Pham Minh Tu" w:date="2020-01-03T14:49:00Z">
        <w:r w:rsidR="00C311A1">
          <w:t>X2x</w:t>
        </w:r>
      </w:ins>
      <w:r w:rsidR="0072097B" w:rsidRPr="00E451BA">
        <w:t>_GT_INSTREQ_002</w:t>
      </w:r>
      <w:r w:rsidRPr="00D52289">
        <w:rPr>
          <w:rFonts w:cs="Arial"/>
          <w:bCs/>
          <w:color w:val="000000"/>
          <w:szCs w:val="20"/>
          <w:lang w:eastAsia="en-US"/>
        </w:rPr>
        <w:t>}</w:t>
      </w:r>
    </w:p>
    <w:p w:rsidR="00932964" w:rsidRPr="006D3C18" w:rsidRDefault="00932964" w:rsidP="00932964">
      <w:pPr>
        <w:pStyle w:val="Heading2"/>
      </w:pPr>
      <w:bookmarkStart w:id="809" w:name="_Toc29218938"/>
      <w:r w:rsidRPr="006D3C18">
        <w:t>Software Requirements</w:t>
      </w:r>
      <w:bookmarkEnd w:id="809"/>
    </w:p>
    <w:tbl>
      <w:tblPr>
        <w:tblW w:w="0" w:type="auto"/>
        <w:tblLook w:val="04A0" w:firstRow="1" w:lastRow="0" w:firstColumn="1" w:lastColumn="0" w:noHBand="0" w:noVBand="1"/>
      </w:tblPr>
      <w:tblGrid>
        <w:gridCol w:w="4261"/>
        <w:gridCol w:w="4262"/>
      </w:tblGrid>
      <w:tr w:rsidR="00932964" w:rsidRPr="006D3C18" w:rsidTr="00EA73D2">
        <w:trPr>
          <w:cantSplit/>
          <w:trHeight w:hRule="exact" w:val="360"/>
        </w:trPr>
        <w:tc>
          <w:tcPr>
            <w:tcW w:w="4261" w:type="dxa"/>
            <w:shd w:val="clear" w:color="auto" w:fill="FFFFFF"/>
            <w:vAlign w:val="center"/>
          </w:tcPr>
          <w:p w:rsidR="00932964" w:rsidRPr="006D3C18" w:rsidRDefault="00932964" w:rsidP="00EA73D2">
            <w:pPr>
              <w:autoSpaceDE w:val="0"/>
              <w:autoSpaceDN w:val="0"/>
              <w:adjustRightInd w:val="0"/>
              <w:spacing w:before="100" w:beforeAutospacing="1" w:after="0" w:afterAutospacing="1"/>
              <w:rPr>
                <w:rFonts w:cs="Arial"/>
                <w:b/>
                <w:bCs/>
                <w:color w:val="000000"/>
                <w:szCs w:val="20"/>
                <w:lang w:eastAsia="en-US"/>
              </w:rPr>
            </w:pPr>
          </w:p>
        </w:tc>
        <w:tc>
          <w:tcPr>
            <w:tcW w:w="4262" w:type="dxa"/>
            <w:shd w:val="clear" w:color="auto" w:fill="FFFFFF"/>
            <w:vAlign w:val="center"/>
          </w:tcPr>
          <w:p w:rsidR="00932964" w:rsidRPr="006D3C18" w:rsidRDefault="00932964" w:rsidP="00EA73D2">
            <w:pPr>
              <w:autoSpaceDE w:val="0"/>
              <w:autoSpaceDN w:val="0"/>
              <w:adjustRightInd w:val="0"/>
              <w:spacing w:before="100" w:beforeAutospacing="1" w:after="0" w:afterAutospacing="1"/>
              <w:rPr>
                <w:rFonts w:cs="Arial"/>
                <w:b/>
                <w:bCs/>
                <w:color w:val="000000"/>
                <w:szCs w:val="20"/>
                <w:lang w:eastAsia="en-US"/>
              </w:rPr>
            </w:pPr>
          </w:p>
        </w:tc>
      </w:tr>
      <w:tr w:rsidR="00932964" w:rsidRPr="006D3C18" w:rsidTr="00EA73D2">
        <w:trPr>
          <w:cantSplit/>
          <w:trHeight w:hRule="exact" w:val="288"/>
        </w:trPr>
        <w:tc>
          <w:tcPr>
            <w:tcW w:w="4261" w:type="dxa"/>
            <w:shd w:val="clear" w:color="auto" w:fill="auto"/>
          </w:tcPr>
          <w:p w:rsidR="00932964" w:rsidRPr="006D3C18" w:rsidRDefault="00932964" w:rsidP="00EA73D2">
            <w:pPr>
              <w:autoSpaceDE w:val="0"/>
              <w:autoSpaceDN w:val="0"/>
              <w:adjustRightInd w:val="0"/>
              <w:spacing w:after="0" w:afterAutospacing="1"/>
              <w:rPr>
                <w:rFonts w:cs="Arial"/>
                <w:b/>
                <w:bCs/>
                <w:color w:val="000000"/>
                <w:szCs w:val="20"/>
                <w:lang w:eastAsia="en-US"/>
              </w:rPr>
            </w:pPr>
            <w:r w:rsidRPr="006D3C18">
              <w:rPr>
                <w:rFonts w:cs="Arial"/>
                <w:b/>
                <w:bCs/>
                <w:color w:val="000000"/>
                <w:szCs w:val="20"/>
                <w:lang w:eastAsia="en-US"/>
              </w:rPr>
              <w:t>Operating System</w:t>
            </w:r>
          </w:p>
        </w:tc>
        <w:tc>
          <w:tcPr>
            <w:tcW w:w="4262" w:type="dxa"/>
            <w:shd w:val="clear" w:color="auto" w:fill="auto"/>
          </w:tcPr>
          <w:p w:rsidR="00932964" w:rsidRPr="006D3C18" w:rsidRDefault="002905DA" w:rsidP="00EA73D2">
            <w:pPr>
              <w:autoSpaceDE w:val="0"/>
              <w:autoSpaceDN w:val="0"/>
              <w:adjustRightInd w:val="0"/>
              <w:spacing w:after="0" w:afterAutospacing="1"/>
              <w:rPr>
                <w:rFonts w:cs="Arial"/>
                <w:bCs/>
                <w:color w:val="000000"/>
                <w:szCs w:val="20"/>
                <w:lang w:eastAsia="en-US"/>
              </w:rPr>
            </w:pPr>
            <w:r>
              <w:rPr>
                <w:rFonts w:cs="Arial"/>
                <w:bCs/>
                <w:color w:val="000000"/>
                <w:szCs w:val="20"/>
                <w:lang w:eastAsia="en-US"/>
              </w:rPr>
              <w:t>Windows 10</w:t>
            </w:r>
          </w:p>
        </w:tc>
      </w:tr>
      <w:tr w:rsidR="00932964" w:rsidRPr="006D3C18" w:rsidTr="00EA73D2">
        <w:trPr>
          <w:cantSplit/>
          <w:trHeight w:hRule="exact" w:val="288"/>
        </w:trPr>
        <w:tc>
          <w:tcPr>
            <w:tcW w:w="4261" w:type="dxa"/>
            <w:shd w:val="clear" w:color="auto" w:fill="auto"/>
          </w:tcPr>
          <w:p w:rsidR="00932964" w:rsidRPr="006D3C18" w:rsidRDefault="00932964" w:rsidP="00EA73D2">
            <w:pPr>
              <w:autoSpaceDE w:val="0"/>
              <w:autoSpaceDN w:val="0"/>
              <w:adjustRightInd w:val="0"/>
              <w:spacing w:after="0" w:afterAutospacing="1"/>
              <w:rPr>
                <w:rFonts w:cs="Arial"/>
                <w:b/>
                <w:bCs/>
                <w:color w:val="000000"/>
                <w:szCs w:val="20"/>
                <w:lang w:eastAsia="en-US"/>
              </w:rPr>
            </w:pPr>
            <w:r w:rsidRPr="006D3C18">
              <w:rPr>
                <w:rFonts w:cs="Arial"/>
                <w:b/>
                <w:bCs/>
                <w:color w:val="000000"/>
                <w:szCs w:val="20"/>
                <w:lang w:eastAsia="en-US"/>
              </w:rPr>
              <w:t>.NET Framework</w:t>
            </w:r>
          </w:p>
        </w:tc>
        <w:tc>
          <w:tcPr>
            <w:tcW w:w="4262" w:type="dxa"/>
            <w:shd w:val="clear" w:color="auto" w:fill="auto"/>
          </w:tcPr>
          <w:p w:rsidR="00932964" w:rsidRPr="006D3C18" w:rsidRDefault="007444EB" w:rsidP="00EA73D2">
            <w:pPr>
              <w:autoSpaceDE w:val="0"/>
              <w:autoSpaceDN w:val="0"/>
              <w:adjustRightInd w:val="0"/>
              <w:spacing w:after="0" w:afterAutospacing="1"/>
              <w:rPr>
                <w:rFonts w:cs="Arial"/>
                <w:bCs/>
                <w:color w:val="000000"/>
                <w:szCs w:val="20"/>
                <w:lang w:eastAsia="en-US"/>
              </w:rPr>
            </w:pPr>
            <w:r>
              <w:rPr>
                <w:rFonts w:cs="Arial"/>
                <w:bCs/>
                <w:color w:val="000000"/>
                <w:szCs w:val="20"/>
                <w:lang w:eastAsia="en-US"/>
              </w:rPr>
              <w:t>4.5</w:t>
            </w:r>
          </w:p>
        </w:tc>
      </w:tr>
    </w:tbl>
    <w:p w:rsidR="00932964" w:rsidRPr="006D3C18" w:rsidRDefault="00932964" w:rsidP="00932964">
      <w:pPr>
        <w:rPr>
          <w:rFonts w:cs="Arial"/>
        </w:rPr>
      </w:pPr>
    </w:p>
    <w:p w:rsidR="00932964" w:rsidRPr="00D52289" w:rsidRDefault="000C01CB" w:rsidP="00AE0318">
      <w:pPr>
        <w:widowControl w:val="0"/>
        <w:autoSpaceDE w:val="0"/>
        <w:autoSpaceDN w:val="0"/>
        <w:adjustRightInd w:val="0"/>
        <w:spacing w:after="0" w:line="250" w:lineRule="auto"/>
        <w:ind w:left="851" w:right="129" w:hanging="709"/>
        <w:jc w:val="both"/>
        <w:rPr>
          <w:rFonts w:cs="Arial"/>
          <w:color w:val="000000"/>
          <w:szCs w:val="20"/>
        </w:rPr>
      </w:pPr>
      <w:r>
        <w:rPr>
          <w:rFonts w:cs="Arial"/>
        </w:rPr>
        <w:t xml:space="preserve">{Ref: </w:t>
      </w:r>
      <w:r w:rsidR="0072097B" w:rsidRPr="00E451BA">
        <w:t>GENERIC_TFD_</w:t>
      </w:r>
      <w:del w:id="810" w:author="Pham Minh Tu" w:date="2020-01-03T14:49:00Z">
        <w:r w:rsidR="0072097B" w:rsidRPr="00E451BA" w:rsidDel="00C311A1">
          <w:delText>X1x</w:delText>
        </w:r>
      </w:del>
      <w:ins w:id="811" w:author="Pham Minh Tu" w:date="2020-01-03T14:49:00Z">
        <w:r w:rsidR="00C311A1">
          <w:t>X2x</w:t>
        </w:r>
      </w:ins>
      <w:r w:rsidR="0072097B" w:rsidRPr="00E451BA">
        <w:t>_GT_INSTREQ_001</w:t>
      </w:r>
      <w:r w:rsidR="00346C44">
        <w:t xml:space="preserve">, </w:t>
      </w:r>
      <w:r w:rsidR="00346C44" w:rsidRPr="00E451BA">
        <w:t>GENERIC_TFD_</w:t>
      </w:r>
      <w:del w:id="812" w:author="Pham Minh Tu" w:date="2020-01-03T14:49:00Z">
        <w:r w:rsidR="00346C44" w:rsidRPr="00E451BA" w:rsidDel="00C311A1">
          <w:delText>X1x</w:delText>
        </w:r>
      </w:del>
      <w:ins w:id="813" w:author="Pham Minh Tu" w:date="2020-01-03T14:49:00Z">
        <w:r w:rsidR="00C311A1">
          <w:t>X2x</w:t>
        </w:r>
      </w:ins>
      <w:r w:rsidR="00346C44" w:rsidRPr="00E451BA">
        <w:t>_GT_INST_001</w:t>
      </w:r>
      <w:r w:rsidR="00AE0318">
        <w:t xml:space="preserve">,  </w:t>
      </w:r>
      <w:r w:rsidR="00AE0318" w:rsidRPr="00702CF2">
        <w:t>GENERIC_TFD_</w:t>
      </w:r>
      <w:del w:id="814" w:author="Pham Minh Tu" w:date="2020-01-03T14:49:00Z">
        <w:r w:rsidR="00AE0318" w:rsidRPr="00702CF2" w:rsidDel="00C311A1">
          <w:delText>X1x</w:delText>
        </w:r>
      </w:del>
      <w:ins w:id="815" w:author="Pham Minh Tu" w:date="2020-01-03T14:49:00Z">
        <w:r w:rsidR="00C311A1">
          <w:t>X2x</w:t>
        </w:r>
      </w:ins>
      <w:r w:rsidR="00AE0318" w:rsidRPr="00702CF2">
        <w:t>_GT_UNINST_001</w:t>
      </w:r>
      <w:r>
        <w:rPr>
          <w:rFonts w:cs="Arial"/>
        </w:rPr>
        <w:t>}</w:t>
      </w:r>
    </w:p>
    <w:p w:rsidR="00932964" w:rsidRPr="006D3C18" w:rsidRDefault="00932964" w:rsidP="00932964">
      <w:pPr>
        <w:rPr>
          <w:rFonts w:cs="Arial"/>
        </w:rPr>
      </w:pPr>
    </w:p>
    <w:p w:rsidR="00932964" w:rsidRPr="006D3C18" w:rsidRDefault="00932964" w:rsidP="00932964">
      <w:pPr>
        <w:pStyle w:val="Heading1"/>
      </w:pPr>
      <w:bookmarkStart w:id="816" w:name="_Toc29218939"/>
      <w:r w:rsidRPr="006D3C18">
        <w:lastRenderedPageBreak/>
        <w:t>Design</w:t>
      </w:r>
      <w:bookmarkEnd w:id="816"/>
    </w:p>
    <w:p w:rsidR="00932964" w:rsidRPr="006D3C18" w:rsidRDefault="00932964" w:rsidP="00932964">
      <w:pPr>
        <w:pStyle w:val="Heading2"/>
      </w:pPr>
      <w:bookmarkStart w:id="817" w:name="_Toc29218940"/>
      <w:r w:rsidRPr="006D3C18">
        <w:t>Concept</w:t>
      </w:r>
      <w:bookmarkEnd w:id="817"/>
    </w:p>
    <w:p w:rsidR="00932964" w:rsidRPr="006D3C18" w:rsidRDefault="00932964" w:rsidP="00932964">
      <w:pPr>
        <w:pStyle w:val="BodyText2"/>
        <w:overflowPunct w:val="0"/>
        <w:autoSpaceDE w:val="0"/>
        <w:autoSpaceDN w:val="0"/>
        <w:adjustRightInd w:val="0"/>
        <w:textAlignment w:val="baseline"/>
        <w:rPr>
          <w:rFonts w:cs="Arial"/>
          <w:szCs w:val="20"/>
        </w:rPr>
      </w:pPr>
      <w:r w:rsidRPr="006D3C18">
        <w:rPr>
          <w:rFonts w:cs="Arial"/>
          <w:noProof/>
          <w:szCs w:val="20"/>
          <w:lang w:eastAsia="en-US"/>
        </w:rPr>
        <mc:AlternateContent>
          <mc:Choice Requires="wps">
            <w:drawing>
              <wp:anchor distT="0" distB="0" distL="114300" distR="114300" simplePos="0" relativeHeight="251688960" behindDoc="0" locked="0" layoutInCell="1" allowOverlap="1" wp14:anchorId="5EA95F10" wp14:editId="22B0DB3B">
                <wp:simplePos x="0" y="0"/>
                <wp:positionH relativeFrom="column">
                  <wp:posOffset>3853180</wp:posOffset>
                </wp:positionH>
                <wp:positionV relativeFrom="paragraph">
                  <wp:posOffset>1767205</wp:posOffset>
                </wp:positionV>
                <wp:extent cx="893445" cy="290830"/>
                <wp:effectExtent l="0" t="0" r="1905" b="13970"/>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344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Pr="009A57F8" w:rsidRDefault="00AB2DBD" w:rsidP="00932964">
                            <w:pPr>
                              <w:spacing w:line="288" w:lineRule="auto"/>
                              <w:jc w:val="center"/>
                              <w:rPr>
                                <w:rFonts w:cs="Arial"/>
                                <w:sz w:val="18"/>
                                <w:szCs w:val="18"/>
                              </w:rPr>
                            </w:pPr>
                            <w:r>
                              <w:rPr>
                                <w:rFonts w:cs="Arial"/>
                                <w:b/>
                                <w:bCs/>
                                <w:sz w:val="18"/>
                                <w:szCs w:val="18"/>
                              </w:rPr>
                              <w:t>Runtime Configuration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95F10" id="Rectangle 153" o:spid="_x0000_s1045" style="position:absolute;margin-left:303.4pt;margin-top:139.15pt;width:70.35pt;height:22.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" filled="f" stroked="f">
                <v:textbox inset="0,0,0,0">
                  <w:txbxContent>
                    <w:p w:rsidR="00AB2DBD" w:rsidRPr="009A57F8" w:rsidRDefault="00AB2DBD" w:rsidP="00932964">
                      <w:pPr>
                        <w:spacing w:line="288" w:lineRule="auto"/>
                        <w:jc w:val="center"/>
                        <w:rPr>
                          <w:rFonts w:cs="Arial"/>
                          <w:sz w:val="18"/>
                          <w:szCs w:val="18"/>
                        </w:rPr>
                      </w:pPr>
                      <w:r>
                        <w:rPr>
                          <w:rFonts w:cs="Arial"/>
                          <w:b/>
                          <w:bCs/>
                          <w:sz w:val="18"/>
                          <w:szCs w:val="18"/>
                        </w:rPr>
                        <w:t>Runtime Configuration</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493376" behindDoc="0" locked="0" layoutInCell="1" allowOverlap="1" wp14:anchorId="75D727EB" wp14:editId="5A235922">
                <wp:simplePos x="0" y="0"/>
                <wp:positionH relativeFrom="column">
                  <wp:posOffset>1041400</wp:posOffset>
                </wp:positionH>
                <wp:positionV relativeFrom="paragraph">
                  <wp:posOffset>1958975</wp:posOffset>
                </wp:positionV>
                <wp:extent cx="1212850" cy="476250"/>
                <wp:effectExtent l="12700" t="54610" r="22225" b="12065"/>
                <wp:wrapNone/>
                <wp:docPr id="151" name="Elbow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12850" cy="476250"/>
                        </a:xfrm>
                        <a:prstGeom prst="bentConnector3">
                          <a:avLst>
                            <a:gd name="adj1" fmla="val 36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3F19F5" id="Elbow Connector 151" o:spid="_x0000_s1026" type="#_x0000_t34" style="position:absolute;margin-left:82pt;margin-top:154.25pt;width:95.5pt;height:37.5pt;flip:y;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" adj="79">
                <v:stroke endarrow="block"/>
              </v:shape>
            </w:pict>
          </mc:Fallback>
        </mc:AlternateContent>
      </w:r>
      <w:r w:rsidRPr="006D3C18">
        <w:rPr>
          <w:rFonts w:cs="Arial"/>
          <w:noProof/>
          <w:szCs w:val="20"/>
          <w:lang w:eastAsia="en-US"/>
        </w:rPr>
        <mc:AlternateContent>
          <mc:Choice Requires="wps">
            <w:drawing>
              <wp:anchor distT="0" distB="0" distL="114300" distR="114300" simplePos="0" relativeHeight="251608064" behindDoc="0" locked="0" layoutInCell="1" allowOverlap="1" wp14:anchorId="191F4372" wp14:editId="5F6B3AF0">
                <wp:simplePos x="0" y="0"/>
                <wp:positionH relativeFrom="column">
                  <wp:posOffset>2304415</wp:posOffset>
                </wp:positionH>
                <wp:positionV relativeFrom="paragraph">
                  <wp:posOffset>1833880</wp:posOffset>
                </wp:positionV>
                <wp:extent cx="737235" cy="290830"/>
                <wp:effectExtent l="0" t="0" r="5715" b="1397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2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Default="00AB2DBD" w:rsidP="00932964">
                            <w:pPr>
                              <w:jc w:val="center"/>
                              <w:rPr>
                                <w:rFonts w:cs="Arial"/>
                                <w:szCs w:val="20"/>
                              </w:rPr>
                            </w:pPr>
                            <w:r>
                              <w:rPr>
                                <w:rFonts w:cs="Arial"/>
                                <w:b/>
                                <w:bCs/>
                                <w:szCs w:val="20"/>
                              </w:rPr>
                              <w:t>Command Line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1F4372" id="Rectangle 150" o:spid="_x0000_s1046" style="position:absolute;margin-left:181.45pt;margin-top:144.4pt;width:58.05pt;height:22.9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" filled="f" stroked="f">
                <v:textbox inset="0,0,0,0">
                  <w:txbxContent>
                    <w:p w:rsidR="00AB2DBD" w:rsidRDefault="00AB2DBD" w:rsidP="00932964">
                      <w:pPr>
                        <w:jc w:val="center"/>
                        <w:rPr>
                          <w:rFonts w:cs="Arial"/>
                          <w:szCs w:val="20"/>
                        </w:rPr>
                      </w:pPr>
                      <w:r>
                        <w:rPr>
                          <w:rFonts w:cs="Arial"/>
                          <w:b/>
                          <w:bCs/>
                          <w:szCs w:val="20"/>
                        </w:rPr>
                        <w:t>Command Line</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701248" behindDoc="0" locked="0" layoutInCell="1" allowOverlap="1" wp14:anchorId="2FC0F0D1" wp14:editId="17E33D6C">
                <wp:simplePos x="0" y="0"/>
                <wp:positionH relativeFrom="column">
                  <wp:posOffset>3940810</wp:posOffset>
                </wp:positionH>
                <wp:positionV relativeFrom="paragraph">
                  <wp:posOffset>2752090</wp:posOffset>
                </wp:positionV>
                <wp:extent cx="737235" cy="290830"/>
                <wp:effectExtent l="0" t="0" r="5715" b="1397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2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Default="00AB2DBD" w:rsidP="00932964">
                            <w:pPr>
                              <w:jc w:val="center"/>
                              <w:rPr>
                                <w:rFonts w:cs="Arial"/>
                                <w:szCs w:val="20"/>
                              </w:rPr>
                            </w:pPr>
                            <w:r>
                              <w:rPr>
                                <w:rFonts w:cs="Arial"/>
                                <w:b/>
                                <w:bCs/>
                                <w:szCs w:val="20"/>
                              </w:rPr>
                              <w:t>CDF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0F0D1" id="Rectangle 148" o:spid="_x0000_s1047" style="position:absolute;margin-left:310.3pt;margin-top:216.7pt;width:58.05pt;height:22.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" filled="f" stroked="f">
                <v:textbox inset="0,0,0,0">
                  <w:txbxContent>
                    <w:p w:rsidR="00AB2DBD" w:rsidRDefault="00AB2DBD" w:rsidP="00932964">
                      <w:pPr>
                        <w:jc w:val="center"/>
                        <w:rPr>
                          <w:rFonts w:cs="Arial"/>
                          <w:szCs w:val="20"/>
                        </w:rPr>
                      </w:pPr>
                      <w:r>
                        <w:rPr>
                          <w:rFonts w:cs="Arial"/>
                          <w:b/>
                          <w:bCs/>
                          <w:szCs w:val="20"/>
                        </w:rPr>
                        <w:t>CDF Data</w:t>
                      </w:r>
                    </w:p>
                  </w:txbxContent>
                </v:textbox>
              </v:rect>
            </w:pict>
          </mc:Fallback>
        </mc:AlternateContent>
      </w:r>
      <w:r w:rsidRPr="006D3C18">
        <w:rPr>
          <w:rFonts w:cs="Arial"/>
          <w:noProof/>
          <w:szCs w:val="20"/>
          <w:lang w:eastAsia="en-US"/>
        </w:rPr>
        <mc:AlternateContent>
          <mc:Choice Requires="wpg">
            <w:drawing>
              <wp:anchor distT="0" distB="0" distL="114300" distR="114300" simplePos="0" relativeHeight="251717632" behindDoc="0" locked="0" layoutInCell="1" allowOverlap="1" wp14:anchorId="03B81442" wp14:editId="47EDC80C">
                <wp:simplePos x="0" y="0"/>
                <wp:positionH relativeFrom="column">
                  <wp:posOffset>656590</wp:posOffset>
                </wp:positionH>
                <wp:positionV relativeFrom="paragraph">
                  <wp:posOffset>2439035</wp:posOffset>
                </wp:positionV>
                <wp:extent cx="775970" cy="748665"/>
                <wp:effectExtent l="8890" t="10795" r="15240" b="12065"/>
                <wp:wrapNone/>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70" cy="748665"/>
                          <a:chOff x="4461" y="4620"/>
                          <a:chExt cx="1222" cy="1179"/>
                        </a:xfrm>
                      </wpg:grpSpPr>
                      <wps:wsp>
                        <wps:cNvPr id="146" name="Freeform 149"/>
                        <wps:cNvSpPr>
                          <a:spLocks/>
                        </wps:cNvSpPr>
                        <wps:spPr bwMode="auto">
                          <a:xfrm>
                            <a:off x="4461" y="4620"/>
                            <a:ext cx="1222" cy="1179"/>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wps:wsp>
                        <wps:cNvPr id="147" name="Rectangle 150"/>
                        <wps:cNvSpPr>
                          <a:spLocks noChangeArrowheads="1"/>
                        </wps:cNvSpPr>
                        <wps:spPr bwMode="auto">
                          <a:xfrm>
                            <a:off x="4504" y="5104"/>
                            <a:ext cx="116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Default="00AB2DBD" w:rsidP="00932964">
                              <w:pPr>
                                <w:jc w:val="center"/>
                                <w:rPr>
                                  <w:rFonts w:cs="Arial"/>
                                  <w:szCs w:val="20"/>
                                </w:rPr>
                              </w:pPr>
                              <w:r>
                                <w:rPr>
                                  <w:rFonts w:cs="Arial"/>
                                  <w:b/>
                                  <w:bCs/>
                                  <w:szCs w:val="20"/>
                                </w:rPr>
                                <w:t>Main Enty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B81442" id="Group 145" o:spid="_x0000_s1048" style="position:absolute;margin-left:51.7pt;margin-top:192.05pt;width:61.1pt;height:58.95pt;z-index:251717632" coordorigin="4461,4620" coordsize="1222,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">
                <v:shape id="Freeform 149" o:spid="_x0000_s1049" style="position:absolute;left:4461;top:4620;width:1222;height:1179;visibility:visible;mso-wrap-style:square;v-text-anchor:top" coordsize="1301,1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728851,374650;723809,310515;710363,249555;683473,191770;648178,137160;605041,91440;556863,54610;500280,24130;440896,6350;379272,0;317647,3175;258263,15240;198880,39370;147899,73025;99720,115570;61625,164465;32493,219075;10644,280035;0,344170;0,407670;10644,468630;32493,529590;61625,584200;99720,636270;147899,675640;198880,709295;258263,733425;317647,748665;379272,748665;440896,742315;500280,724535;556863,694055;605041,657225;648178,611505;683473,556895;710363,499110;723809,438150;728851,374650" o:connectangles="0,0,0,0,0,0,0,0,0,0,0,0,0,0,0,0,0,0,0,0,0,0,0,0,0,0,0,0,0,0,0,0,0,0,0,0,0,0"/>
                </v:shape>
                <v:rect id="_x0000_s1050" style="position:absolute;left:4504;top:5104;width:116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rsidR="00AB2DBD" w:rsidRDefault="00AB2DBD" w:rsidP="00932964">
                        <w:pPr>
                          <w:jc w:val="center"/>
                          <w:rPr>
                            <w:rFonts w:cs="Arial"/>
                            <w:szCs w:val="20"/>
                          </w:rPr>
                        </w:pPr>
                        <w:r>
                          <w:rPr>
                            <w:rFonts w:cs="Arial"/>
                            <w:b/>
                            <w:bCs/>
                            <w:szCs w:val="20"/>
                          </w:rPr>
                          <w:t>Main Enty</w:t>
                        </w:r>
                      </w:p>
                    </w:txbxContent>
                  </v:textbox>
                </v:rect>
              </v:group>
            </w:pict>
          </mc:Fallback>
        </mc:AlternateContent>
      </w:r>
      <w:r w:rsidRPr="006D3C18">
        <w:rPr>
          <w:rFonts w:cs="Arial"/>
          <w:noProof/>
          <w:szCs w:val="20"/>
          <w:lang w:eastAsia="en-US"/>
        </w:rPr>
        <mc:AlternateContent>
          <mc:Choice Requires="wps">
            <w:drawing>
              <wp:anchor distT="0" distB="0" distL="114300" distR="114300" simplePos="0" relativeHeight="251618304" behindDoc="0" locked="0" layoutInCell="1" allowOverlap="1" wp14:anchorId="08204450" wp14:editId="58E95D45">
                <wp:simplePos x="0" y="0"/>
                <wp:positionH relativeFrom="column">
                  <wp:posOffset>2265680</wp:posOffset>
                </wp:positionH>
                <wp:positionV relativeFrom="paragraph">
                  <wp:posOffset>2435225</wp:posOffset>
                </wp:positionV>
                <wp:extent cx="775970" cy="748665"/>
                <wp:effectExtent l="8255" t="16510" r="15875" b="6350"/>
                <wp:wrapNone/>
                <wp:docPr id="144"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B46465" id="Freeform 144" o:spid="_x0000_s1026" style="position:absolute;margin-left:178.4pt;margin-top:191.75pt;width:61.1pt;height:58.9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Pr="006D3C18">
        <w:rPr>
          <w:rFonts w:cs="Arial"/>
          <w:noProof/>
          <w:szCs w:val="20"/>
          <w:lang w:eastAsia="en-US"/>
        </w:rPr>
        <mc:AlternateContent>
          <mc:Choice Requires="wps">
            <w:drawing>
              <wp:anchor distT="0" distB="0" distL="114300" distR="114300" simplePos="0" relativeHeight="251489280" behindDoc="0" locked="0" layoutInCell="1" allowOverlap="1" wp14:anchorId="0BAC005A" wp14:editId="60963FD4">
                <wp:simplePos x="0" y="0"/>
                <wp:positionH relativeFrom="column">
                  <wp:posOffset>279400</wp:posOffset>
                </wp:positionH>
                <wp:positionV relativeFrom="paragraph">
                  <wp:posOffset>339090</wp:posOffset>
                </wp:positionV>
                <wp:extent cx="1463040" cy="5598160"/>
                <wp:effectExtent l="12700" t="6350" r="10160" b="5715"/>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5598160"/>
                        </a:xfrm>
                        <a:prstGeom prst="rect">
                          <a:avLst/>
                        </a:prstGeom>
                        <a:solidFill>
                          <a:srgbClr val="FFFFFF"/>
                        </a:solidFill>
                        <a:ln w="9525">
                          <a:solidFill>
                            <a:srgbClr val="000000"/>
                          </a:solidFill>
                          <a:prstDash val="dashDot"/>
                          <a:miter lim="800000"/>
                          <a:headEnd/>
                          <a:tailEnd/>
                        </a:ln>
                      </wps:spPr>
                      <wps:txbx>
                        <w:txbxContent>
                          <w:p w:rsidR="00AB2DBD" w:rsidRDefault="00AB2DBD" w:rsidP="00932964">
                            <w:pPr>
                              <w:spacing w:before="60" w:after="0"/>
                              <w:jc w:val="center"/>
                            </w:pPr>
                            <w:r>
                              <w:t>Presentation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C005A" id="Rectangle 143" o:spid="_x0000_s1051" style="position:absolute;margin-left:22pt;margin-top:26.7pt;width:115.2pt;height:440.8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">
                <v:stroke dashstyle="dashDot"/>
                <v:textbox>
                  <w:txbxContent>
                    <w:p w:rsidR="00AB2DBD" w:rsidRDefault="00AB2DBD" w:rsidP="00932964">
                      <w:pPr>
                        <w:spacing w:before="60" w:after="0"/>
                        <w:jc w:val="center"/>
                      </w:pPr>
                      <w:r>
                        <w:t>Presentation Layer</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680768" behindDoc="0" locked="0" layoutInCell="1" allowOverlap="1" wp14:anchorId="7F1B9EA0" wp14:editId="61A14E91">
                <wp:simplePos x="0" y="0"/>
                <wp:positionH relativeFrom="column">
                  <wp:posOffset>3601720</wp:posOffset>
                </wp:positionH>
                <wp:positionV relativeFrom="paragraph">
                  <wp:posOffset>339090</wp:posOffset>
                </wp:positionV>
                <wp:extent cx="1463040" cy="5598160"/>
                <wp:effectExtent l="10795" t="6350" r="12065" b="5715"/>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5598160"/>
                        </a:xfrm>
                        <a:prstGeom prst="rect">
                          <a:avLst/>
                        </a:prstGeom>
                        <a:solidFill>
                          <a:srgbClr val="FFFFFF"/>
                        </a:solidFill>
                        <a:ln w="9525">
                          <a:solidFill>
                            <a:srgbClr val="000000"/>
                          </a:solidFill>
                          <a:prstDash val="dashDot"/>
                          <a:miter lim="800000"/>
                          <a:headEnd/>
                          <a:tailEnd/>
                        </a:ln>
                      </wps:spPr>
                      <wps:txbx>
                        <w:txbxContent>
                          <w:p w:rsidR="00AB2DBD" w:rsidRDefault="00AB2DBD" w:rsidP="00932964">
                            <w:pPr>
                              <w:spacing w:before="60" w:after="0"/>
                              <w:jc w:val="center"/>
                            </w:pPr>
                            <w:r>
                              <w:t>Data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B9EA0" id="Rectangle 142" o:spid="_x0000_s1052" style="position:absolute;margin-left:283.6pt;margin-top:26.7pt;width:115.2pt;height:44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">
                <v:stroke dashstyle="dashDot"/>
                <v:textbox>
                  <w:txbxContent>
                    <w:p w:rsidR="00AB2DBD" w:rsidRDefault="00AB2DBD" w:rsidP="00932964">
                      <w:pPr>
                        <w:spacing w:before="60" w:after="0"/>
                        <w:jc w:val="center"/>
                      </w:pPr>
                      <w:r>
                        <w:t>Data Layer</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485184" behindDoc="0" locked="0" layoutInCell="1" allowOverlap="1" wp14:anchorId="045006FE" wp14:editId="0D28EA7C">
                <wp:simplePos x="0" y="0"/>
                <wp:positionH relativeFrom="column">
                  <wp:posOffset>1932940</wp:posOffset>
                </wp:positionH>
                <wp:positionV relativeFrom="paragraph">
                  <wp:posOffset>339090</wp:posOffset>
                </wp:positionV>
                <wp:extent cx="1463040" cy="5598160"/>
                <wp:effectExtent l="8890" t="6350" r="13970" b="5715"/>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3040" cy="5598160"/>
                        </a:xfrm>
                        <a:prstGeom prst="rect">
                          <a:avLst/>
                        </a:prstGeom>
                        <a:solidFill>
                          <a:srgbClr val="FFFFFF"/>
                        </a:solidFill>
                        <a:ln w="9525">
                          <a:solidFill>
                            <a:srgbClr val="000000"/>
                          </a:solidFill>
                          <a:prstDash val="dashDot"/>
                          <a:miter lim="800000"/>
                          <a:headEnd/>
                          <a:tailEnd/>
                        </a:ln>
                      </wps:spPr>
                      <wps:txbx>
                        <w:txbxContent>
                          <w:p w:rsidR="00AB2DBD" w:rsidRDefault="00AB2DBD" w:rsidP="00932964">
                            <w:pPr>
                              <w:spacing w:before="60" w:after="0"/>
                              <w:jc w:val="center"/>
                            </w:pPr>
                            <w:r>
                              <w:t>Business 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006FE" id="Rectangle 141" o:spid="_x0000_s1053" style="position:absolute;margin-left:152.2pt;margin-top:26.7pt;width:115.2pt;height:440.8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">
                <v:stroke dashstyle="dashDot"/>
                <v:textbox>
                  <w:txbxContent>
                    <w:p w:rsidR="00AB2DBD" w:rsidRDefault="00AB2DBD" w:rsidP="00932964">
                      <w:pPr>
                        <w:spacing w:before="60" w:after="0"/>
                        <w:jc w:val="center"/>
                      </w:pPr>
                      <w:r>
                        <w:t>Business Layer</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626496" behindDoc="0" locked="0" layoutInCell="1" allowOverlap="1" wp14:anchorId="75B850F7" wp14:editId="3B06FD3B">
                <wp:simplePos x="0" y="0"/>
                <wp:positionH relativeFrom="column">
                  <wp:posOffset>2292985</wp:posOffset>
                </wp:positionH>
                <wp:positionV relativeFrom="paragraph">
                  <wp:posOffset>2742565</wp:posOffset>
                </wp:positionV>
                <wp:extent cx="737235" cy="290830"/>
                <wp:effectExtent l="0" t="0" r="5715" b="1397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2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Default="00AB2DBD" w:rsidP="00932964">
                            <w:pPr>
                              <w:jc w:val="center"/>
                              <w:rPr>
                                <w:rFonts w:cs="Arial"/>
                                <w:szCs w:val="20"/>
                              </w:rPr>
                            </w:pPr>
                            <w:r>
                              <w:rPr>
                                <w:rFonts w:cs="Arial"/>
                                <w:b/>
                                <w:bCs/>
                                <w:szCs w:val="20"/>
                              </w:rPr>
                              <w:t>Parser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B850F7" id="Rectangle 140" o:spid="_x0000_s1054" style="position:absolute;margin-left:180.55pt;margin-top:215.95pt;width:58.05pt;height:22.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" filled="f" stroked="f">
                <v:textbox inset="0,0,0,0">
                  <w:txbxContent>
                    <w:p w:rsidR="00AB2DBD" w:rsidRDefault="00AB2DBD" w:rsidP="00932964">
                      <w:pPr>
                        <w:jc w:val="center"/>
                        <w:rPr>
                          <w:rFonts w:cs="Arial"/>
                          <w:szCs w:val="20"/>
                        </w:rPr>
                      </w:pPr>
                      <w:r>
                        <w:rPr>
                          <w:rFonts w:cs="Arial"/>
                          <w:b/>
                          <w:bCs/>
                          <w:szCs w:val="20"/>
                        </w:rPr>
                        <w:t>Parser</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750400" behindDoc="0" locked="0" layoutInCell="1" allowOverlap="1" wp14:anchorId="162D90AF" wp14:editId="6D1451A7">
                <wp:simplePos x="0" y="0"/>
                <wp:positionH relativeFrom="column">
                  <wp:posOffset>3091180</wp:posOffset>
                </wp:positionH>
                <wp:positionV relativeFrom="paragraph">
                  <wp:posOffset>2863850</wp:posOffset>
                </wp:positionV>
                <wp:extent cx="762000" cy="819150"/>
                <wp:effectExtent l="52705" t="6985" r="13970" b="50165"/>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0" cy="819150"/>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047FB" id="Straight Arrow Connector 139" o:spid="_x0000_s1026" type="#_x0000_t32" style="position:absolute;margin-left:243.4pt;margin-top:225.5pt;width:60pt;height:64.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">
                <v:stroke dashstyle="dashDot" startarrow="block"/>
              </v:shape>
            </w:pict>
          </mc:Fallback>
        </mc:AlternateContent>
      </w:r>
      <w:r w:rsidRPr="006D3C18">
        <w:rPr>
          <w:rFonts w:cs="Arial"/>
          <w:noProof/>
          <w:szCs w:val="20"/>
          <w:lang w:eastAsia="en-US"/>
        </w:rPr>
        <mc:AlternateContent>
          <mc:Choice Requires="wps">
            <w:drawing>
              <wp:anchor distT="0" distB="0" distL="114300" distR="114300" simplePos="0" relativeHeight="251738112" behindDoc="0" locked="0" layoutInCell="1" allowOverlap="1" wp14:anchorId="3F8D69D5" wp14:editId="2F21D517">
                <wp:simplePos x="0" y="0"/>
                <wp:positionH relativeFrom="column">
                  <wp:posOffset>3091180</wp:posOffset>
                </wp:positionH>
                <wp:positionV relativeFrom="paragraph">
                  <wp:posOffset>2807335</wp:posOffset>
                </wp:positionV>
                <wp:extent cx="777240" cy="0"/>
                <wp:effectExtent l="5080" t="55245" r="17780" b="5905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3DA480" id="Straight Arrow Connector 138" o:spid="_x0000_s1026" type="#_x0000_t32" style="position:absolute;margin-left:243.4pt;margin-top:221.05pt;width:61.2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">
                <v:stroke dashstyle="dashDot" endarrow="block"/>
              </v:shape>
            </w:pict>
          </mc:Fallback>
        </mc:AlternateContent>
      </w:r>
      <w:r w:rsidRPr="006D3C18">
        <w:rPr>
          <w:rFonts w:cs="Arial"/>
          <w:noProof/>
          <w:szCs w:val="20"/>
          <w:lang w:eastAsia="en-US"/>
        </w:rPr>
        <mc:AlternateContent>
          <mc:Choice Requires="wps">
            <w:drawing>
              <wp:anchor distT="0" distB="0" distL="114300" distR="114300" simplePos="0" relativeHeight="251774976" behindDoc="0" locked="0" layoutInCell="1" allowOverlap="1" wp14:anchorId="3FF89C7C" wp14:editId="3F9825AD">
                <wp:simplePos x="0" y="0"/>
                <wp:positionH relativeFrom="column">
                  <wp:posOffset>951230</wp:posOffset>
                </wp:positionH>
                <wp:positionV relativeFrom="paragraph">
                  <wp:posOffset>3277870</wp:posOffset>
                </wp:positionV>
                <wp:extent cx="1352550" cy="1171575"/>
                <wp:effectExtent l="12700" t="6985" r="53975" b="12065"/>
                <wp:wrapNone/>
                <wp:docPr id="137" name="Elb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352550" cy="1171575"/>
                        </a:xfrm>
                        <a:prstGeom prst="bentConnector3">
                          <a:avLst>
                            <a:gd name="adj1" fmla="val 10004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CF830C" id="Elbow Connector 137" o:spid="_x0000_s1026" type="#_x0000_t34" style="position:absolute;margin-left:74.9pt;margin-top:258.1pt;width:106.5pt;height:92.25pt;rotation:90;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" adj="21610">
                <v:stroke endarrow="block"/>
              </v:shape>
            </w:pict>
          </mc:Fallback>
        </mc:AlternateContent>
      </w:r>
      <w:r w:rsidRPr="006D3C18">
        <w:rPr>
          <w:rFonts w:cs="Arial"/>
          <w:noProof/>
          <w:szCs w:val="20"/>
          <w:lang w:eastAsia="en-US"/>
        </w:rPr>
        <mc:AlternateContent>
          <mc:Choice Requires="wps">
            <w:drawing>
              <wp:anchor distT="0" distB="0" distL="114300" distR="114300" simplePos="0" relativeHeight="251766784" behindDoc="0" locked="0" layoutInCell="1" allowOverlap="1" wp14:anchorId="4AEA3583" wp14:editId="1613D05D">
                <wp:simplePos x="0" y="0"/>
                <wp:positionH relativeFrom="column">
                  <wp:posOffset>1041400</wp:posOffset>
                </wp:positionH>
                <wp:positionV relativeFrom="paragraph">
                  <wp:posOffset>3187700</wp:posOffset>
                </wp:positionV>
                <wp:extent cx="1171575" cy="495300"/>
                <wp:effectExtent l="12700" t="6985" r="15875" b="59690"/>
                <wp:wrapNone/>
                <wp:docPr id="136" name="Elb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1575" cy="495300"/>
                        </a:xfrm>
                        <a:prstGeom prst="bentConnector3">
                          <a:avLst>
                            <a:gd name="adj1" fmla="val 38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EBD6BA" id="Elbow Connector 136" o:spid="_x0000_s1026" type="#_x0000_t34" style="position:absolute;margin-left:82pt;margin-top:251pt;width:92.25pt;height:3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" adj="82">
                <v:stroke endarrow="block"/>
              </v:shape>
            </w:pict>
          </mc:Fallback>
        </mc:AlternateContent>
      </w:r>
      <w:r w:rsidRPr="006D3C18">
        <w:rPr>
          <w:rFonts w:cs="Arial"/>
          <w:noProof/>
          <w:szCs w:val="20"/>
          <w:lang w:eastAsia="en-US"/>
        </w:rPr>
        <mc:AlternateContent>
          <mc:Choice Requires="wps">
            <w:drawing>
              <wp:anchor distT="0" distB="0" distL="114300" distR="114300" simplePos="0" relativeHeight="251630592" behindDoc="0" locked="0" layoutInCell="1" allowOverlap="1" wp14:anchorId="112D373C" wp14:editId="0EACBC29">
                <wp:simplePos x="0" y="0"/>
                <wp:positionH relativeFrom="column">
                  <wp:posOffset>2265680</wp:posOffset>
                </wp:positionH>
                <wp:positionV relativeFrom="paragraph">
                  <wp:posOffset>3302000</wp:posOffset>
                </wp:positionV>
                <wp:extent cx="775970" cy="748665"/>
                <wp:effectExtent l="8255" t="16510" r="15875" b="6350"/>
                <wp:wrapNone/>
                <wp:docPr id="135"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39D8E" id="Freeform 135" o:spid="_x0000_s1026" style="position:absolute;margin-left:178.4pt;margin-top:260pt;width:61.1pt;height:58.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Pr="006D3C18">
        <w:rPr>
          <w:rFonts w:cs="Arial"/>
          <w:noProof/>
          <w:szCs w:val="20"/>
          <w:lang w:eastAsia="en-US"/>
        </w:rPr>
        <mc:AlternateContent>
          <mc:Choice Requires="wps">
            <w:drawing>
              <wp:anchor distT="0" distB="0" distL="114300" distR="114300" simplePos="0" relativeHeight="251639808" behindDoc="0" locked="0" layoutInCell="1" allowOverlap="1" wp14:anchorId="13BB2FB0" wp14:editId="0F212EA9">
                <wp:simplePos x="0" y="0"/>
                <wp:positionH relativeFrom="column">
                  <wp:posOffset>2292985</wp:posOffset>
                </wp:positionH>
                <wp:positionV relativeFrom="paragraph">
                  <wp:posOffset>3609340</wp:posOffset>
                </wp:positionV>
                <wp:extent cx="737235" cy="290830"/>
                <wp:effectExtent l="0" t="0" r="5715" b="13970"/>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2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Default="00AB2DBD" w:rsidP="00932964">
                            <w:pPr>
                              <w:jc w:val="center"/>
                              <w:rPr>
                                <w:rFonts w:cs="Arial"/>
                                <w:szCs w:val="20"/>
                              </w:rPr>
                            </w:pPr>
                            <w:r>
                              <w:rPr>
                                <w:rFonts w:cs="Arial"/>
                                <w:b/>
                                <w:bCs/>
                                <w:szCs w:val="20"/>
                              </w:rPr>
                              <w:t>Validation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B2FB0" id="Rectangle 134" o:spid="_x0000_s1055" style="position:absolute;margin-left:180.55pt;margin-top:284.2pt;width:58.05pt;height:22.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" filled="f" stroked="f">
                <v:textbox inset="0,0,0,0">
                  <w:txbxContent>
                    <w:p w:rsidR="00AB2DBD" w:rsidRDefault="00AB2DBD" w:rsidP="00932964">
                      <w:pPr>
                        <w:jc w:val="center"/>
                        <w:rPr>
                          <w:rFonts w:cs="Arial"/>
                          <w:szCs w:val="20"/>
                        </w:rPr>
                      </w:pPr>
                      <w:r>
                        <w:rPr>
                          <w:rFonts w:cs="Arial"/>
                          <w:b/>
                          <w:bCs/>
                          <w:szCs w:val="20"/>
                        </w:rPr>
                        <w:t>Validation</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648000" behindDoc="0" locked="0" layoutInCell="1" allowOverlap="1" wp14:anchorId="0707B3F5" wp14:editId="4D8F7813">
                <wp:simplePos x="0" y="0"/>
                <wp:positionH relativeFrom="column">
                  <wp:posOffset>2254250</wp:posOffset>
                </wp:positionH>
                <wp:positionV relativeFrom="paragraph">
                  <wp:posOffset>4163060</wp:posOffset>
                </wp:positionV>
                <wp:extent cx="775970" cy="748665"/>
                <wp:effectExtent l="6350" t="10795" r="17780" b="12065"/>
                <wp:wrapNone/>
                <wp:docPr id="133"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884E0" id="Freeform 133" o:spid="_x0000_s1026" style="position:absolute;margin-left:177.5pt;margin-top:327.8pt;width:61.1pt;height:58.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Pr="006D3C18">
        <w:rPr>
          <w:rFonts w:cs="Arial"/>
          <w:noProof/>
          <w:szCs w:val="20"/>
          <w:lang w:eastAsia="en-US"/>
        </w:rPr>
        <mc:AlternateContent>
          <mc:Choice Requires="wps">
            <w:drawing>
              <wp:anchor distT="0" distB="0" distL="114300" distR="114300" simplePos="0" relativeHeight="251713536" behindDoc="0" locked="0" layoutInCell="1" allowOverlap="1" wp14:anchorId="13FE41FA" wp14:editId="1C35DBD4">
                <wp:simplePos x="0" y="0"/>
                <wp:positionH relativeFrom="column">
                  <wp:posOffset>3940810</wp:posOffset>
                </wp:positionH>
                <wp:positionV relativeFrom="paragraph">
                  <wp:posOffset>4491355</wp:posOffset>
                </wp:positionV>
                <wp:extent cx="737235" cy="290830"/>
                <wp:effectExtent l="0" t="0" r="5715" b="1397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2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Pr="00C863E1" w:rsidRDefault="00AB2DBD" w:rsidP="00932964">
                            <w:pPr>
                              <w:spacing w:line="288" w:lineRule="auto"/>
                              <w:jc w:val="center"/>
                              <w:rPr>
                                <w:rFonts w:cs="Arial"/>
                                <w:sz w:val="18"/>
                                <w:szCs w:val="18"/>
                              </w:rPr>
                            </w:pPr>
                            <w:r w:rsidRPr="00C863E1">
                              <w:rPr>
                                <w:rFonts w:cs="Arial"/>
                                <w:b/>
                                <w:bCs/>
                                <w:sz w:val="18"/>
                                <w:szCs w:val="18"/>
                              </w:rPr>
                              <w:t>Intermediate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FE41FA" id="Rectangle 132" o:spid="_x0000_s1056" style="position:absolute;margin-left:310.3pt;margin-top:353.65pt;width:58.05pt;height:22.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" filled="f" stroked="f">
                <v:textbox inset="0,0,0,0">
                  <w:txbxContent>
                    <w:p w:rsidR="00AB2DBD" w:rsidRPr="00C863E1" w:rsidRDefault="00AB2DBD" w:rsidP="00932964">
                      <w:pPr>
                        <w:spacing w:line="288" w:lineRule="auto"/>
                        <w:jc w:val="center"/>
                        <w:rPr>
                          <w:rFonts w:cs="Arial"/>
                          <w:sz w:val="18"/>
                          <w:szCs w:val="18"/>
                        </w:rPr>
                      </w:pPr>
                      <w:r w:rsidRPr="00C863E1">
                        <w:rPr>
                          <w:rFonts w:cs="Arial"/>
                          <w:b/>
                          <w:bCs/>
                          <w:sz w:val="18"/>
                          <w:szCs w:val="18"/>
                        </w:rPr>
                        <w:t>Intermediate Data</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660288" behindDoc="0" locked="0" layoutInCell="1" allowOverlap="1" wp14:anchorId="593F1CD8" wp14:editId="65427996">
                <wp:simplePos x="0" y="0"/>
                <wp:positionH relativeFrom="column">
                  <wp:posOffset>2281555</wp:posOffset>
                </wp:positionH>
                <wp:positionV relativeFrom="paragraph">
                  <wp:posOffset>4470400</wp:posOffset>
                </wp:positionV>
                <wp:extent cx="737235" cy="290830"/>
                <wp:effectExtent l="0" t="0" r="5715" b="13970"/>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2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Pr="009A57F8" w:rsidRDefault="00AB2DBD" w:rsidP="00932964">
                            <w:pPr>
                              <w:jc w:val="center"/>
                              <w:rPr>
                                <w:rFonts w:cs="Arial"/>
                                <w:sz w:val="18"/>
                                <w:szCs w:val="18"/>
                              </w:rPr>
                            </w:pPr>
                            <w:r w:rsidRPr="009A57F8">
                              <w:rPr>
                                <w:rFonts w:cs="Arial"/>
                                <w:b/>
                                <w:bCs/>
                                <w:sz w:val="18"/>
                                <w:szCs w:val="18"/>
                              </w:rPr>
                              <w:t>Intermediate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F1CD8" id="Rectangle 131" o:spid="_x0000_s1057" style="position:absolute;margin-left:179.65pt;margin-top:352pt;width:58.05pt;height:22.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" filled="f" stroked="f">
                <v:textbox inset="0,0,0,0">
                  <w:txbxContent>
                    <w:p w:rsidR="00AB2DBD" w:rsidRPr="009A57F8" w:rsidRDefault="00AB2DBD" w:rsidP="00932964">
                      <w:pPr>
                        <w:jc w:val="center"/>
                        <w:rPr>
                          <w:rFonts w:cs="Arial"/>
                          <w:sz w:val="18"/>
                          <w:szCs w:val="18"/>
                        </w:rPr>
                      </w:pPr>
                      <w:r w:rsidRPr="009A57F8">
                        <w:rPr>
                          <w:rFonts w:cs="Arial"/>
                          <w:b/>
                          <w:bCs/>
                          <w:sz w:val="18"/>
                          <w:szCs w:val="18"/>
                        </w:rPr>
                        <w:t>Intermediate</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762688" behindDoc="0" locked="0" layoutInCell="1" allowOverlap="1" wp14:anchorId="423F57A5" wp14:editId="13121ADA">
                <wp:simplePos x="0" y="0"/>
                <wp:positionH relativeFrom="column">
                  <wp:posOffset>3075940</wp:posOffset>
                </wp:positionH>
                <wp:positionV relativeFrom="paragraph">
                  <wp:posOffset>4606925</wp:posOffset>
                </wp:positionV>
                <wp:extent cx="762000" cy="819150"/>
                <wp:effectExtent l="46990" t="6985" r="10160" b="50165"/>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0" cy="819150"/>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054203" id="Straight Arrow Connector 130" o:spid="_x0000_s1026" type="#_x0000_t32" style="position:absolute;margin-left:242.2pt;margin-top:362.75pt;width:60pt;height:64.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">
                <v:stroke dashstyle="dashDot" startarrow="block"/>
              </v:shape>
            </w:pict>
          </mc:Fallback>
        </mc:AlternateContent>
      </w:r>
      <w:r w:rsidRPr="006D3C18">
        <w:rPr>
          <w:rFonts w:cs="Arial"/>
          <w:noProof/>
          <w:szCs w:val="20"/>
          <w:lang w:eastAsia="en-US"/>
        </w:rPr>
        <mc:AlternateContent>
          <mc:Choice Requires="wps">
            <w:drawing>
              <wp:anchor distT="0" distB="0" distL="114300" distR="114300" simplePos="0" relativeHeight="251676672" behindDoc="0" locked="0" layoutInCell="1" allowOverlap="1" wp14:anchorId="389CE2BB" wp14:editId="75B2E8FC">
                <wp:simplePos x="0" y="0"/>
                <wp:positionH relativeFrom="column">
                  <wp:posOffset>2281555</wp:posOffset>
                </wp:positionH>
                <wp:positionV relativeFrom="paragraph">
                  <wp:posOffset>5342890</wp:posOffset>
                </wp:positionV>
                <wp:extent cx="737235" cy="290830"/>
                <wp:effectExtent l="0" t="0" r="5715" b="1397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23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Default="00AB2DBD" w:rsidP="00932964">
                            <w:pPr>
                              <w:jc w:val="center"/>
                              <w:rPr>
                                <w:rFonts w:cs="Arial"/>
                                <w:szCs w:val="20"/>
                              </w:rPr>
                            </w:pPr>
                            <w:r>
                              <w:rPr>
                                <w:rFonts w:cs="Arial"/>
                                <w:b/>
                                <w:bCs/>
                                <w:szCs w:val="20"/>
                              </w:rPr>
                              <w:t>Generation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CE2BB" id="Rectangle 129" o:spid="_x0000_s1058" style="position:absolute;margin-left:179.65pt;margin-top:420.7pt;width:58.05pt;height:22.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" filled="f" stroked="f">
                <v:textbox inset="0,0,0,0">
                  <w:txbxContent>
                    <w:p w:rsidR="00AB2DBD" w:rsidRDefault="00AB2DBD" w:rsidP="00932964">
                      <w:pPr>
                        <w:jc w:val="center"/>
                        <w:rPr>
                          <w:rFonts w:cs="Arial"/>
                          <w:szCs w:val="20"/>
                        </w:rPr>
                      </w:pPr>
                      <w:r>
                        <w:rPr>
                          <w:rFonts w:cs="Arial"/>
                          <w:b/>
                          <w:bCs/>
                          <w:szCs w:val="20"/>
                        </w:rPr>
                        <w:t>Generation</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693056" behindDoc="0" locked="0" layoutInCell="1" allowOverlap="1" wp14:anchorId="6BA10F91" wp14:editId="1CDF2FFB">
                <wp:simplePos x="0" y="0"/>
                <wp:positionH relativeFrom="column">
                  <wp:posOffset>3917315</wp:posOffset>
                </wp:positionH>
                <wp:positionV relativeFrom="paragraph">
                  <wp:posOffset>2435860</wp:posOffset>
                </wp:positionV>
                <wp:extent cx="775970" cy="748665"/>
                <wp:effectExtent l="12065" t="17145" r="12065" b="5715"/>
                <wp:wrapNone/>
                <wp:docPr id="127" name="Freeform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E39EB" id="Freeform 127" o:spid="_x0000_s1026" style="position:absolute;margin-left:308.45pt;margin-top:191.8pt;width:61.1pt;height:58.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Pr="006D3C18">
        <w:rPr>
          <w:rFonts w:cs="Arial"/>
          <w:noProof/>
          <w:szCs w:val="20"/>
          <w:lang w:eastAsia="en-US"/>
        </w:rPr>
        <mc:AlternateContent>
          <mc:Choice Requires="wps">
            <w:drawing>
              <wp:anchor distT="0" distB="0" distL="114300" distR="114300" simplePos="0" relativeHeight="251729920" behindDoc="0" locked="0" layoutInCell="1" allowOverlap="1" wp14:anchorId="39405EDD" wp14:editId="75842457">
                <wp:simplePos x="0" y="0"/>
                <wp:positionH relativeFrom="column">
                  <wp:posOffset>1448435</wp:posOffset>
                </wp:positionH>
                <wp:positionV relativeFrom="paragraph">
                  <wp:posOffset>2807335</wp:posOffset>
                </wp:positionV>
                <wp:extent cx="777240" cy="0"/>
                <wp:effectExtent l="10160" t="55245" r="22225" b="59055"/>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D3D19F" id="Straight Arrow Connector 126" o:spid="_x0000_s1026" type="#_x0000_t32" style="position:absolute;margin-left:114.05pt;margin-top:221.05pt;width:61.2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">
                <v:stroke endarrow="block"/>
              </v:shape>
            </w:pict>
          </mc:Fallback>
        </mc:AlternateContent>
      </w:r>
      <w:r w:rsidRPr="006D3C18">
        <w:rPr>
          <w:rFonts w:cs="Arial"/>
          <w:noProof/>
          <w:szCs w:val="20"/>
          <w:lang w:eastAsia="en-US"/>
        </w:rPr>
        <mc:AlternateContent>
          <mc:Choice Requires="wps">
            <w:drawing>
              <wp:anchor distT="0" distB="0" distL="114300" distR="114300" simplePos="0" relativeHeight="251668480" behindDoc="0" locked="0" layoutInCell="1" allowOverlap="1" wp14:anchorId="69731890" wp14:editId="7F8228FF">
                <wp:simplePos x="0" y="0"/>
                <wp:positionH relativeFrom="column">
                  <wp:posOffset>2254250</wp:posOffset>
                </wp:positionH>
                <wp:positionV relativeFrom="paragraph">
                  <wp:posOffset>5035550</wp:posOffset>
                </wp:positionV>
                <wp:extent cx="775970" cy="748665"/>
                <wp:effectExtent l="6350" t="16510" r="17780" b="6350"/>
                <wp:wrapNone/>
                <wp:docPr id="124" name="Freeform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3C2A5" id="Freeform 124" o:spid="_x0000_s1026" style="position:absolute;margin-left:177.5pt;margin-top:396.5pt;width:61.1pt;height:58.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Pr="006D3C18">
        <w:rPr>
          <w:rFonts w:cs="Arial"/>
          <w:noProof/>
          <w:szCs w:val="20"/>
          <w:lang w:eastAsia="en-US"/>
        </w:rPr>
        <mc:AlternateContent>
          <mc:Choice Requires="wps">
            <w:drawing>
              <wp:anchor distT="0" distB="0" distL="114300" distR="114300" simplePos="0" relativeHeight="251779072" behindDoc="0" locked="0" layoutInCell="1" allowOverlap="1" wp14:anchorId="3F6BB2ED" wp14:editId="21BC0458">
                <wp:simplePos x="0" y="0"/>
                <wp:positionH relativeFrom="column">
                  <wp:posOffset>511810</wp:posOffset>
                </wp:positionH>
                <wp:positionV relativeFrom="paragraph">
                  <wp:posOffset>3717290</wp:posOffset>
                </wp:positionV>
                <wp:extent cx="2231390" cy="1171575"/>
                <wp:effectExtent l="12700" t="6985" r="53975" b="19050"/>
                <wp:wrapNone/>
                <wp:docPr id="122" name="Elb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231390" cy="1171575"/>
                        </a:xfrm>
                        <a:prstGeom prst="bentConnector3">
                          <a:avLst>
                            <a:gd name="adj1" fmla="val 9996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5148CF" id="Elbow Connector 122" o:spid="_x0000_s1026" type="#_x0000_t34" style="position:absolute;margin-left:40.3pt;margin-top:292.7pt;width:175.7pt;height:92.25pt;rotation:90;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" adj="21593">
                <v:stroke endarrow="block"/>
              </v:shape>
            </w:pict>
          </mc:Fallback>
        </mc:AlternateContent>
      </w:r>
      <w:r w:rsidRPr="006D3C18">
        <w:rPr>
          <w:rFonts w:cs="Arial"/>
          <w:noProof/>
          <w:szCs w:val="20"/>
          <w:lang w:eastAsia="en-US"/>
        </w:rPr>
        <mc:AlternateContent>
          <mc:Choice Requires="wps">
            <w:drawing>
              <wp:anchor distT="0" distB="0" distL="114300" distR="114300" simplePos="0" relativeHeight="251603968" behindDoc="0" locked="0" layoutInCell="1" allowOverlap="1" wp14:anchorId="44FF5A11" wp14:editId="132F1D90">
                <wp:simplePos x="0" y="0"/>
                <wp:positionH relativeFrom="column">
                  <wp:posOffset>2277110</wp:posOffset>
                </wp:positionH>
                <wp:positionV relativeFrom="paragraph">
                  <wp:posOffset>1574165</wp:posOffset>
                </wp:positionV>
                <wp:extent cx="775970" cy="748665"/>
                <wp:effectExtent l="10160" t="12700" r="13970" b="10160"/>
                <wp:wrapNone/>
                <wp:docPr id="120" name="Freeform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5F7EE8" id="Freeform 120" o:spid="_x0000_s1026" style="position:absolute;margin-left:179.3pt;margin-top:123.95pt;width:61.1pt;height:58.9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Pr="006D3C18">
        <w:rPr>
          <w:rFonts w:cs="Arial"/>
          <w:noProof/>
          <w:szCs w:val="20"/>
          <w:lang w:eastAsia="en-US"/>
        </w:rPr>
        <mc:AlternateContent>
          <mc:Choice Requires="wps">
            <w:drawing>
              <wp:anchor distT="0" distB="0" distL="114300" distR="114300" simplePos="0" relativeHeight="251725824" behindDoc="0" locked="0" layoutInCell="1" allowOverlap="1" wp14:anchorId="118DD98F" wp14:editId="09DFF7ED">
                <wp:simplePos x="0" y="0"/>
                <wp:positionH relativeFrom="column">
                  <wp:posOffset>3100705</wp:posOffset>
                </wp:positionH>
                <wp:positionV relativeFrom="paragraph">
                  <wp:posOffset>1939925</wp:posOffset>
                </wp:positionV>
                <wp:extent cx="777240" cy="0"/>
                <wp:effectExtent l="5080" t="54610" r="17780" b="5969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62FAF" id="Straight Arrow Connector 119" o:spid="_x0000_s1026" type="#_x0000_t32" style="position:absolute;margin-left:244.15pt;margin-top:152.75pt;width:61.2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">
                <v:stroke dashstyle="dashDot" endarrow="block"/>
              </v:shape>
            </w:pict>
          </mc:Fallback>
        </mc:AlternateContent>
      </w:r>
      <w:r w:rsidRPr="006D3C18">
        <w:rPr>
          <w:rFonts w:cs="Arial"/>
          <w:szCs w:val="20"/>
        </w:rPr>
        <w:t>Concept of execution for Generation Tool is as follows:</w:t>
      </w:r>
    </w:p>
    <w:p w:rsidR="00932964" w:rsidRPr="006D3C18" w:rsidRDefault="00932964" w:rsidP="00932964">
      <w:pPr>
        <w:pStyle w:val="BodyText2"/>
        <w:overflowPunct w:val="0"/>
        <w:autoSpaceDE w:val="0"/>
        <w:autoSpaceDN w:val="0"/>
        <w:adjustRightInd w:val="0"/>
        <w:textAlignment w:val="baseline"/>
        <w:rPr>
          <w:rFonts w:cs="Arial"/>
          <w:szCs w:val="20"/>
        </w:rPr>
      </w:pPr>
    </w:p>
    <w:p w:rsidR="00932964" w:rsidRPr="006D3C18" w:rsidRDefault="00932964" w:rsidP="00932964">
      <w:pPr>
        <w:pStyle w:val="BodyText2"/>
        <w:overflowPunct w:val="0"/>
        <w:autoSpaceDE w:val="0"/>
        <w:autoSpaceDN w:val="0"/>
        <w:adjustRightInd w:val="0"/>
        <w:textAlignment w:val="baseline"/>
        <w:rPr>
          <w:rFonts w:cs="Arial"/>
          <w:szCs w:val="20"/>
        </w:rPr>
      </w:pPr>
    </w:p>
    <w:p w:rsidR="00932964" w:rsidRPr="006D3C18" w:rsidRDefault="00932964" w:rsidP="00932964">
      <w:pPr>
        <w:pStyle w:val="BodyText2"/>
        <w:overflowPunct w:val="0"/>
        <w:autoSpaceDE w:val="0"/>
        <w:autoSpaceDN w:val="0"/>
        <w:adjustRightInd w:val="0"/>
        <w:textAlignment w:val="baseline"/>
        <w:rPr>
          <w:rFonts w:cs="Arial"/>
          <w:szCs w:val="20"/>
        </w:rPr>
      </w:pPr>
    </w:p>
    <w:p w:rsidR="00932964" w:rsidRPr="006D3C18" w:rsidRDefault="00932964" w:rsidP="00932964">
      <w:pPr>
        <w:pStyle w:val="BodyText2"/>
        <w:overflowPunct w:val="0"/>
        <w:autoSpaceDE w:val="0"/>
        <w:autoSpaceDN w:val="0"/>
        <w:adjustRightInd w:val="0"/>
        <w:textAlignment w:val="baseline"/>
        <w:rPr>
          <w:rFonts w:cs="Arial"/>
          <w:szCs w:val="20"/>
        </w:rPr>
      </w:pPr>
      <w:r w:rsidRPr="006D3C18">
        <w:rPr>
          <w:rFonts w:cs="Arial"/>
          <w:noProof/>
          <w:szCs w:val="20"/>
          <w:lang w:eastAsia="en-US"/>
        </w:rPr>
        <mc:AlternateContent>
          <mc:Choice Requires="wps">
            <w:drawing>
              <wp:anchor distT="0" distB="0" distL="114300" distR="114300" simplePos="0" relativeHeight="251684864" behindDoc="0" locked="0" layoutInCell="1" allowOverlap="1" wp14:anchorId="703702AE" wp14:editId="096EC746">
                <wp:simplePos x="0" y="0"/>
                <wp:positionH relativeFrom="column">
                  <wp:posOffset>3917315</wp:posOffset>
                </wp:positionH>
                <wp:positionV relativeFrom="paragraph">
                  <wp:posOffset>91440</wp:posOffset>
                </wp:positionV>
                <wp:extent cx="775970" cy="748665"/>
                <wp:effectExtent l="12065" t="12700" r="12065" b="10160"/>
                <wp:wrapNone/>
                <wp:docPr id="118" name="Freeform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4F77F" id="Freeform 118" o:spid="_x0000_s1026" style="position:absolute;margin-left:308.45pt;margin-top:7.2pt;width:61.1pt;height:58.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p>
    <w:p w:rsidR="00932964" w:rsidRPr="006D3C18" w:rsidRDefault="00932964" w:rsidP="00932964">
      <w:pPr>
        <w:pStyle w:val="BodyText2"/>
        <w:overflowPunct w:val="0"/>
        <w:autoSpaceDE w:val="0"/>
        <w:autoSpaceDN w:val="0"/>
        <w:adjustRightInd w:val="0"/>
        <w:textAlignment w:val="baseline"/>
        <w:rPr>
          <w:rFonts w:cs="Arial"/>
          <w:szCs w:val="20"/>
        </w:rPr>
      </w:pPr>
    </w:p>
    <w:p w:rsidR="00932964" w:rsidRPr="006D3C18" w:rsidRDefault="00932964" w:rsidP="00932964">
      <w:pPr>
        <w:pStyle w:val="BodyText2"/>
        <w:overflowPunct w:val="0"/>
        <w:autoSpaceDE w:val="0"/>
        <w:autoSpaceDN w:val="0"/>
        <w:adjustRightInd w:val="0"/>
        <w:textAlignment w:val="baseline"/>
        <w:rPr>
          <w:rFonts w:cs="Arial"/>
          <w:szCs w:val="20"/>
        </w:rPr>
      </w:pPr>
    </w:p>
    <w:p w:rsidR="00932964" w:rsidRPr="006D3C18" w:rsidRDefault="00932964" w:rsidP="00932964">
      <w:pPr>
        <w:pStyle w:val="BodyText2"/>
        <w:overflowPunct w:val="0"/>
        <w:autoSpaceDE w:val="0"/>
        <w:autoSpaceDN w:val="0"/>
        <w:adjustRightInd w:val="0"/>
        <w:textAlignment w:val="baseline"/>
        <w:rPr>
          <w:rFonts w:cs="Arial"/>
          <w:szCs w:val="20"/>
        </w:rPr>
      </w:pPr>
    </w:p>
    <w:p w:rsidR="00932964" w:rsidRPr="006D3C18" w:rsidRDefault="00932964" w:rsidP="00932964">
      <w:pPr>
        <w:pStyle w:val="BodyText2"/>
        <w:overflowPunct w:val="0"/>
        <w:autoSpaceDE w:val="0"/>
        <w:autoSpaceDN w:val="0"/>
        <w:adjustRightInd w:val="0"/>
        <w:textAlignment w:val="baseline"/>
        <w:rPr>
          <w:rFonts w:cs="Arial"/>
          <w:szCs w:val="20"/>
        </w:rPr>
      </w:pPr>
    </w:p>
    <w:p w:rsidR="00932964" w:rsidRPr="006D3C18" w:rsidRDefault="00932964" w:rsidP="00932964">
      <w:pPr>
        <w:pStyle w:val="BodyText2"/>
        <w:tabs>
          <w:tab w:val="right" w:pos="8307"/>
        </w:tabs>
        <w:overflowPunct w:val="0"/>
        <w:autoSpaceDE w:val="0"/>
        <w:autoSpaceDN w:val="0"/>
        <w:adjustRightInd w:val="0"/>
        <w:textAlignment w:val="baseline"/>
        <w:rPr>
          <w:rFonts w:cs="Arial"/>
          <w:szCs w:val="20"/>
        </w:rPr>
      </w:pPr>
      <w:r w:rsidRPr="006D3C18">
        <w:rPr>
          <w:rFonts w:cs="Arial"/>
          <w:szCs w:val="20"/>
        </w:rPr>
        <w:tab/>
      </w:r>
    </w:p>
    <w:p w:rsidR="00932964" w:rsidRPr="006D3C18" w:rsidRDefault="00932964" w:rsidP="00932964">
      <w:pPr>
        <w:pStyle w:val="BodyText2"/>
        <w:overflowPunct w:val="0"/>
        <w:autoSpaceDE w:val="0"/>
        <w:autoSpaceDN w:val="0"/>
        <w:adjustRightInd w:val="0"/>
        <w:textAlignment w:val="baseline"/>
        <w:rPr>
          <w:rFonts w:cs="Arial"/>
          <w:szCs w:val="20"/>
        </w:rPr>
      </w:pPr>
      <w:r w:rsidRPr="006D3C18">
        <w:rPr>
          <w:rFonts w:cs="Arial"/>
          <w:noProof/>
          <w:szCs w:val="20"/>
          <w:lang w:eastAsia="en-US"/>
        </w:rPr>
        <mc:AlternateContent>
          <mc:Choice Requires="wps">
            <w:drawing>
              <wp:anchor distT="0" distB="0" distL="114300" distR="114300" simplePos="0" relativeHeight="251754496" behindDoc="0" locked="0" layoutInCell="1" allowOverlap="1" wp14:anchorId="79DF77DB" wp14:editId="0D060BF1">
                <wp:simplePos x="0" y="0"/>
                <wp:positionH relativeFrom="column">
                  <wp:posOffset>3100705</wp:posOffset>
                </wp:positionH>
                <wp:positionV relativeFrom="paragraph">
                  <wp:posOffset>47625</wp:posOffset>
                </wp:positionV>
                <wp:extent cx="752475" cy="739775"/>
                <wp:effectExtent l="52705" t="54610" r="13970" b="571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739775"/>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0C3804" id="Straight Arrow Connector 117" o:spid="_x0000_s1026" type="#_x0000_t32" style="position:absolute;margin-left:244.15pt;margin-top:3.75pt;width:59.25pt;height:58.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">
                <v:stroke dashstyle="dashDot" startarrow="block"/>
              </v:shape>
            </w:pict>
          </mc:Fallback>
        </mc:AlternateContent>
      </w:r>
    </w:p>
    <w:p w:rsidR="00932964" w:rsidRPr="006D3C18" w:rsidRDefault="00932964" w:rsidP="00932964">
      <w:pPr>
        <w:pStyle w:val="BodyText2"/>
        <w:overflowPunct w:val="0"/>
        <w:autoSpaceDE w:val="0"/>
        <w:autoSpaceDN w:val="0"/>
        <w:adjustRightInd w:val="0"/>
        <w:textAlignment w:val="baseline"/>
        <w:rPr>
          <w:rFonts w:cs="Arial"/>
          <w:szCs w:val="20"/>
        </w:rPr>
      </w:pPr>
      <w:r w:rsidRPr="006D3C18">
        <w:rPr>
          <w:rFonts w:cs="Arial"/>
          <w:noProof/>
          <w:szCs w:val="20"/>
          <w:lang w:eastAsia="en-US"/>
        </w:rPr>
        <mc:AlternateContent>
          <mc:Choice Requires="wps">
            <w:drawing>
              <wp:anchor distT="0" distB="0" distL="114300" distR="114300" simplePos="0" relativeHeight="251705344" behindDoc="0" locked="0" layoutInCell="1" allowOverlap="1" wp14:anchorId="3C04C7EF" wp14:editId="1E76FC2F">
                <wp:simplePos x="0" y="0"/>
                <wp:positionH relativeFrom="column">
                  <wp:posOffset>3917315</wp:posOffset>
                </wp:positionH>
                <wp:positionV relativeFrom="paragraph">
                  <wp:posOffset>123825</wp:posOffset>
                </wp:positionV>
                <wp:extent cx="775970" cy="748665"/>
                <wp:effectExtent l="12065" t="13335" r="12065" b="9525"/>
                <wp:wrapNone/>
                <wp:docPr id="116" name="Freeform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D1F31" id="Freeform 116" o:spid="_x0000_s1026" style="position:absolute;margin-left:308.45pt;margin-top:9.75pt;width:61.1pt;height:58.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p>
    <w:p w:rsidR="00932964" w:rsidRPr="006D3C18" w:rsidRDefault="00932964" w:rsidP="00932964">
      <w:pPr>
        <w:pStyle w:val="BodyText2"/>
        <w:overflowPunct w:val="0"/>
        <w:autoSpaceDE w:val="0"/>
        <w:autoSpaceDN w:val="0"/>
        <w:adjustRightInd w:val="0"/>
        <w:textAlignment w:val="baseline"/>
        <w:rPr>
          <w:rFonts w:cs="Arial"/>
          <w:szCs w:val="20"/>
        </w:rPr>
      </w:pPr>
      <w:r w:rsidRPr="006D3C18">
        <w:rPr>
          <w:rFonts w:cs="Arial"/>
          <w:noProof/>
          <w:szCs w:val="20"/>
          <w:lang w:eastAsia="en-US"/>
        </w:rPr>
        <mc:AlternateContent>
          <mc:Choice Requires="wps">
            <w:drawing>
              <wp:anchor distT="0" distB="0" distL="114300" distR="114300" simplePos="0" relativeHeight="251746304" behindDoc="0" locked="0" layoutInCell="1" allowOverlap="1" wp14:anchorId="55B5612D" wp14:editId="2A5DEDD7">
                <wp:simplePos x="0" y="0"/>
                <wp:positionH relativeFrom="column">
                  <wp:posOffset>3075940</wp:posOffset>
                </wp:positionH>
                <wp:positionV relativeFrom="paragraph">
                  <wp:posOffset>121285</wp:posOffset>
                </wp:positionV>
                <wp:extent cx="777240" cy="0"/>
                <wp:effectExtent l="8890" t="54610" r="23495" b="5969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D10F2C" id="Straight Arrow Connector 115" o:spid="_x0000_s1026" type="#_x0000_t32" style="position:absolute;margin-left:242.2pt;margin-top:9.55pt;width:61.2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">
                <v:stroke dashstyle="dashDot" endarrow="block"/>
              </v:shape>
            </w:pict>
          </mc:Fallback>
        </mc:AlternateContent>
      </w:r>
    </w:p>
    <w:p w:rsidR="00932964" w:rsidRPr="006D3C18" w:rsidRDefault="00932964" w:rsidP="00932964">
      <w:pPr>
        <w:pStyle w:val="BodyText2"/>
        <w:overflowPunct w:val="0"/>
        <w:autoSpaceDE w:val="0"/>
        <w:autoSpaceDN w:val="0"/>
        <w:adjustRightInd w:val="0"/>
        <w:textAlignment w:val="baseline"/>
        <w:rPr>
          <w:rFonts w:cs="Arial"/>
          <w:szCs w:val="20"/>
        </w:rPr>
      </w:pPr>
    </w:p>
    <w:p w:rsidR="00932964" w:rsidRPr="006D3C18" w:rsidRDefault="00932964" w:rsidP="00932964">
      <w:pPr>
        <w:pStyle w:val="BodyText2"/>
        <w:overflowPunct w:val="0"/>
        <w:autoSpaceDE w:val="0"/>
        <w:autoSpaceDN w:val="0"/>
        <w:adjustRightInd w:val="0"/>
        <w:textAlignment w:val="baseline"/>
        <w:rPr>
          <w:rFonts w:cs="Arial"/>
          <w:szCs w:val="20"/>
        </w:rPr>
      </w:pPr>
    </w:p>
    <w:p w:rsidR="00932964" w:rsidRPr="006D3C18" w:rsidRDefault="00932964" w:rsidP="00932964">
      <w:pPr>
        <w:pStyle w:val="BodyText2"/>
        <w:overflowPunct w:val="0"/>
        <w:autoSpaceDE w:val="0"/>
        <w:autoSpaceDN w:val="0"/>
        <w:adjustRightInd w:val="0"/>
        <w:textAlignment w:val="baseline"/>
        <w:rPr>
          <w:rFonts w:cs="Arial"/>
          <w:szCs w:val="20"/>
        </w:rPr>
      </w:pPr>
    </w:p>
    <w:p w:rsidR="00932964" w:rsidRPr="006D3C18" w:rsidRDefault="001826C3" w:rsidP="00932964">
      <w:pPr>
        <w:pStyle w:val="BodyText2"/>
        <w:overflowPunct w:val="0"/>
        <w:autoSpaceDE w:val="0"/>
        <w:autoSpaceDN w:val="0"/>
        <w:adjustRightInd w:val="0"/>
        <w:textAlignment w:val="baseline"/>
        <w:rPr>
          <w:rFonts w:cs="Arial"/>
          <w:szCs w:val="20"/>
        </w:rPr>
      </w:pPr>
      <w:r w:rsidRPr="006D3C18">
        <w:rPr>
          <w:rFonts w:cs="Arial"/>
          <w:noProof/>
          <w:szCs w:val="20"/>
          <w:lang w:eastAsia="en-US"/>
        </w:rPr>
        <mc:AlternateContent>
          <mc:Choice Requires="wps">
            <w:drawing>
              <wp:anchor distT="0" distB="0" distL="114300" distR="114300" simplePos="0" relativeHeight="251783168" behindDoc="0" locked="0" layoutInCell="1" allowOverlap="1" wp14:anchorId="707A198F" wp14:editId="17337598">
                <wp:simplePos x="0" y="0"/>
                <wp:positionH relativeFrom="column">
                  <wp:posOffset>280283</wp:posOffset>
                </wp:positionH>
                <wp:positionV relativeFrom="paragraph">
                  <wp:posOffset>153918</wp:posOffset>
                </wp:positionV>
                <wp:extent cx="4785360" cy="1176794"/>
                <wp:effectExtent l="0" t="0" r="15240" b="23495"/>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5360" cy="1176794"/>
                        </a:xfrm>
                        <a:prstGeom prst="rect">
                          <a:avLst/>
                        </a:prstGeom>
                        <a:solidFill>
                          <a:srgbClr val="FFFFFF"/>
                        </a:solidFill>
                        <a:ln w="9525">
                          <a:solidFill>
                            <a:srgbClr val="000000"/>
                          </a:solidFill>
                          <a:prstDash val="dashDot"/>
                          <a:miter lim="800000"/>
                          <a:headEnd/>
                          <a:tailEnd/>
                        </a:ln>
                      </wps:spPr>
                      <wps:txbx>
                        <w:txbxContent>
                          <w:p w:rsidR="00AB2DBD" w:rsidRDefault="00AB2DBD" w:rsidP="00932964">
                            <w:pPr>
                              <w:spacing w:before="60" w:after="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A198F" id="Rectangle 114" o:spid="_x0000_s1059" style="position:absolute;margin-left:22.05pt;margin-top:12.1pt;width:376.8pt;height:92.6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">
                <v:stroke dashstyle="dashDot"/>
                <v:textbox>
                  <w:txbxContent>
                    <w:p w:rsidR="00AB2DBD" w:rsidRDefault="00AB2DBD" w:rsidP="00932964">
                      <w:pPr>
                        <w:spacing w:before="60" w:after="0"/>
                        <w:jc w:val="center"/>
                      </w:pPr>
                    </w:p>
                  </w:txbxContent>
                </v:textbox>
              </v:rect>
            </w:pict>
          </mc:Fallback>
        </mc:AlternateContent>
      </w:r>
      <w:r w:rsidR="00156031" w:rsidRPr="006D3C18">
        <w:rPr>
          <w:rFonts w:cs="Arial"/>
          <w:noProof/>
          <w:lang w:eastAsia="en-US"/>
        </w:rPr>
        <mc:AlternateContent>
          <mc:Choice Requires="wps">
            <w:drawing>
              <wp:anchor distT="0" distB="0" distL="114300" distR="114300" simplePos="0" relativeHeight="251791360" behindDoc="0" locked="0" layoutInCell="1" allowOverlap="1" wp14:anchorId="2C32F866" wp14:editId="3A703307">
                <wp:simplePos x="0" y="0"/>
                <wp:positionH relativeFrom="column">
                  <wp:posOffset>279400</wp:posOffset>
                </wp:positionH>
                <wp:positionV relativeFrom="paragraph">
                  <wp:posOffset>1431290</wp:posOffset>
                </wp:positionV>
                <wp:extent cx="4785360"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AB2DBD" w:rsidRPr="00156031" w:rsidRDefault="00AB2DBD" w:rsidP="00156031">
                            <w:pPr>
                              <w:pStyle w:val="Caption"/>
                              <w:jc w:val="center"/>
                              <w:rPr>
                                <w:rFonts w:cs="Arial"/>
                                <w:noProof/>
                                <w:color w:val="auto"/>
                                <w:sz w:val="20"/>
                                <w:szCs w:val="20"/>
                              </w:rPr>
                            </w:pPr>
                            <w:bookmarkStart w:id="818" w:name="_Toc29219203"/>
                            <w:r w:rsidRPr="00156031">
                              <w:rPr>
                                <w:color w:val="auto"/>
                              </w:rPr>
                              <w:t xml:space="preserve">Figure </w:t>
                            </w:r>
                            <w:r w:rsidRPr="00156031">
                              <w:rPr>
                                <w:color w:val="auto"/>
                              </w:rPr>
                              <w:fldChar w:fldCharType="begin"/>
                            </w:r>
                            <w:r w:rsidRPr="00156031">
                              <w:rPr>
                                <w:color w:val="auto"/>
                              </w:rPr>
                              <w:instrText xml:space="preserve"> SEQ Figure \* ARABIC </w:instrText>
                            </w:r>
                            <w:r w:rsidRPr="00156031">
                              <w:rPr>
                                <w:color w:val="auto"/>
                              </w:rPr>
                              <w:fldChar w:fldCharType="separate"/>
                            </w:r>
                            <w:r>
                              <w:rPr>
                                <w:noProof/>
                                <w:color w:val="auto"/>
                              </w:rPr>
                              <w:t>2</w:t>
                            </w:r>
                            <w:r w:rsidRPr="00156031">
                              <w:rPr>
                                <w:color w:val="auto"/>
                              </w:rPr>
                              <w:fldChar w:fldCharType="end"/>
                            </w:r>
                            <w:r>
                              <w:rPr>
                                <w:color w:val="auto"/>
                              </w:rPr>
                              <w:t xml:space="preserve"> </w:t>
                            </w:r>
                            <w:r w:rsidRPr="00156031">
                              <w:rPr>
                                <w:color w:val="auto"/>
                              </w:rPr>
                              <w:t>Concept of Generic Generation Tool</w:t>
                            </w:r>
                            <w:bookmarkEnd w:id="8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2F866" id="Text Box 192" o:spid="_x0000_s1060" type="#_x0000_t202" style="position:absolute;margin-left:22pt;margin-top:112.7pt;width:376.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" stroked="f">
                <v:textbox style="mso-fit-shape-to-text:t" inset="0,0,0,0">
                  <w:txbxContent>
                    <w:p w:rsidR="00AB2DBD" w:rsidRPr="00156031" w:rsidRDefault="00AB2DBD" w:rsidP="00156031">
                      <w:pPr>
                        <w:pStyle w:val="Caption"/>
                        <w:jc w:val="center"/>
                        <w:rPr>
                          <w:rFonts w:cs="Arial"/>
                          <w:noProof/>
                          <w:color w:val="auto"/>
                          <w:sz w:val="20"/>
                          <w:szCs w:val="20"/>
                        </w:rPr>
                      </w:pPr>
                      <w:bookmarkStart w:id="819" w:name="_Toc29219203"/>
                      <w:r w:rsidRPr="00156031">
                        <w:rPr>
                          <w:color w:val="auto"/>
                        </w:rPr>
                        <w:t xml:space="preserve">Figure </w:t>
                      </w:r>
                      <w:r w:rsidRPr="00156031">
                        <w:rPr>
                          <w:color w:val="auto"/>
                        </w:rPr>
                        <w:fldChar w:fldCharType="begin"/>
                      </w:r>
                      <w:r w:rsidRPr="00156031">
                        <w:rPr>
                          <w:color w:val="auto"/>
                        </w:rPr>
                        <w:instrText xml:space="preserve"> SEQ Figure \* ARABIC </w:instrText>
                      </w:r>
                      <w:r w:rsidRPr="00156031">
                        <w:rPr>
                          <w:color w:val="auto"/>
                        </w:rPr>
                        <w:fldChar w:fldCharType="separate"/>
                      </w:r>
                      <w:r>
                        <w:rPr>
                          <w:noProof/>
                          <w:color w:val="auto"/>
                        </w:rPr>
                        <w:t>2</w:t>
                      </w:r>
                      <w:r w:rsidRPr="00156031">
                        <w:rPr>
                          <w:color w:val="auto"/>
                        </w:rPr>
                        <w:fldChar w:fldCharType="end"/>
                      </w:r>
                      <w:r>
                        <w:rPr>
                          <w:color w:val="auto"/>
                        </w:rPr>
                        <w:t xml:space="preserve"> </w:t>
                      </w:r>
                      <w:r w:rsidRPr="00156031">
                        <w:rPr>
                          <w:color w:val="auto"/>
                        </w:rPr>
                        <w:t>Concept of Generic Generation Tool</w:t>
                      </w:r>
                      <w:bookmarkEnd w:id="819"/>
                    </w:p>
                  </w:txbxContent>
                </v:textbox>
              </v:shape>
            </w:pict>
          </mc:Fallback>
        </mc:AlternateContent>
      </w:r>
    </w:p>
    <w:p w:rsidR="00932964" w:rsidRPr="006D3C18" w:rsidRDefault="00C140FB" w:rsidP="00932964">
      <w:pPr>
        <w:jc w:val="center"/>
        <w:rPr>
          <w:rFonts w:eastAsia="Yu Mincho" w:cs="Arial"/>
          <w:sz w:val="22"/>
          <w:szCs w:val="22"/>
          <w:lang w:eastAsia="en-US"/>
        </w:rPr>
      </w:pPr>
      <w:r w:rsidRPr="006D3C18">
        <w:rPr>
          <w:rFonts w:cs="Arial"/>
          <w:noProof/>
          <w:szCs w:val="20"/>
          <w:lang w:eastAsia="en-US"/>
        </w:rPr>
        <mc:AlternateContent>
          <mc:Choice Requires="wps">
            <w:drawing>
              <wp:anchor distT="0" distB="0" distL="114300" distR="114300" simplePos="0" relativeHeight="251799552" behindDoc="0" locked="0" layoutInCell="1" allowOverlap="1" wp14:anchorId="7D626270" wp14:editId="42676D28">
                <wp:simplePos x="0" y="0"/>
                <wp:positionH relativeFrom="column">
                  <wp:posOffset>4220210</wp:posOffset>
                </wp:positionH>
                <wp:positionV relativeFrom="paragraph">
                  <wp:posOffset>261620</wp:posOffset>
                </wp:positionV>
                <wp:extent cx="666750" cy="379095"/>
                <wp:effectExtent l="0" t="0" r="0" b="1905"/>
                <wp:wrapNone/>
                <wp:docPr id="226"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Pr="009A57F8" w:rsidRDefault="00AB2DBD" w:rsidP="00FB2A7B">
                            <w:pPr>
                              <w:spacing w:line="288" w:lineRule="auto"/>
                              <w:jc w:val="center"/>
                              <w:rPr>
                                <w:rFonts w:cs="Arial"/>
                                <w:sz w:val="18"/>
                                <w:szCs w:val="18"/>
                              </w:rPr>
                            </w:pPr>
                            <w:r>
                              <w:rPr>
                                <w:rFonts w:cs="Arial"/>
                                <w:b/>
                                <w:bCs/>
                                <w:sz w:val="18"/>
                                <w:szCs w:val="18"/>
                              </w:rPr>
                              <w:t>DotNetApiWrapper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26270" id="Rectangle 226" o:spid="_x0000_s1061" style="position:absolute;left:0;text-align:left;margin-left:332.3pt;margin-top:20.6pt;width:52.5pt;height:29.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" filled="f" stroked="f">
                <v:textbox inset="0,0,0,0">
                  <w:txbxContent>
                    <w:p w:rsidR="00AB2DBD" w:rsidRPr="009A57F8" w:rsidRDefault="00AB2DBD" w:rsidP="00FB2A7B">
                      <w:pPr>
                        <w:spacing w:line="288" w:lineRule="auto"/>
                        <w:jc w:val="center"/>
                        <w:rPr>
                          <w:rFonts w:cs="Arial"/>
                          <w:sz w:val="18"/>
                          <w:szCs w:val="18"/>
                        </w:rPr>
                      </w:pPr>
                      <w:r>
                        <w:rPr>
                          <w:rFonts w:cs="Arial"/>
                          <w:b/>
                          <w:bCs/>
                          <w:sz w:val="18"/>
                          <w:szCs w:val="18"/>
                        </w:rPr>
                        <w:t>DotNetApiWrapper</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795456" behindDoc="0" locked="0" layoutInCell="1" allowOverlap="1" wp14:anchorId="14D364C9" wp14:editId="0CCE30EA">
                <wp:simplePos x="0" y="0"/>
                <wp:positionH relativeFrom="column">
                  <wp:posOffset>4158615</wp:posOffset>
                </wp:positionH>
                <wp:positionV relativeFrom="paragraph">
                  <wp:posOffset>25704</wp:posOffset>
                </wp:positionV>
                <wp:extent cx="775970" cy="748665"/>
                <wp:effectExtent l="0" t="0" r="24130" b="13335"/>
                <wp:wrapNone/>
                <wp:docPr id="225" name="Freeform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D04A5" id="Freeform 225" o:spid="_x0000_s1026" style="position:absolute;margin-left:327.45pt;margin-top:2pt;width:61.1pt;height:58.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Pr="006D3C18">
        <w:rPr>
          <w:rFonts w:cs="Arial"/>
          <w:noProof/>
          <w:szCs w:val="20"/>
          <w:lang w:eastAsia="en-US"/>
        </w:rPr>
        <mc:AlternateContent>
          <mc:Choice Requires="wps">
            <w:drawing>
              <wp:anchor distT="0" distB="0" distL="114300" distR="114300" simplePos="0" relativeHeight="251812864" behindDoc="0" locked="0" layoutInCell="1" allowOverlap="1" wp14:anchorId="5D3735D5" wp14:editId="2A190864">
                <wp:simplePos x="0" y="0"/>
                <wp:positionH relativeFrom="column">
                  <wp:posOffset>2991154</wp:posOffset>
                </wp:positionH>
                <wp:positionV relativeFrom="paragraph">
                  <wp:posOffset>69104</wp:posOffset>
                </wp:positionV>
                <wp:extent cx="775970" cy="748665"/>
                <wp:effectExtent l="0" t="0" r="24130" b="13335"/>
                <wp:wrapNone/>
                <wp:docPr id="19"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53E3C" id="Freeform 19" o:spid="_x0000_s1026" style="position:absolute;margin-left:235.5pt;margin-top:5.45pt;width:61.1pt;height:58.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Pr="006D3C18">
        <w:rPr>
          <w:rFonts w:cs="Arial"/>
          <w:noProof/>
          <w:szCs w:val="20"/>
          <w:lang w:eastAsia="en-US"/>
        </w:rPr>
        <mc:AlternateContent>
          <mc:Choice Requires="wps">
            <w:drawing>
              <wp:anchor distT="0" distB="0" distL="114300" distR="114300" simplePos="0" relativeHeight="251821056" behindDoc="0" locked="0" layoutInCell="1" allowOverlap="1" wp14:anchorId="1D63C044" wp14:editId="16D3C5AD">
                <wp:simplePos x="0" y="0"/>
                <wp:positionH relativeFrom="column">
                  <wp:posOffset>1713285</wp:posOffset>
                </wp:positionH>
                <wp:positionV relativeFrom="paragraph">
                  <wp:posOffset>69050</wp:posOffset>
                </wp:positionV>
                <wp:extent cx="775970" cy="748665"/>
                <wp:effectExtent l="0" t="0" r="24130" b="13335"/>
                <wp:wrapNone/>
                <wp:docPr id="2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45EE98" id="Freeform 21" o:spid="_x0000_s1026" style="position:absolute;margin-left:134.9pt;margin-top:5.45pt;width:61.1pt;height:58.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Pr="006D3C18">
        <w:rPr>
          <w:rFonts w:cs="Arial"/>
          <w:noProof/>
          <w:szCs w:val="20"/>
          <w:lang w:eastAsia="en-US"/>
        </w:rPr>
        <mc:AlternateContent>
          <mc:Choice Requires="wps">
            <w:drawing>
              <wp:anchor distT="0" distB="0" distL="114300" distR="114300" simplePos="0" relativeHeight="251829248" behindDoc="0" locked="0" layoutInCell="1" allowOverlap="1" wp14:anchorId="55533093" wp14:editId="737B501D">
                <wp:simplePos x="0" y="0"/>
                <wp:positionH relativeFrom="column">
                  <wp:posOffset>399553</wp:posOffset>
                </wp:positionH>
                <wp:positionV relativeFrom="paragraph">
                  <wp:posOffset>103671</wp:posOffset>
                </wp:positionV>
                <wp:extent cx="903191" cy="763325"/>
                <wp:effectExtent l="0" t="0" r="11430" b="17780"/>
                <wp:wrapNone/>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3191" cy="76332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50AE8" id="Freeform 24" o:spid="_x0000_s1026" style="position:absolute;margin-left:31.45pt;margin-top:8.15pt;width:71.1pt;height:60.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538700323,242561248;534973706,201038051;525035828,161570458;505160766,124158469;479074444,88802084;447191316,59201389;411582264,35356385;369761258,15622589;325870063,4111208;280323134,0;234775510,2055604;190884315,9866898;146993815,25489487;109313186,47278887;73704134,74823978;45547624,106480277;24016133,141836662;7866995,181304255;0,222827451;0,263939527;7866995,303407120;24016133,342874713;45547624,378231098;73704134,411943001;109313186,437432488;146993815,459221888;190884315,474844477;234775510,484711375;280323134,484711375;325870063,480600167;369761258,469088786;411582264,449354990;447191316,425509986;479074444,395909291;505160766,360552906;525035828,323140917;534973706,283673324;538700323,242561248" o:connectangles="0,0,0,0,0,0,0,0,0,0,0,0,0,0,0,0,0,0,0,0,0,0,0,0,0,0,0,0,0,0,0,0,0,0,0,0,0,0"/>
              </v:shape>
            </w:pict>
          </mc:Fallback>
        </mc:AlternateContent>
      </w:r>
      <w:r w:rsidR="00FB2A7B" w:rsidRPr="006D3C18">
        <w:rPr>
          <w:rFonts w:cs="Arial"/>
          <w:noProof/>
          <w:szCs w:val="20"/>
          <w:lang w:eastAsia="en-US"/>
        </w:rPr>
        <mc:AlternateContent>
          <mc:Choice Requires="wps">
            <w:drawing>
              <wp:anchor distT="0" distB="0" distL="114300" distR="114300" simplePos="0" relativeHeight="251656192" behindDoc="0" locked="0" layoutInCell="1" allowOverlap="1" wp14:anchorId="5CBD6B22" wp14:editId="69C3E844">
                <wp:simplePos x="0" y="0"/>
                <wp:positionH relativeFrom="column">
                  <wp:posOffset>3233156</wp:posOffset>
                </wp:positionH>
                <wp:positionV relativeFrom="paragraph">
                  <wp:posOffset>128905</wp:posOffset>
                </wp:positionV>
                <wp:extent cx="775970" cy="748665"/>
                <wp:effectExtent l="0" t="0" r="24130" b="13335"/>
                <wp:wrapNone/>
                <wp:docPr id="110" name="Freeform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F410B" id="Freeform 110" o:spid="_x0000_s1026" style="position:absolute;margin-left:254.6pt;margin-top:10.15pt;width:61.1pt;height:5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00FB2A7B" w:rsidRPr="006D3C18">
        <w:rPr>
          <w:rFonts w:cs="Arial"/>
          <w:noProof/>
          <w:szCs w:val="20"/>
          <w:lang w:eastAsia="en-US"/>
        </w:rPr>
        <mc:AlternateContent>
          <mc:Choice Requires="wps">
            <w:drawing>
              <wp:anchor distT="0" distB="0" distL="114300" distR="114300" simplePos="0" relativeHeight="251595776" behindDoc="0" locked="0" layoutInCell="1" allowOverlap="1" wp14:anchorId="1BB26EA5" wp14:editId="274B5FAC">
                <wp:simplePos x="0" y="0"/>
                <wp:positionH relativeFrom="column">
                  <wp:posOffset>2343414</wp:posOffset>
                </wp:positionH>
                <wp:positionV relativeFrom="paragraph">
                  <wp:posOffset>147955</wp:posOffset>
                </wp:positionV>
                <wp:extent cx="775970" cy="748665"/>
                <wp:effectExtent l="0" t="0" r="24130" b="13335"/>
                <wp:wrapNone/>
                <wp:docPr id="111" name="Freeform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4D9A0" id="Freeform 111" o:spid="_x0000_s1026" style="position:absolute;margin-left:184.5pt;margin-top:11.65pt;width:61.1pt;height:58.9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00FB2A7B" w:rsidRPr="006D3C18">
        <w:rPr>
          <w:rFonts w:cs="Arial"/>
          <w:noProof/>
          <w:szCs w:val="20"/>
          <w:lang w:eastAsia="en-US"/>
        </w:rPr>
        <mc:AlternateContent>
          <mc:Choice Requires="wps">
            <w:drawing>
              <wp:anchor distT="0" distB="0" distL="114300" distR="114300" simplePos="0" relativeHeight="251578368" behindDoc="0" locked="0" layoutInCell="1" allowOverlap="1" wp14:anchorId="11A21803" wp14:editId="127FEC5B">
                <wp:simplePos x="0" y="0"/>
                <wp:positionH relativeFrom="column">
                  <wp:posOffset>1404512</wp:posOffset>
                </wp:positionH>
                <wp:positionV relativeFrom="paragraph">
                  <wp:posOffset>157480</wp:posOffset>
                </wp:positionV>
                <wp:extent cx="775970" cy="748665"/>
                <wp:effectExtent l="0" t="0" r="24130" b="13335"/>
                <wp:wrapNone/>
                <wp:docPr id="112" name="Freeform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74B0D" id="Freeform 112" o:spid="_x0000_s1026" style="position:absolute;margin-left:110.6pt;margin-top:12.4pt;width:61.1pt;height:58.9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r w:rsidR="00932964" w:rsidRPr="006D3C18">
        <w:rPr>
          <w:rFonts w:cs="Arial"/>
          <w:noProof/>
          <w:szCs w:val="20"/>
          <w:lang w:eastAsia="en-US"/>
        </w:rPr>
        <mc:AlternateContent>
          <mc:Choice Requires="wps">
            <w:drawing>
              <wp:anchor distT="0" distB="0" distL="114300" distR="114300" simplePos="0" relativeHeight="251565056" behindDoc="0" locked="0" layoutInCell="1" allowOverlap="1" wp14:anchorId="509B1A8D" wp14:editId="6956759A">
                <wp:simplePos x="0" y="0"/>
                <wp:positionH relativeFrom="column">
                  <wp:posOffset>494929</wp:posOffset>
                </wp:positionH>
                <wp:positionV relativeFrom="paragraph">
                  <wp:posOffset>157480</wp:posOffset>
                </wp:positionV>
                <wp:extent cx="775970" cy="748665"/>
                <wp:effectExtent l="0" t="0" r="24130" b="13335"/>
                <wp:wrapNone/>
                <wp:docPr id="113" name="Freeform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5970" cy="748665"/>
                        </a:xfrm>
                        <a:custGeom>
                          <a:avLst/>
                          <a:gdLst>
                            <a:gd name="T0" fmla="*/ 775970 w 1301"/>
                            <a:gd name="T1" fmla="*/ 374650 h 1179"/>
                            <a:gd name="T2" fmla="*/ 770602 w 1301"/>
                            <a:gd name="T3" fmla="*/ 310515 h 1179"/>
                            <a:gd name="T4" fmla="*/ 756287 w 1301"/>
                            <a:gd name="T5" fmla="*/ 249555 h 1179"/>
                            <a:gd name="T6" fmla="*/ 727658 w 1301"/>
                            <a:gd name="T7" fmla="*/ 191770 h 1179"/>
                            <a:gd name="T8" fmla="*/ 690082 w 1301"/>
                            <a:gd name="T9" fmla="*/ 137160 h 1179"/>
                            <a:gd name="T10" fmla="*/ 644156 w 1301"/>
                            <a:gd name="T11" fmla="*/ 91440 h 1179"/>
                            <a:gd name="T12" fmla="*/ 592863 w 1301"/>
                            <a:gd name="T13" fmla="*/ 54610 h 1179"/>
                            <a:gd name="T14" fmla="*/ 532622 w 1301"/>
                            <a:gd name="T15" fmla="*/ 24130 h 1179"/>
                            <a:gd name="T16" fmla="*/ 469399 w 1301"/>
                            <a:gd name="T17" fmla="*/ 6350 h 1179"/>
                            <a:gd name="T18" fmla="*/ 403791 w 1301"/>
                            <a:gd name="T19" fmla="*/ 0 h 1179"/>
                            <a:gd name="T20" fmla="*/ 338182 w 1301"/>
                            <a:gd name="T21" fmla="*/ 3175 h 1179"/>
                            <a:gd name="T22" fmla="*/ 274959 w 1301"/>
                            <a:gd name="T23" fmla="*/ 15240 h 1179"/>
                            <a:gd name="T24" fmla="*/ 211737 w 1301"/>
                            <a:gd name="T25" fmla="*/ 39370 h 1179"/>
                            <a:gd name="T26" fmla="*/ 157460 w 1301"/>
                            <a:gd name="T27" fmla="*/ 73025 h 1179"/>
                            <a:gd name="T28" fmla="*/ 106167 w 1301"/>
                            <a:gd name="T29" fmla="*/ 115570 h 1179"/>
                            <a:gd name="T30" fmla="*/ 65609 w 1301"/>
                            <a:gd name="T31" fmla="*/ 164465 h 1179"/>
                            <a:gd name="T32" fmla="*/ 34594 w 1301"/>
                            <a:gd name="T33" fmla="*/ 219075 h 1179"/>
                            <a:gd name="T34" fmla="*/ 11332 w 1301"/>
                            <a:gd name="T35" fmla="*/ 280035 h 1179"/>
                            <a:gd name="T36" fmla="*/ 0 w 1301"/>
                            <a:gd name="T37" fmla="*/ 344170 h 1179"/>
                            <a:gd name="T38" fmla="*/ 0 w 1301"/>
                            <a:gd name="T39" fmla="*/ 407670 h 1179"/>
                            <a:gd name="T40" fmla="*/ 11332 w 1301"/>
                            <a:gd name="T41" fmla="*/ 468630 h 1179"/>
                            <a:gd name="T42" fmla="*/ 34594 w 1301"/>
                            <a:gd name="T43" fmla="*/ 529590 h 1179"/>
                            <a:gd name="T44" fmla="*/ 65609 w 1301"/>
                            <a:gd name="T45" fmla="*/ 584200 h 1179"/>
                            <a:gd name="T46" fmla="*/ 106167 w 1301"/>
                            <a:gd name="T47" fmla="*/ 636270 h 1179"/>
                            <a:gd name="T48" fmla="*/ 157460 w 1301"/>
                            <a:gd name="T49" fmla="*/ 675640 h 1179"/>
                            <a:gd name="T50" fmla="*/ 211737 w 1301"/>
                            <a:gd name="T51" fmla="*/ 709295 h 1179"/>
                            <a:gd name="T52" fmla="*/ 274959 w 1301"/>
                            <a:gd name="T53" fmla="*/ 733425 h 1179"/>
                            <a:gd name="T54" fmla="*/ 338182 w 1301"/>
                            <a:gd name="T55" fmla="*/ 748665 h 1179"/>
                            <a:gd name="T56" fmla="*/ 403791 w 1301"/>
                            <a:gd name="T57" fmla="*/ 748665 h 1179"/>
                            <a:gd name="T58" fmla="*/ 469399 w 1301"/>
                            <a:gd name="T59" fmla="*/ 742315 h 1179"/>
                            <a:gd name="T60" fmla="*/ 532622 w 1301"/>
                            <a:gd name="T61" fmla="*/ 724535 h 1179"/>
                            <a:gd name="T62" fmla="*/ 592863 w 1301"/>
                            <a:gd name="T63" fmla="*/ 694055 h 1179"/>
                            <a:gd name="T64" fmla="*/ 644156 w 1301"/>
                            <a:gd name="T65" fmla="*/ 657225 h 1179"/>
                            <a:gd name="T66" fmla="*/ 690082 w 1301"/>
                            <a:gd name="T67" fmla="*/ 611505 h 1179"/>
                            <a:gd name="T68" fmla="*/ 727658 w 1301"/>
                            <a:gd name="T69" fmla="*/ 556895 h 1179"/>
                            <a:gd name="T70" fmla="*/ 756287 w 1301"/>
                            <a:gd name="T71" fmla="*/ 499110 h 1179"/>
                            <a:gd name="T72" fmla="*/ 770602 w 1301"/>
                            <a:gd name="T73" fmla="*/ 438150 h 1179"/>
                            <a:gd name="T74" fmla="*/ 775970 w 1301"/>
                            <a:gd name="T75" fmla="*/ 374650 h 1179"/>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0" t="0" r="r" b="b"/>
                          <a:pathLst>
                            <a:path w="1301" h="1179">
                              <a:moveTo>
                                <a:pt x="1301" y="590"/>
                              </a:moveTo>
                              <a:lnTo>
                                <a:pt x="1292" y="489"/>
                              </a:lnTo>
                              <a:lnTo>
                                <a:pt x="1268" y="393"/>
                              </a:lnTo>
                              <a:lnTo>
                                <a:pt x="1220" y="302"/>
                              </a:lnTo>
                              <a:lnTo>
                                <a:pt x="1157" y="216"/>
                              </a:lnTo>
                              <a:lnTo>
                                <a:pt x="1080" y="144"/>
                              </a:lnTo>
                              <a:lnTo>
                                <a:pt x="994" y="86"/>
                              </a:lnTo>
                              <a:lnTo>
                                <a:pt x="893" y="38"/>
                              </a:lnTo>
                              <a:lnTo>
                                <a:pt x="787" y="10"/>
                              </a:lnTo>
                              <a:lnTo>
                                <a:pt x="677" y="0"/>
                              </a:lnTo>
                              <a:lnTo>
                                <a:pt x="567" y="5"/>
                              </a:lnTo>
                              <a:lnTo>
                                <a:pt x="461" y="24"/>
                              </a:lnTo>
                              <a:lnTo>
                                <a:pt x="355" y="62"/>
                              </a:lnTo>
                              <a:lnTo>
                                <a:pt x="264" y="115"/>
                              </a:lnTo>
                              <a:lnTo>
                                <a:pt x="178" y="182"/>
                              </a:lnTo>
                              <a:lnTo>
                                <a:pt x="110" y="259"/>
                              </a:lnTo>
                              <a:lnTo>
                                <a:pt x="58" y="345"/>
                              </a:lnTo>
                              <a:lnTo>
                                <a:pt x="19" y="441"/>
                              </a:lnTo>
                              <a:lnTo>
                                <a:pt x="0" y="542"/>
                              </a:lnTo>
                              <a:lnTo>
                                <a:pt x="0" y="642"/>
                              </a:lnTo>
                              <a:lnTo>
                                <a:pt x="19" y="738"/>
                              </a:lnTo>
                              <a:lnTo>
                                <a:pt x="58" y="834"/>
                              </a:lnTo>
                              <a:lnTo>
                                <a:pt x="110" y="920"/>
                              </a:lnTo>
                              <a:lnTo>
                                <a:pt x="178" y="1002"/>
                              </a:lnTo>
                              <a:lnTo>
                                <a:pt x="264" y="1064"/>
                              </a:lnTo>
                              <a:lnTo>
                                <a:pt x="355" y="1117"/>
                              </a:lnTo>
                              <a:lnTo>
                                <a:pt x="461" y="1155"/>
                              </a:lnTo>
                              <a:lnTo>
                                <a:pt x="567" y="1179"/>
                              </a:lnTo>
                              <a:lnTo>
                                <a:pt x="677" y="1179"/>
                              </a:lnTo>
                              <a:lnTo>
                                <a:pt x="787" y="1169"/>
                              </a:lnTo>
                              <a:lnTo>
                                <a:pt x="893" y="1141"/>
                              </a:lnTo>
                              <a:lnTo>
                                <a:pt x="994" y="1093"/>
                              </a:lnTo>
                              <a:lnTo>
                                <a:pt x="1080" y="1035"/>
                              </a:lnTo>
                              <a:lnTo>
                                <a:pt x="1157" y="963"/>
                              </a:lnTo>
                              <a:lnTo>
                                <a:pt x="1220" y="877"/>
                              </a:lnTo>
                              <a:lnTo>
                                <a:pt x="1268" y="786"/>
                              </a:lnTo>
                              <a:lnTo>
                                <a:pt x="1292" y="690"/>
                              </a:lnTo>
                              <a:lnTo>
                                <a:pt x="1301" y="590"/>
                              </a:lnTo>
                              <a:close/>
                            </a:path>
                          </a:pathLst>
                        </a:custGeom>
                        <a:noFill/>
                        <a:ln w="8890">
                          <a:solidFill>
                            <a:srgbClr val="000000"/>
                          </a:solidFill>
                          <a:round/>
                          <a:headEnd/>
                          <a:tailEnd/>
                        </a:ln>
                        <a:extLst>
                          <a:ext uri="{909E8E84-426E-40DD-AFC4-6F175D3DCCD1}">
                            <a14:hiddenFill xmlns:a14="http://schemas.microsoft.com/office/drawing/2010/main">
                              <a:solidFill>
                                <a:srgbClr val="B3B3B3"/>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51A1C" id="Freeform 113" o:spid="_x0000_s1026" style="position:absolute;margin-left:38.95pt;margin-top:12.4pt;width:61.1pt;height:58.9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01,1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" path="m1301,590r-9,-101l1268,393r-48,-91l1157,216r-77,-72l994,86,893,38,787,10,677,,567,5,461,24,355,62r-91,53l178,182r-68,77l58,345,19,441,,542,,642r19,96l58,834r52,86l178,1002r86,62l355,1117r106,38l567,1179r110,l787,1169r106,-28l994,1093r86,-58l1157,963r63,-86l1268,786r24,-96l1301,590xe" filled="f" fillcolor="#b3b3b3" strokeweight=".7pt">
                <v:path arrowok="t" o:connecttype="custom" o:connectlocs="462820477,237902750;459618781,197177025;451080725,158467425;434005210,121773950;411593336,87096600;384201177,58064400;353607919,34677350;317677704,15322550;279968902,4032250;240837588,0;201705678,2016125;163996876,9677400;126288670,24999950;93915631,46370875;63322373,73386950;39131911,104435275;20633287,139112625;6758872,177822225;0,218547950;0,258870450;6758872,297580050;20633287,336289650;39131911,370967000;63322373,404031450;93915631,429031400;126288670,450402325;163996876,465724875;201705678,475402275;240837588,475402275;279968902,471370025;317677704,460079725;353607919,440724925;384201177,417337875;411593336,388305675;434005210,353628325;451080725,316934850;459618781,278225250;462820477,237902750" o:connectangles="0,0,0,0,0,0,0,0,0,0,0,0,0,0,0,0,0,0,0,0,0,0,0,0,0,0,0,0,0,0,0,0,0,0,0,0,0,0"/>
              </v:shape>
            </w:pict>
          </mc:Fallback>
        </mc:AlternateContent>
      </w:r>
    </w:p>
    <w:p w:rsidR="00932964" w:rsidRPr="006D3C18" w:rsidRDefault="00C140FB" w:rsidP="00932964">
      <w:pPr>
        <w:jc w:val="center"/>
        <w:rPr>
          <w:rFonts w:eastAsia="Yu Mincho" w:cs="Arial"/>
          <w:sz w:val="22"/>
          <w:szCs w:val="22"/>
          <w:lang w:eastAsia="en-US"/>
        </w:rPr>
      </w:pPr>
      <w:r w:rsidRPr="006D3C18">
        <w:rPr>
          <w:rFonts w:cs="Arial"/>
          <w:noProof/>
          <w:szCs w:val="20"/>
          <w:lang w:eastAsia="en-US"/>
        </w:rPr>
        <mc:AlternateContent>
          <mc:Choice Requires="wps">
            <w:drawing>
              <wp:anchor distT="0" distB="0" distL="114300" distR="114300" simplePos="0" relativeHeight="251816960" behindDoc="0" locked="0" layoutInCell="1" allowOverlap="1" wp14:anchorId="34EA81BE" wp14:editId="238025F9">
                <wp:simplePos x="0" y="0"/>
                <wp:positionH relativeFrom="column">
                  <wp:posOffset>3042561</wp:posOffset>
                </wp:positionH>
                <wp:positionV relativeFrom="paragraph">
                  <wp:posOffset>37520</wp:posOffset>
                </wp:positionV>
                <wp:extent cx="666845" cy="379562"/>
                <wp:effectExtent l="0" t="0" r="0" b="190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845" cy="379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Pr="009A57F8" w:rsidRDefault="00AB2DBD" w:rsidP="00FB2A7B">
                            <w:pPr>
                              <w:spacing w:line="288" w:lineRule="auto"/>
                              <w:jc w:val="center"/>
                              <w:rPr>
                                <w:rFonts w:cs="Arial"/>
                                <w:sz w:val="18"/>
                                <w:szCs w:val="18"/>
                              </w:rPr>
                            </w:pPr>
                            <w:r w:rsidRPr="00C140FB">
                              <w:rPr>
                                <w:rFonts w:cs="Arial"/>
                                <w:b/>
                                <w:bCs/>
                                <w:sz w:val="18"/>
                                <w:szCs w:val="18"/>
                              </w:rPr>
                              <w:t>UserInterface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A81BE" id="Rectangle 20" o:spid="_x0000_s1062" style="position:absolute;left:0;text-align:left;margin-left:239.55pt;margin-top:2.95pt;width:52.5pt;height:29.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" filled="f" stroked="f">
                <v:textbox inset="0,0,0,0">
                  <w:txbxContent>
                    <w:p w:rsidR="00AB2DBD" w:rsidRPr="009A57F8" w:rsidRDefault="00AB2DBD" w:rsidP="00FB2A7B">
                      <w:pPr>
                        <w:spacing w:line="288" w:lineRule="auto"/>
                        <w:jc w:val="center"/>
                        <w:rPr>
                          <w:rFonts w:cs="Arial"/>
                          <w:sz w:val="18"/>
                          <w:szCs w:val="18"/>
                        </w:rPr>
                      </w:pPr>
                      <w:r w:rsidRPr="00C140FB">
                        <w:rPr>
                          <w:rFonts w:cs="Arial"/>
                          <w:b/>
                          <w:bCs/>
                          <w:sz w:val="18"/>
                          <w:szCs w:val="18"/>
                        </w:rPr>
                        <w:t>UserInterface</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825152" behindDoc="0" locked="0" layoutInCell="1" allowOverlap="1" wp14:anchorId="063D9408" wp14:editId="0364B0D4">
                <wp:simplePos x="0" y="0"/>
                <wp:positionH relativeFrom="column">
                  <wp:posOffset>1766929</wp:posOffset>
                </wp:positionH>
                <wp:positionV relativeFrom="paragraph">
                  <wp:posOffset>70071</wp:posOffset>
                </wp:positionV>
                <wp:extent cx="666845" cy="379562"/>
                <wp:effectExtent l="0" t="0" r="0" b="190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845" cy="379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Pr="009A57F8" w:rsidRDefault="00AB2DBD" w:rsidP="00FB2A7B">
                            <w:pPr>
                              <w:spacing w:line="288" w:lineRule="auto"/>
                              <w:jc w:val="center"/>
                              <w:rPr>
                                <w:rFonts w:cs="Arial"/>
                                <w:sz w:val="18"/>
                                <w:szCs w:val="18"/>
                              </w:rPr>
                            </w:pPr>
                            <w:r w:rsidRPr="00C140FB">
                              <w:rPr>
                                <w:rFonts w:cs="Arial"/>
                                <w:b/>
                                <w:bCs/>
                                <w:sz w:val="18"/>
                                <w:szCs w:val="18"/>
                              </w:rPr>
                              <w:t>Util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D9408" id="Rectangle 22" o:spid="_x0000_s1063" style="position:absolute;left:0;text-align:left;margin-left:139.15pt;margin-top:5.5pt;width:52.5pt;height:29.9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" filled="f" stroked="f">
                <v:textbox inset="0,0,0,0">
                  <w:txbxContent>
                    <w:p w:rsidR="00AB2DBD" w:rsidRPr="009A57F8" w:rsidRDefault="00AB2DBD" w:rsidP="00FB2A7B">
                      <w:pPr>
                        <w:spacing w:line="288" w:lineRule="auto"/>
                        <w:jc w:val="center"/>
                        <w:rPr>
                          <w:rFonts w:cs="Arial"/>
                          <w:sz w:val="18"/>
                          <w:szCs w:val="18"/>
                        </w:rPr>
                      </w:pPr>
                      <w:r w:rsidRPr="00C140FB">
                        <w:rPr>
                          <w:rFonts w:cs="Arial"/>
                          <w:b/>
                          <w:bCs/>
                          <w:sz w:val="18"/>
                          <w:szCs w:val="18"/>
                        </w:rPr>
                        <w:t>Util</w:t>
                      </w:r>
                    </w:p>
                  </w:txbxContent>
                </v:textbox>
              </v:rect>
            </w:pict>
          </mc:Fallback>
        </mc:AlternateContent>
      </w:r>
      <w:r w:rsidRPr="006D3C18">
        <w:rPr>
          <w:rFonts w:cs="Arial"/>
          <w:noProof/>
          <w:szCs w:val="20"/>
          <w:lang w:eastAsia="en-US"/>
        </w:rPr>
        <mc:AlternateContent>
          <mc:Choice Requires="wps">
            <w:drawing>
              <wp:anchor distT="0" distB="0" distL="114300" distR="114300" simplePos="0" relativeHeight="251833344" behindDoc="0" locked="0" layoutInCell="1" allowOverlap="1" wp14:anchorId="48E07827" wp14:editId="666E406A">
                <wp:simplePos x="0" y="0"/>
                <wp:positionH relativeFrom="column">
                  <wp:posOffset>470535</wp:posOffset>
                </wp:positionH>
                <wp:positionV relativeFrom="paragraph">
                  <wp:posOffset>103836</wp:posOffset>
                </wp:positionV>
                <wp:extent cx="841541" cy="379095"/>
                <wp:effectExtent l="0" t="0" r="15875" b="190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1541"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Pr="009A57F8" w:rsidRDefault="00AB2DBD" w:rsidP="00C140FB">
                            <w:pPr>
                              <w:spacing w:line="288" w:lineRule="auto"/>
                              <w:rPr>
                                <w:rFonts w:cs="Arial"/>
                                <w:sz w:val="18"/>
                                <w:szCs w:val="18"/>
                              </w:rPr>
                            </w:pPr>
                            <w:r w:rsidRPr="00C140FB">
                              <w:rPr>
                                <w:rFonts w:cs="Arial"/>
                                <w:b/>
                                <w:bCs/>
                                <w:sz w:val="18"/>
                                <w:szCs w:val="18"/>
                              </w:rPr>
                              <w:t>ObjectFactory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E07827" id="Rectangle 25" o:spid="_x0000_s1064" style="position:absolute;left:0;text-align:left;margin-left:37.05pt;margin-top:8.2pt;width:66.25pt;height:29.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" filled="f" stroked="f">
                <v:textbox inset="0,0,0,0">
                  <w:txbxContent>
                    <w:p w:rsidR="00AB2DBD" w:rsidRPr="009A57F8" w:rsidRDefault="00AB2DBD" w:rsidP="00C140FB">
                      <w:pPr>
                        <w:spacing w:line="288" w:lineRule="auto"/>
                        <w:rPr>
                          <w:rFonts w:cs="Arial"/>
                          <w:sz w:val="18"/>
                          <w:szCs w:val="18"/>
                        </w:rPr>
                      </w:pPr>
                      <w:r w:rsidRPr="00C140FB">
                        <w:rPr>
                          <w:rFonts w:cs="Arial"/>
                          <w:b/>
                          <w:bCs/>
                          <w:sz w:val="18"/>
                          <w:szCs w:val="18"/>
                        </w:rPr>
                        <w:t>ObjectFactory</w:t>
                      </w:r>
                    </w:p>
                  </w:txbxContent>
                </v:textbox>
              </v:rect>
            </w:pict>
          </mc:Fallback>
        </mc:AlternateContent>
      </w:r>
      <w:r w:rsidR="00FB2A7B" w:rsidRPr="006D3C18">
        <w:rPr>
          <w:rFonts w:cs="Arial"/>
          <w:noProof/>
          <w:szCs w:val="20"/>
          <w:lang w:eastAsia="en-US"/>
        </w:rPr>
        <mc:AlternateContent>
          <mc:Choice Requires="wps">
            <w:drawing>
              <wp:anchor distT="0" distB="0" distL="114300" distR="114300" simplePos="0" relativeHeight="251622400" behindDoc="0" locked="0" layoutInCell="1" allowOverlap="1" wp14:anchorId="2EAA10F4" wp14:editId="4D593070">
                <wp:simplePos x="0" y="0"/>
                <wp:positionH relativeFrom="column">
                  <wp:posOffset>2337962</wp:posOffset>
                </wp:positionH>
                <wp:positionV relativeFrom="paragraph">
                  <wp:posOffset>121285</wp:posOffset>
                </wp:positionV>
                <wp:extent cx="753110" cy="290830"/>
                <wp:effectExtent l="0" t="0" r="8890" b="1397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1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Pr="009A57F8" w:rsidRDefault="00AB2DBD" w:rsidP="00932964">
                            <w:pPr>
                              <w:spacing w:line="288" w:lineRule="auto"/>
                              <w:jc w:val="center"/>
                              <w:rPr>
                                <w:rFonts w:cs="Arial"/>
                                <w:sz w:val="18"/>
                                <w:szCs w:val="18"/>
                              </w:rPr>
                            </w:pPr>
                            <w:r>
                              <w:rPr>
                                <w:rFonts w:cs="Arial"/>
                                <w:b/>
                                <w:bCs/>
                                <w:sz w:val="18"/>
                                <w:szCs w:val="18"/>
                              </w:rPr>
                              <w:t>Util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A10F4" id="Rectangle 107" o:spid="_x0000_s1065" style="position:absolute;left:0;text-align:left;margin-left:184.1pt;margin-top:9.55pt;width:59.3pt;height:22.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" filled="f" stroked="f">
                <v:textbox inset="0,0,0,0">
                  <w:txbxContent>
                    <w:p w:rsidR="00AB2DBD" w:rsidRPr="009A57F8" w:rsidRDefault="00AB2DBD" w:rsidP="00932964">
                      <w:pPr>
                        <w:spacing w:line="288" w:lineRule="auto"/>
                        <w:jc w:val="center"/>
                        <w:rPr>
                          <w:rFonts w:cs="Arial"/>
                          <w:sz w:val="18"/>
                          <w:szCs w:val="18"/>
                        </w:rPr>
                      </w:pPr>
                      <w:r>
                        <w:rPr>
                          <w:rFonts w:cs="Arial"/>
                          <w:b/>
                          <w:bCs/>
                          <w:sz w:val="18"/>
                          <w:szCs w:val="18"/>
                        </w:rPr>
                        <w:t>Util</w:t>
                      </w:r>
                    </w:p>
                  </w:txbxContent>
                </v:textbox>
              </v:rect>
            </w:pict>
          </mc:Fallback>
        </mc:AlternateContent>
      </w:r>
      <w:r w:rsidR="00FB2A7B" w:rsidRPr="006D3C18">
        <w:rPr>
          <w:rFonts w:cs="Arial"/>
          <w:noProof/>
          <w:szCs w:val="20"/>
          <w:lang w:eastAsia="en-US"/>
        </w:rPr>
        <mc:AlternateContent>
          <mc:Choice Requires="wps">
            <w:drawing>
              <wp:anchor distT="0" distB="0" distL="114300" distR="114300" simplePos="0" relativeHeight="251587584" behindDoc="0" locked="0" layoutInCell="1" allowOverlap="1" wp14:anchorId="71A423AF" wp14:editId="40F9D919">
                <wp:simplePos x="0" y="0"/>
                <wp:positionH relativeFrom="column">
                  <wp:posOffset>1423406</wp:posOffset>
                </wp:positionH>
                <wp:positionV relativeFrom="paragraph">
                  <wp:posOffset>64135</wp:posOffset>
                </wp:positionV>
                <wp:extent cx="753110" cy="290830"/>
                <wp:effectExtent l="0" t="0" r="8890" b="13970"/>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311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Pr="009A57F8" w:rsidRDefault="00AB2DBD" w:rsidP="00932964">
                            <w:pPr>
                              <w:spacing w:line="288" w:lineRule="auto"/>
                              <w:jc w:val="center"/>
                              <w:rPr>
                                <w:rFonts w:cs="Arial"/>
                                <w:sz w:val="18"/>
                                <w:szCs w:val="18"/>
                              </w:rPr>
                            </w:pPr>
                            <w:r>
                              <w:rPr>
                                <w:rFonts w:cs="Arial"/>
                                <w:b/>
                                <w:bCs/>
                                <w:sz w:val="18"/>
                                <w:szCs w:val="18"/>
                              </w:rPr>
                              <w:t>User Interface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A423AF" id="Rectangle 108" o:spid="_x0000_s1066" style="position:absolute;left:0;text-align:left;margin-left:112.1pt;margin-top:5.05pt;width:59.3pt;height:22.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" filled="f" stroked="f">
                <v:textbox inset="0,0,0,0">
                  <w:txbxContent>
                    <w:p w:rsidR="00AB2DBD" w:rsidRPr="009A57F8" w:rsidRDefault="00AB2DBD" w:rsidP="00932964">
                      <w:pPr>
                        <w:spacing w:line="288" w:lineRule="auto"/>
                        <w:jc w:val="center"/>
                        <w:rPr>
                          <w:rFonts w:cs="Arial"/>
                          <w:sz w:val="18"/>
                          <w:szCs w:val="18"/>
                        </w:rPr>
                      </w:pPr>
                      <w:r>
                        <w:rPr>
                          <w:rFonts w:cs="Arial"/>
                          <w:b/>
                          <w:bCs/>
                          <w:sz w:val="18"/>
                          <w:szCs w:val="18"/>
                        </w:rPr>
                        <w:t>User Interface</w:t>
                      </w:r>
                    </w:p>
                  </w:txbxContent>
                </v:textbox>
              </v:rect>
            </w:pict>
          </mc:Fallback>
        </mc:AlternateContent>
      </w:r>
      <w:r w:rsidR="00932964" w:rsidRPr="006D3C18">
        <w:rPr>
          <w:rFonts w:cs="Arial"/>
          <w:noProof/>
          <w:szCs w:val="20"/>
          <w:lang w:eastAsia="en-US"/>
        </w:rPr>
        <mc:AlternateContent>
          <mc:Choice Requires="wps">
            <w:drawing>
              <wp:anchor distT="0" distB="0" distL="114300" distR="114300" simplePos="0" relativeHeight="251574272" behindDoc="0" locked="0" layoutInCell="1" allowOverlap="1" wp14:anchorId="4C0A7CE8" wp14:editId="4966AE8A">
                <wp:simplePos x="0" y="0"/>
                <wp:positionH relativeFrom="column">
                  <wp:posOffset>498259</wp:posOffset>
                </wp:positionH>
                <wp:positionV relativeFrom="paragraph">
                  <wp:posOffset>64135</wp:posOffset>
                </wp:positionV>
                <wp:extent cx="775970" cy="290830"/>
                <wp:effectExtent l="0" t="0" r="5080" b="13970"/>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DBD" w:rsidRPr="009A57F8" w:rsidRDefault="00AB2DBD" w:rsidP="00932964">
                            <w:pPr>
                              <w:spacing w:line="288" w:lineRule="auto"/>
                              <w:jc w:val="center"/>
                              <w:rPr>
                                <w:rFonts w:cs="Arial"/>
                                <w:sz w:val="18"/>
                                <w:szCs w:val="18"/>
                              </w:rPr>
                            </w:pPr>
                            <w:r>
                              <w:rPr>
                                <w:rFonts w:cs="Arial"/>
                                <w:b/>
                                <w:bCs/>
                                <w:sz w:val="18"/>
                                <w:szCs w:val="18"/>
                              </w:rPr>
                              <w:t>Object Factory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0A7CE8" id="Rectangle 109" o:spid="_x0000_s1067" style="position:absolute;left:0;text-align:left;margin-left:39.25pt;margin-top:5.05pt;width:61.1pt;height:22.9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" filled="f" stroked="f">
                <v:textbox inset="0,0,0,0">
                  <w:txbxContent>
                    <w:p w:rsidR="00AB2DBD" w:rsidRPr="009A57F8" w:rsidRDefault="00AB2DBD" w:rsidP="00932964">
                      <w:pPr>
                        <w:spacing w:line="288" w:lineRule="auto"/>
                        <w:jc w:val="center"/>
                        <w:rPr>
                          <w:rFonts w:cs="Arial"/>
                          <w:sz w:val="18"/>
                          <w:szCs w:val="18"/>
                        </w:rPr>
                      </w:pPr>
                      <w:r>
                        <w:rPr>
                          <w:rFonts w:cs="Arial"/>
                          <w:b/>
                          <w:bCs/>
                          <w:sz w:val="18"/>
                          <w:szCs w:val="18"/>
                        </w:rPr>
                        <w:t>Object Factory</w:t>
                      </w:r>
                    </w:p>
                  </w:txbxContent>
                </v:textbox>
              </v:rect>
            </w:pict>
          </mc:Fallback>
        </mc:AlternateContent>
      </w:r>
    </w:p>
    <w:p w:rsidR="00932964" w:rsidRPr="006D3C18" w:rsidRDefault="00932964" w:rsidP="00932964">
      <w:pPr>
        <w:jc w:val="center"/>
        <w:rPr>
          <w:rFonts w:eastAsia="Yu Mincho" w:cs="Arial"/>
          <w:sz w:val="22"/>
          <w:szCs w:val="22"/>
          <w:lang w:eastAsia="en-US"/>
        </w:rPr>
      </w:pPr>
    </w:p>
    <w:p w:rsidR="00932964" w:rsidRPr="006D3C18" w:rsidRDefault="00932964" w:rsidP="00932964">
      <w:pPr>
        <w:jc w:val="center"/>
        <w:rPr>
          <w:rFonts w:cs="Arial"/>
          <w:szCs w:val="20"/>
        </w:rPr>
      </w:pPr>
    </w:p>
    <w:p w:rsidR="00932964" w:rsidRDefault="00932964" w:rsidP="00156031">
      <w:pPr>
        <w:pStyle w:val="BodyText2"/>
        <w:overflowPunct w:val="0"/>
        <w:autoSpaceDE w:val="0"/>
        <w:autoSpaceDN w:val="0"/>
        <w:adjustRightInd w:val="0"/>
        <w:spacing w:after="0"/>
        <w:textAlignment w:val="baseline"/>
        <w:rPr>
          <w:rFonts w:cs="Arial"/>
          <w:b/>
          <w:szCs w:val="20"/>
        </w:rPr>
      </w:pPr>
    </w:p>
    <w:p w:rsidR="001826C3" w:rsidRPr="006D3C18" w:rsidRDefault="001826C3" w:rsidP="00156031">
      <w:pPr>
        <w:pStyle w:val="BodyText2"/>
        <w:overflowPunct w:val="0"/>
        <w:autoSpaceDE w:val="0"/>
        <w:autoSpaceDN w:val="0"/>
        <w:adjustRightInd w:val="0"/>
        <w:spacing w:after="0"/>
        <w:textAlignment w:val="baseline"/>
        <w:rPr>
          <w:rFonts w:cs="Arial"/>
          <w:b/>
          <w:szCs w:val="20"/>
        </w:rPr>
      </w:pPr>
      <w:r w:rsidRPr="001826C3">
        <w:rPr>
          <w:rFonts w:cs="Arial"/>
          <w:szCs w:val="20"/>
        </w:rPr>
        <w:lastRenderedPageBreak/>
        <w:t xml:space="preserve">{Ref: </w:t>
      </w:r>
      <w:r>
        <w:rPr>
          <w:rFonts w:cs="Arial"/>
          <w:b/>
          <w:szCs w:val="20"/>
        </w:rPr>
        <w:t>}</w:t>
      </w:r>
    </w:p>
    <w:p w:rsidR="00932964" w:rsidRPr="006D3C18" w:rsidRDefault="00932964" w:rsidP="00932964">
      <w:pPr>
        <w:spacing w:line="276" w:lineRule="auto"/>
        <w:rPr>
          <w:rFonts w:cs="Arial"/>
          <w:b/>
          <w:szCs w:val="20"/>
        </w:rPr>
      </w:pPr>
      <w:r w:rsidRPr="006D3C18">
        <w:rPr>
          <w:rFonts w:cs="Arial"/>
          <w:b/>
          <w:szCs w:val="20"/>
        </w:rPr>
        <w:t>Note:</w:t>
      </w:r>
      <w:r w:rsidRPr="006D3C18">
        <w:rPr>
          <w:rFonts w:cs="Arial"/>
          <w:szCs w:val="20"/>
        </w:rPr>
        <w:t xml:space="preserve"> In the above figure, dotted lines represent data flow and solid lines represent control flow.</w:t>
      </w:r>
    </w:p>
    <w:p w:rsidR="00932964" w:rsidRPr="006D3C18" w:rsidRDefault="00932964" w:rsidP="00932964">
      <w:pPr>
        <w:spacing w:line="276" w:lineRule="auto"/>
        <w:rPr>
          <w:rFonts w:cs="Arial"/>
        </w:rPr>
      </w:pPr>
      <w:r w:rsidRPr="006D3C18">
        <w:rPr>
          <w:rFonts w:cs="Arial"/>
          <w:szCs w:val="20"/>
        </w:rPr>
        <w:t>“Presentation Layer” contains “Main Entry”</w:t>
      </w:r>
      <w:r w:rsidRPr="006D3C18">
        <w:rPr>
          <w:rFonts w:cs="Arial"/>
        </w:rPr>
        <w:t xml:space="preserve"> which is the entry point of Generation Tool. This coordinates components of Business Layer to perform generation flow:</w:t>
      </w:r>
    </w:p>
    <w:p w:rsidR="00932964" w:rsidRPr="006D3C18" w:rsidRDefault="00932964" w:rsidP="00932964">
      <w:pPr>
        <w:numPr>
          <w:ilvl w:val="0"/>
          <w:numId w:val="12"/>
        </w:numPr>
        <w:spacing w:before="240"/>
        <w:rPr>
          <w:rFonts w:cs="Arial"/>
        </w:rPr>
      </w:pPr>
      <w:r w:rsidRPr="006D3C18">
        <w:rPr>
          <w:rFonts w:cs="Arial"/>
        </w:rPr>
        <w:t>Initiate loading DLLs of a specific module.</w:t>
      </w:r>
    </w:p>
    <w:p w:rsidR="00932964" w:rsidRPr="006D3C18" w:rsidRDefault="00932964" w:rsidP="00932964">
      <w:pPr>
        <w:numPr>
          <w:ilvl w:val="0"/>
          <w:numId w:val="12"/>
        </w:numPr>
        <w:spacing w:before="240"/>
        <w:rPr>
          <w:rFonts w:cs="Arial"/>
        </w:rPr>
      </w:pPr>
      <w:r w:rsidRPr="006D3C18">
        <w:rPr>
          <w:rFonts w:cs="Arial"/>
        </w:rPr>
        <w:t>Load basic configuration information.</w:t>
      </w:r>
    </w:p>
    <w:p w:rsidR="00932964" w:rsidRPr="006D3C18" w:rsidRDefault="00932964" w:rsidP="00932964">
      <w:pPr>
        <w:numPr>
          <w:ilvl w:val="0"/>
          <w:numId w:val="12"/>
        </w:numPr>
        <w:spacing w:before="240"/>
        <w:rPr>
          <w:rFonts w:cs="Arial"/>
        </w:rPr>
      </w:pPr>
      <w:r w:rsidRPr="006D3C18">
        <w:rPr>
          <w:rFonts w:cs="Arial"/>
        </w:rPr>
        <w:t>Read and process command line inputs.</w:t>
      </w:r>
    </w:p>
    <w:p w:rsidR="00932964" w:rsidRPr="006D3C18" w:rsidRDefault="00932964" w:rsidP="00932964">
      <w:pPr>
        <w:numPr>
          <w:ilvl w:val="0"/>
          <w:numId w:val="12"/>
        </w:numPr>
        <w:spacing w:before="240"/>
        <w:rPr>
          <w:rFonts w:cs="Arial"/>
        </w:rPr>
      </w:pPr>
      <w:r w:rsidRPr="006D3C18">
        <w:rPr>
          <w:rFonts w:cs="Arial"/>
        </w:rPr>
        <w:t>Parse input files.</w:t>
      </w:r>
    </w:p>
    <w:p w:rsidR="00932964" w:rsidRPr="006D3C18" w:rsidRDefault="00932964" w:rsidP="00932964">
      <w:pPr>
        <w:numPr>
          <w:ilvl w:val="0"/>
          <w:numId w:val="12"/>
        </w:numPr>
        <w:spacing w:before="240"/>
        <w:rPr>
          <w:rFonts w:cs="Arial"/>
        </w:rPr>
      </w:pPr>
      <w:r w:rsidRPr="006D3C18">
        <w:rPr>
          <w:rFonts w:cs="Arial"/>
        </w:rPr>
        <w:t>(Pre-)Validate unexpected values in CDF files.</w:t>
      </w:r>
    </w:p>
    <w:p w:rsidR="00932964" w:rsidRPr="006D3C18" w:rsidRDefault="00932964" w:rsidP="00932964">
      <w:pPr>
        <w:numPr>
          <w:ilvl w:val="0"/>
          <w:numId w:val="12"/>
        </w:numPr>
        <w:spacing w:before="240"/>
        <w:rPr>
          <w:rFonts w:cs="Arial"/>
        </w:rPr>
      </w:pPr>
      <w:r w:rsidRPr="006D3C18">
        <w:rPr>
          <w:rFonts w:cs="Arial"/>
        </w:rPr>
        <w:t>Calculate intermediate data.</w:t>
      </w:r>
    </w:p>
    <w:p w:rsidR="00932964" w:rsidRPr="006D3C18" w:rsidRDefault="00932964" w:rsidP="00932964">
      <w:pPr>
        <w:numPr>
          <w:ilvl w:val="0"/>
          <w:numId w:val="12"/>
        </w:numPr>
        <w:spacing w:before="240"/>
        <w:rPr>
          <w:rFonts w:cs="Arial"/>
        </w:rPr>
      </w:pPr>
      <w:r w:rsidRPr="006D3C18">
        <w:rPr>
          <w:rFonts w:cs="Arial"/>
        </w:rPr>
        <w:t>(Post-)Validate intermediate data.</w:t>
      </w:r>
    </w:p>
    <w:p w:rsidR="00932964" w:rsidRPr="006D3C18" w:rsidRDefault="00932964" w:rsidP="00932964">
      <w:pPr>
        <w:numPr>
          <w:ilvl w:val="0"/>
          <w:numId w:val="12"/>
        </w:numPr>
        <w:spacing w:before="240"/>
        <w:rPr>
          <w:rFonts w:cs="Arial"/>
        </w:rPr>
      </w:pPr>
      <w:r w:rsidRPr="006D3C18">
        <w:rPr>
          <w:rFonts w:cs="Arial"/>
        </w:rPr>
        <w:t>Generate header files (*.h), source code files (*.c).</w:t>
      </w:r>
    </w:p>
    <w:p w:rsidR="00932964" w:rsidRPr="006D3C18" w:rsidRDefault="00932964" w:rsidP="00932964">
      <w:pPr>
        <w:spacing w:line="276" w:lineRule="auto"/>
        <w:rPr>
          <w:rFonts w:cs="Arial"/>
          <w:szCs w:val="20"/>
        </w:rPr>
      </w:pPr>
      <w:r w:rsidRPr="006D3C18">
        <w:rPr>
          <w:rFonts w:cs="Arial"/>
          <w:szCs w:val="20"/>
        </w:rPr>
        <w:t xml:space="preserve">“Business Layer” </w:t>
      </w:r>
      <w:r w:rsidRPr="006D3C18">
        <w:rPr>
          <w:rFonts w:cs="Arial"/>
        </w:rPr>
        <w:t>implements the core functionality of the system. It</w:t>
      </w:r>
      <w:r w:rsidRPr="006D3C18">
        <w:rPr>
          <w:rFonts w:cs="Arial"/>
          <w:szCs w:val="20"/>
        </w:rPr>
        <w:t xml:space="preserve"> is collection of components which shall handle processing of command line, parser and prepare common framework for validation, intermediate, generation.</w:t>
      </w:r>
    </w:p>
    <w:p w:rsidR="00932964" w:rsidRPr="006D3C18" w:rsidRDefault="00932964" w:rsidP="00932964">
      <w:pPr>
        <w:spacing w:line="276" w:lineRule="auto"/>
        <w:rPr>
          <w:rFonts w:cs="Arial"/>
          <w:szCs w:val="20"/>
        </w:rPr>
      </w:pPr>
      <w:r w:rsidRPr="006D3C18">
        <w:rPr>
          <w:rFonts w:cs="Arial"/>
          <w:szCs w:val="20"/>
        </w:rPr>
        <w:t xml:space="preserve">“Data Layer” </w:t>
      </w:r>
      <w:r w:rsidRPr="006D3C18">
        <w:rPr>
          <w:rFonts w:cs="Arial"/>
        </w:rPr>
        <w:t>provides access to data used within the Generation Tool</w:t>
      </w:r>
      <w:r w:rsidRPr="006D3C18">
        <w:rPr>
          <w:rFonts w:cs="Arial"/>
          <w:szCs w:val="20"/>
        </w:rPr>
        <w:t>. It is collection of components which shall store data and provide read/write methods for difference type of data.</w:t>
      </w:r>
    </w:p>
    <w:p w:rsidR="00932964" w:rsidRDefault="00932964" w:rsidP="00932964">
      <w:pPr>
        <w:spacing w:line="276" w:lineRule="auto"/>
        <w:rPr>
          <w:ins w:id="820" w:author="Pham Minh Tu" w:date="2019-12-27T10:50:00Z"/>
          <w:rFonts w:cs="Arial"/>
        </w:rPr>
      </w:pPr>
      <w:r w:rsidRPr="006D3C18">
        <w:rPr>
          <w:rFonts w:cs="Arial"/>
        </w:rPr>
        <w:t xml:space="preserve">“Cross Cutting” is collection of </w:t>
      </w:r>
      <w:r w:rsidRPr="006D3C18">
        <w:rPr>
          <w:rFonts w:cs="Arial"/>
          <w:szCs w:val="20"/>
        </w:rPr>
        <w:t xml:space="preserve">components </w:t>
      </w:r>
      <w:r w:rsidRPr="006D3C18">
        <w:rPr>
          <w:rFonts w:cs="Arial"/>
        </w:rPr>
        <w:t>which is used by all layers. For example, UserInterface is used by CommandLine when there is any error in input option list. It is also used by Validation in case there are any errors.</w:t>
      </w:r>
    </w:p>
    <w:p w:rsidR="00F467C4" w:rsidRDefault="00F467C4" w:rsidP="00932964">
      <w:pPr>
        <w:spacing w:line="276" w:lineRule="auto"/>
        <w:rPr>
          <w:ins w:id="821" w:author="Pham Minh Tu" w:date="2019-12-27T10:51:00Z"/>
          <w:rFonts w:cs="Arial"/>
        </w:rPr>
      </w:pPr>
      <w:ins w:id="822" w:author="Pham Minh Tu" w:date="2019-12-27T10:50:00Z">
        <w:r>
          <w:rPr>
            <w:rFonts w:cs="Arial"/>
          </w:rPr>
          <w:t xml:space="preserve">Below is </w:t>
        </w:r>
      </w:ins>
      <w:ins w:id="823" w:author="Pham Minh Tu" w:date="2019-12-27T11:24:00Z">
        <w:r w:rsidR="00FF45BB">
          <w:rPr>
            <w:rFonts w:cs="Arial"/>
          </w:rPr>
          <w:t>main flow</w:t>
        </w:r>
      </w:ins>
      <w:ins w:id="824" w:author="Pham Minh Tu" w:date="2019-12-27T10:50:00Z">
        <w:r>
          <w:rPr>
            <w:rFonts w:cs="Arial"/>
          </w:rPr>
          <w:t xml:space="preserve"> to describe </w:t>
        </w:r>
      </w:ins>
      <w:ins w:id="825" w:author="Pham Minh Tu" w:date="2019-12-27T10:51:00Z">
        <w:r w:rsidRPr="00F467C4">
          <w:rPr>
            <w:rFonts w:cs="Arial"/>
          </w:rPr>
          <w:t>collaboration</w:t>
        </w:r>
        <w:r>
          <w:rPr>
            <w:rFonts w:cs="Arial"/>
          </w:rPr>
          <w:t xml:space="preserve"> of components with others.</w:t>
        </w:r>
      </w:ins>
    </w:p>
    <w:p w:rsidR="00F467C4" w:rsidRPr="006D3C18" w:rsidRDefault="005B5757" w:rsidP="00932964">
      <w:pPr>
        <w:spacing w:line="276" w:lineRule="auto"/>
        <w:rPr>
          <w:rFonts w:cs="Arial"/>
        </w:rPr>
      </w:pPr>
      <w:ins w:id="826" w:author="Pham Minh Tu" w:date="2019-12-27T11:28:00Z">
        <w:r>
          <w:rPr>
            <w:rFonts w:cs="Arial"/>
            <w:noProof/>
            <w:lang w:eastAsia="en-US"/>
          </w:rPr>
          <w:drawing>
            <wp:inline distT="0" distB="0" distL="0" distR="0" wp14:anchorId="0342D14F" wp14:editId="356469C4">
              <wp:extent cx="5588000" cy="3157557"/>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6646" cy="3162443"/>
                      </a:xfrm>
                      <a:prstGeom prst="rect">
                        <a:avLst/>
                      </a:prstGeom>
                      <a:noFill/>
                      <a:ln>
                        <a:noFill/>
                      </a:ln>
                    </pic:spPr>
                  </pic:pic>
                </a:graphicData>
              </a:graphic>
            </wp:inline>
          </w:drawing>
        </w:r>
      </w:ins>
    </w:p>
    <w:p w:rsidR="00932964" w:rsidRPr="006D3C18" w:rsidRDefault="00932964" w:rsidP="00932964">
      <w:pPr>
        <w:pStyle w:val="Heading3"/>
      </w:pPr>
      <w:bookmarkStart w:id="827" w:name="_Toc29218941"/>
      <w:r w:rsidRPr="006D3C18">
        <w:lastRenderedPageBreak/>
        <w:t>Presentation</w:t>
      </w:r>
      <w:bookmarkEnd w:id="827"/>
    </w:p>
    <w:p w:rsidR="00932964" w:rsidRPr="006D3C18" w:rsidRDefault="00932964" w:rsidP="00932964">
      <w:pPr>
        <w:pStyle w:val="Heading4"/>
      </w:pPr>
      <w:r w:rsidRPr="006D3C18">
        <w:t>Main Enty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szCs w:val="20"/>
              </w:rPr>
              <w:t>The “Main Entry” file is as following:</w:t>
            </w:r>
          </w:p>
          <w:p w:rsidR="00932964" w:rsidRPr="006D3C18" w:rsidRDefault="00932964" w:rsidP="00EA73D2">
            <w:pPr>
              <w:rPr>
                <w:rFonts w:cs="Arial"/>
                <w:b/>
                <w:szCs w:val="20"/>
              </w:rPr>
            </w:pPr>
            <w:r w:rsidRPr="006D3C18">
              <w:rPr>
                <w:rFonts w:cs="Arial"/>
                <w:lang w:eastAsia="en-US"/>
              </w:rPr>
              <w:t>1. MCALConfGen/ Presentation/ MainEntry/ MainEntry.cs</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rPr>
            </w:pPr>
            <w:r w:rsidRPr="006D3C18">
              <w:rPr>
                <w:rFonts w:cs="Arial"/>
                <w:b w:val="0"/>
              </w:rPr>
              <w:t>Arguments will be input by user to this component.</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rPr>
              <w:t>This component will start the execution of the Generation Tool. This initiates loading DLLs, processing of the command line options, parsing input files and generating of output files.</w:t>
            </w:r>
          </w:p>
        </w:tc>
      </w:tr>
    </w:tbl>
    <w:p w:rsidR="00932964" w:rsidRPr="006D3C18" w:rsidRDefault="00932964" w:rsidP="00932964">
      <w:pPr>
        <w:pStyle w:val="Heading3"/>
      </w:pPr>
      <w:bookmarkStart w:id="828" w:name="_Toc29218942"/>
      <w:r w:rsidRPr="006D3C18">
        <w:t>Business</w:t>
      </w:r>
      <w:bookmarkEnd w:id="828"/>
    </w:p>
    <w:p w:rsidR="00932964" w:rsidRPr="006D3C18" w:rsidRDefault="00932964" w:rsidP="00932964">
      <w:pPr>
        <w:pStyle w:val="Heading4"/>
      </w:pPr>
      <w:r w:rsidRPr="006D3C18">
        <w:t>Command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szCs w:val="20"/>
              </w:rPr>
              <w:t>The “Command Line” folder is as following:</w:t>
            </w:r>
          </w:p>
          <w:p w:rsidR="00932964" w:rsidRPr="006D3C18" w:rsidRDefault="00932964" w:rsidP="00EA73D2">
            <w:pPr>
              <w:rPr>
                <w:rFonts w:cs="Arial"/>
                <w:lang w:eastAsia="en-US"/>
              </w:rPr>
            </w:pPr>
            <w:r w:rsidRPr="006D3C18">
              <w:rPr>
                <w:rFonts w:cs="Arial"/>
                <w:lang w:eastAsia="en-US"/>
              </w:rPr>
              <w:t>1. MCALConfGen/ Business/ CommandLine</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rPr>
            </w:pPr>
            <w:r w:rsidRPr="006D3C18">
              <w:rPr>
                <w:rFonts w:cs="Arial"/>
                <w:b w:val="0"/>
              </w:rPr>
              <w:t>Arguments will be input by user to this component.</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rPr>
            </w:pPr>
            <w:r w:rsidRPr="006D3C18">
              <w:rPr>
                <w:rFonts w:cs="Arial"/>
                <w:b w:val="0"/>
              </w:rPr>
              <w:t>This component will process inputs from user. It also validates command line inputs for correctness and creates runtime configuration data which is then used by Parser, Intermediate, Validate and Generate.</w:t>
            </w:r>
          </w:p>
        </w:tc>
      </w:tr>
    </w:tbl>
    <w:p w:rsidR="00375E5F" w:rsidRPr="006D3C18" w:rsidRDefault="00375E5F" w:rsidP="00932964">
      <w:pPr>
        <w:rPr>
          <w:rFonts w:cs="Arial"/>
        </w:rPr>
      </w:pPr>
      <w:r>
        <w:rPr>
          <w:rFonts w:cs="Arial"/>
        </w:rPr>
        <w:t xml:space="preserve">{Ref: </w:t>
      </w:r>
      <w:r w:rsidRPr="001C6A09">
        <w:t>GENERIC_TFD_</w:t>
      </w:r>
      <w:del w:id="829" w:author="Pham Minh Tu" w:date="2020-01-03T14:49:00Z">
        <w:r w:rsidRPr="001C6A09" w:rsidDel="00C311A1">
          <w:delText>X1x</w:delText>
        </w:r>
      </w:del>
      <w:ins w:id="830" w:author="Pham Minh Tu" w:date="2020-01-03T14:49:00Z">
        <w:r w:rsidR="00C311A1">
          <w:t>X2x</w:t>
        </w:r>
      </w:ins>
      <w:r w:rsidRPr="001C6A09">
        <w:t>_GT_USG_001</w:t>
      </w:r>
      <w:r>
        <w:t>}</w:t>
      </w:r>
    </w:p>
    <w:p w:rsidR="00932964" w:rsidRPr="006D3C18" w:rsidRDefault="00932964" w:rsidP="00932964">
      <w:pPr>
        <w:pStyle w:val="Heading4"/>
      </w:pPr>
      <w:r w:rsidRPr="006D3C18">
        <w:t>Parser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szCs w:val="20"/>
              </w:rPr>
              <w:t>The “Parser” folder is as following:</w:t>
            </w:r>
          </w:p>
          <w:p w:rsidR="00932964" w:rsidRPr="006D3C18" w:rsidRDefault="00932964" w:rsidP="00EA73D2">
            <w:pPr>
              <w:rPr>
                <w:rFonts w:cs="Arial"/>
                <w:lang w:eastAsia="en-US"/>
              </w:rPr>
            </w:pPr>
            <w:r w:rsidRPr="006D3C18">
              <w:rPr>
                <w:rFonts w:cs="Arial"/>
                <w:lang w:eastAsia="en-US"/>
              </w:rPr>
              <w:t>1. MCALConfGen/ Business/ Parser</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szCs w:val="20"/>
              </w:rPr>
              <w:t>All input files will be parsed by this component.</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szCs w:val="20"/>
              </w:rPr>
              <w:t>This component will parse XML input files and store into CDF Data. The data will then be validated and configured into output generation.</w:t>
            </w:r>
          </w:p>
        </w:tc>
      </w:tr>
    </w:tbl>
    <w:p w:rsidR="00932964" w:rsidRPr="006D3C18" w:rsidRDefault="00932964" w:rsidP="00932964">
      <w:pPr>
        <w:pStyle w:val="Heading4"/>
      </w:pPr>
      <w:r w:rsidRPr="006D3C18">
        <w:t>Validation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szCs w:val="20"/>
              </w:rPr>
              <w:t>The “Validation” folder is as following:</w:t>
            </w:r>
          </w:p>
          <w:p w:rsidR="00932964" w:rsidRPr="006D3C18" w:rsidRDefault="00932964" w:rsidP="00EA73D2">
            <w:pPr>
              <w:rPr>
                <w:rFonts w:cs="Arial"/>
                <w:b/>
                <w:szCs w:val="20"/>
              </w:rPr>
            </w:pPr>
            <w:r w:rsidRPr="006D3C18">
              <w:rPr>
                <w:rFonts w:cs="Arial"/>
                <w:lang w:eastAsia="en-US"/>
              </w:rPr>
              <w:t>1. MCALConfGen/ Business/ Validation</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rPr>
                <w:rFonts w:cs="Arial"/>
                <w:lang w:eastAsia="en-US"/>
              </w:rPr>
            </w:pPr>
            <w:r w:rsidRPr="006D3C18">
              <w:rPr>
                <w:rFonts w:cs="Arial"/>
                <w:lang w:eastAsia="en-US"/>
              </w:rPr>
              <w:t>1. Configuration value from CDF files</w:t>
            </w:r>
          </w:p>
          <w:p w:rsidR="00932964" w:rsidRPr="006D3C18" w:rsidRDefault="00932964" w:rsidP="00EA73D2">
            <w:pPr>
              <w:rPr>
                <w:rFonts w:cs="Arial"/>
                <w:lang w:eastAsia="en-US"/>
              </w:rPr>
            </w:pPr>
            <w:r w:rsidRPr="006D3C18">
              <w:rPr>
                <w:rFonts w:cs="Arial"/>
                <w:lang w:eastAsia="en-US"/>
              </w:rPr>
              <w:t>2. Calculated intermediate data</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szCs w:val="20"/>
              </w:rPr>
              <w:t>This component will validate the user configuration. It will display error, warning and information messages, if any unexpected values found in the user configuration.</w:t>
            </w:r>
          </w:p>
          <w:p w:rsidR="00932964" w:rsidRPr="006D3C18" w:rsidRDefault="00932964" w:rsidP="00EA73D2">
            <w:pPr>
              <w:rPr>
                <w:rFonts w:cs="Arial"/>
                <w:lang w:eastAsia="en-US"/>
              </w:rPr>
            </w:pPr>
            <w:r w:rsidRPr="006D3C18">
              <w:rPr>
                <w:rFonts w:cs="Arial"/>
                <w:lang w:eastAsia="en-US"/>
              </w:rPr>
              <w:lastRenderedPageBreak/>
              <w:t>1. Configuration value from CDF files will be validated by pre-validation.</w:t>
            </w:r>
          </w:p>
          <w:p w:rsidR="00932964" w:rsidRPr="006D3C18" w:rsidRDefault="00932964" w:rsidP="00EA73D2">
            <w:pPr>
              <w:rPr>
                <w:rFonts w:cs="Arial"/>
                <w:lang w:eastAsia="en-US"/>
              </w:rPr>
            </w:pPr>
            <w:r w:rsidRPr="006D3C18">
              <w:rPr>
                <w:rFonts w:cs="Arial"/>
                <w:lang w:eastAsia="en-US"/>
              </w:rPr>
              <w:t>2. Calculated intermediate data will be validated by post-validation.</w:t>
            </w:r>
          </w:p>
          <w:p w:rsidR="00932964" w:rsidRPr="006D3C18" w:rsidRDefault="00932964" w:rsidP="00EA73D2">
            <w:pPr>
              <w:rPr>
                <w:rFonts w:cs="Arial"/>
                <w:lang w:eastAsia="en-US"/>
              </w:rPr>
            </w:pPr>
            <w:r w:rsidRPr="006D3C18">
              <w:rPr>
                <w:rFonts w:cs="Arial"/>
              </w:rPr>
              <w:t xml:space="preserve">Validation is grouped into pre-validation and post-validation to improve performance and maintainability. Pre-validation is called before intermediate calculation to validate </w:t>
            </w:r>
            <w:r w:rsidRPr="006D3C18">
              <w:rPr>
                <w:rFonts w:cs="Arial"/>
                <w:szCs w:val="20"/>
              </w:rPr>
              <w:t xml:space="preserve">unexpected values in CDF files and post-validation is called to validate result of </w:t>
            </w:r>
            <w:r w:rsidRPr="006D3C18">
              <w:rPr>
                <w:rFonts w:cs="Arial"/>
              </w:rPr>
              <w:t xml:space="preserve">intermediate calculation. Generation tool will </w:t>
            </w:r>
            <w:r w:rsidRPr="006D3C18">
              <w:rPr>
                <w:rFonts w:cs="Arial"/>
                <w:szCs w:val="20"/>
              </w:rPr>
              <w:t>be aborted</w:t>
            </w:r>
            <w:r w:rsidRPr="006D3C18">
              <w:rPr>
                <w:rFonts w:cs="Arial"/>
              </w:rPr>
              <w:t xml:space="preserve"> if errors found in CDFs data. It means no calculation is performed by intermediate to reduce unneccessary execution time and to prevent posibility of crash with invalid data in CDFs.</w:t>
            </w:r>
          </w:p>
        </w:tc>
      </w:tr>
    </w:tbl>
    <w:p w:rsidR="00932964" w:rsidRPr="006D3C18" w:rsidRDefault="00932964" w:rsidP="00932964">
      <w:pPr>
        <w:pStyle w:val="Heading4"/>
      </w:pPr>
      <w:r w:rsidRPr="006D3C18">
        <w:lastRenderedPageBreak/>
        <w:t>Intermediate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spacing w:after="100" w:afterAutospacing="1"/>
              <w:jc w:val="both"/>
              <w:rPr>
                <w:rFonts w:cs="Arial"/>
                <w:b w:val="0"/>
              </w:rPr>
            </w:pPr>
            <w:r w:rsidRPr="006D3C18">
              <w:rPr>
                <w:rFonts w:cs="Arial"/>
                <w:b w:val="0"/>
              </w:rPr>
              <w:t>The “Intermediate” folder is as following:</w:t>
            </w:r>
          </w:p>
          <w:p w:rsidR="00932964" w:rsidRPr="006D3C18" w:rsidRDefault="00932964" w:rsidP="00EA73D2">
            <w:pPr>
              <w:rPr>
                <w:rFonts w:cs="Arial"/>
                <w:b/>
                <w:szCs w:val="20"/>
              </w:rPr>
            </w:pPr>
            <w:r w:rsidRPr="006D3C18">
              <w:rPr>
                <w:rFonts w:cs="Arial"/>
                <w:lang w:eastAsia="en-US"/>
              </w:rPr>
              <w:t>1. MCALConfGen/ Business/ Intermediate</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szCs w:val="20"/>
              </w:rPr>
              <w:t>CDF data will be used by this component to generate intermediate data.</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bCs w:val="0"/>
              </w:rPr>
              <w:t>This component creates intermediate data structures, which will contain information required to generate Generation Tool output files.</w:t>
            </w:r>
          </w:p>
        </w:tc>
      </w:tr>
    </w:tbl>
    <w:p w:rsidR="00932964" w:rsidRPr="006D3C18" w:rsidRDefault="00932964" w:rsidP="00932964">
      <w:pPr>
        <w:pStyle w:val="Heading4"/>
      </w:pPr>
      <w:r w:rsidRPr="006D3C18">
        <w:t>Generation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spacing w:after="100" w:afterAutospacing="1"/>
              <w:jc w:val="both"/>
              <w:rPr>
                <w:rFonts w:cs="Arial"/>
                <w:b w:val="0"/>
              </w:rPr>
            </w:pPr>
            <w:r w:rsidRPr="006D3C18">
              <w:rPr>
                <w:rFonts w:cs="Arial"/>
                <w:b w:val="0"/>
              </w:rPr>
              <w:t>The “Generation” folder is as following:</w:t>
            </w:r>
          </w:p>
          <w:p w:rsidR="00932964" w:rsidRPr="006D3C18" w:rsidRDefault="00932964" w:rsidP="00EA73D2">
            <w:pPr>
              <w:rPr>
                <w:rFonts w:cs="Arial"/>
                <w:b/>
                <w:szCs w:val="20"/>
              </w:rPr>
            </w:pPr>
            <w:r w:rsidRPr="006D3C18">
              <w:rPr>
                <w:rFonts w:cs="Arial"/>
                <w:lang w:eastAsia="en-US"/>
              </w:rPr>
              <w:t>1. MCALConfGen/ Business/ Generation</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bCs w:val="0"/>
              </w:rPr>
              <w:t>Intermediate data structures will be used as input in this component.</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pStyle w:val="a6"/>
              <w:jc w:val="both"/>
              <w:rPr>
                <w:rFonts w:cs="Arial"/>
                <w:b w:val="0"/>
                <w:bCs w:val="0"/>
              </w:rPr>
            </w:pPr>
            <w:r w:rsidRPr="006D3C18">
              <w:rPr>
                <w:rFonts w:cs="Arial"/>
                <w:b w:val="0"/>
                <w:bCs w:val="0"/>
              </w:rPr>
              <w:t>This component generates C Source and Header files.</w:t>
            </w:r>
          </w:p>
        </w:tc>
      </w:tr>
    </w:tbl>
    <w:p w:rsidR="00932964" w:rsidRPr="006D3C18" w:rsidRDefault="00932964" w:rsidP="00932964">
      <w:pPr>
        <w:pStyle w:val="Heading3"/>
      </w:pPr>
      <w:bookmarkStart w:id="831" w:name="_Toc216774206"/>
      <w:bookmarkStart w:id="832" w:name="_Toc29218943"/>
      <w:r w:rsidRPr="006D3C18">
        <w:t>Data</w:t>
      </w:r>
      <w:bookmarkEnd w:id="832"/>
    </w:p>
    <w:p w:rsidR="00932964" w:rsidRPr="006D3C18" w:rsidRDefault="00932964" w:rsidP="00932964">
      <w:pPr>
        <w:pStyle w:val="Heading4"/>
      </w:pPr>
      <w:r w:rsidRPr="006D3C18">
        <w:t>BasicConfiguration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spacing w:after="100" w:afterAutospacing="1"/>
              <w:jc w:val="both"/>
              <w:rPr>
                <w:rFonts w:cs="Arial"/>
                <w:b w:val="0"/>
              </w:rPr>
            </w:pPr>
            <w:r w:rsidRPr="006D3C18">
              <w:rPr>
                <w:rFonts w:cs="Arial"/>
                <w:b w:val="0"/>
              </w:rPr>
              <w:t>The “BasicConfiguration” folder is as following:</w:t>
            </w:r>
          </w:p>
          <w:p w:rsidR="00932964" w:rsidRPr="006D3C18" w:rsidRDefault="00932964" w:rsidP="00EA73D2">
            <w:pPr>
              <w:rPr>
                <w:rFonts w:cs="Arial"/>
                <w:b/>
                <w:szCs w:val="20"/>
              </w:rPr>
            </w:pPr>
            <w:r w:rsidRPr="006D3C18">
              <w:rPr>
                <w:rFonts w:cs="Arial"/>
                <w:lang w:eastAsia="en-US"/>
              </w:rPr>
              <w:t>1. MCALConfGen/ Data/ BasicConfiguration</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bCs w:val="0"/>
              </w:rPr>
              <w:t xml:space="preserve">Information in this component is loaded by Configuration Loader. </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pStyle w:val="a6"/>
              <w:jc w:val="both"/>
              <w:rPr>
                <w:rFonts w:cs="Arial"/>
                <w:b w:val="0"/>
                <w:bCs w:val="0"/>
              </w:rPr>
            </w:pPr>
            <w:r w:rsidRPr="006D3C18">
              <w:rPr>
                <w:rFonts w:cs="Arial"/>
                <w:b w:val="0"/>
                <w:bCs w:val="0"/>
              </w:rPr>
              <w:t>This component will be used by Command Line, Parser, Validation, Intermediate and Generation.</w:t>
            </w:r>
          </w:p>
        </w:tc>
      </w:tr>
    </w:tbl>
    <w:p w:rsidR="00932964" w:rsidRPr="006D3C18" w:rsidRDefault="00932964" w:rsidP="00932964">
      <w:pPr>
        <w:pStyle w:val="Heading4"/>
      </w:pPr>
      <w:r w:rsidRPr="006D3C18">
        <w:t>RuntimeConfiguration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spacing w:after="100" w:afterAutospacing="1"/>
              <w:jc w:val="both"/>
              <w:rPr>
                <w:rFonts w:cs="Arial"/>
                <w:b w:val="0"/>
              </w:rPr>
            </w:pPr>
            <w:r w:rsidRPr="006D3C18">
              <w:rPr>
                <w:rFonts w:cs="Arial"/>
                <w:b w:val="0"/>
              </w:rPr>
              <w:t>The “RuntimeConfiguration” folder is as following:</w:t>
            </w:r>
          </w:p>
          <w:p w:rsidR="00932964" w:rsidRPr="006D3C18" w:rsidRDefault="00932964" w:rsidP="00EA73D2">
            <w:pPr>
              <w:rPr>
                <w:rFonts w:cs="Arial"/>
                <w:b/>
                <w:szCs w:val="20"/>
              </w:rPr>
            </w:pPr>
            <w:r w:rsidRPr="006D3C18">
              <w:rPr>
                <w:rFonts w:cs="Arial"/>
                <w:lang w:eastAsia="en-US"/>
              </w:rPr>
              <w:t>1. MCALConfGen/ Data/ RuntimeConfiguration</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bCs w:val="0"/>
              </w:rPr>
              <w:t>Information in this component is loaded by Command Line.</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lastRenderedPageBreak/>
              <w:t>Output</w:t>
            </w:r>
          </w:p>
        </w:tc>
        <w:tc>
          <w:tcPr>
            <w:tcW w:w="6696" w:type="dxa"/>
            <w:shd w:val="clear" w:color="auto" w:fill="auto"/>
          </w:tcPr>
          <w:p w:rsidR="00932964" w:rsidRPr="006D3C18" w:rsidRDefault="00932964" w:rsidP="00EA73D2">
            <w:pPr>
              <w:pStyle w:val="a6"/>
              <w:jc w:val="both"/>
              <w:rPr>
                <w:rFonts w:cs="Arial"/>
                <w:b w:val="0"/>
                <w:bCs w:val="0"/>
              </w:rPr>
            </w:pPr>
            <w:r w:rsidRPr="006D3C18">
              <w:rPr>
                <w:rFonts w:cs="Arial"/>
                <w:b w:val="0"/>
                <w:bCs w:val="0"/>
              </w:rPr>
              <w:t>This component will be used by Parser, Validation, Intermediate and Generation</w:t>
            </w:r>
          </w:p>
        </w:tc>
      </w:tr>
    </w:tbl>
    <w:p w:rsidR="00932964" w:rsidRPr="006D3C18" w:rsidRDefault="00932964" w:rsidP="00932964">
      <w:pPr>
        <w:pStyle w:val="Heading4"/>
      </w:pPr>
      <w:r w:rsidRPr="006D3C18">
        <w:t>CDFData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spacing w:after="100" w:afterAutospacing="1"/>
              <w:jc w:val="both"/>
              <w:rPr>
                <w:rFonts w:cs="Arial"/>
                <w:b w:val="0"/>
              </w:rPr>
            </w:pPr>
            <w:r w:rsidRPr="006D3C18">
              <w:rPr>
                <w:rFonts w:cs="Arial"/>
                <w:b w:val="0"/>
              </w:rPr>
              <w:t>The “CDFData” folder is as following:</w:t>
            </w:r>
          </w:p>
          <w:p w:rsidR="00932964" w:rsidRPr="006D3C18" w:rsidRDefault="00932964" w:rsidP="00EA73D2">
            <w:pPr>
              <w:rPr>
                <w:rFonts w:cs="Arial"/>
                <w:b/>
                <w:szCs w:val="20"/>
              </w:rPr>
            </w:pPr>
            <w:r w:rsidRPr="006D3C18">
              <w:rPr>
                <w:rFonts w:cs="Arial"/>
                <w:lang w:eastAsia="en-US"/>
              </w:rPr>
              <w:t>1. MCALConfGen/ Data/ CDFData</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bCs w:val="0"/>
              </w:rPr>
              <w:t>Information in this component is loaded by Parser.</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pStyle w:val="a6"/>
              <w:jc w:val="both"/>
              <w:rPr>
                <w:rFonts w:cs="Arial"/>
                <w:b w:val="0"/>
                <w:bCs w:val="0"/>
              </w:rPr>
            </w:pPr>
            <w:r w:rsidRPr="006D3C18">
              <w:rPr>
                <w:rFonts w:cs="Arial"/>
                <w:b w:val="0"/>
                <w:bCs w:val="0"/>
              </w:rPr>
              <w:t>This component will be used by Validation, Intermediate and Generation.</w:t>
            </w:r>
          </w:p>
        </w:tc>
      </w:tr>
    </w:tbl>
    <w:p w:rsidR="00932964" w:rsidRPr="006D3C18" w:rsidRDefault="00932964" w:rsidP="00932964">
      <w:pPr>
        <w:pStyle w:val="Heading4"/>
      </w:pPr>
      <w:r w:rsidRPr="006D3C18">
        <w:t>IntermediateData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spacing w:after="100" w:afterAutospacing="1"/>
              <w:jc w:val="both"/>
              <w:rPr>
                <w:rFonts w:cs="Arial"/>
                <w:b w:val="0"/>
              </w:rPr>
            </w:pPr>
            <w:r w:rsidRPr="006D3C18">
              <w:rPr>
                <w:rFonts w:cs="Arial"/>
                <w:b w:val="0"/>
              </w:rPr>
              <w:t>The “IntermediateData” folder is as following:</w:t>
            </w:r>
          </w:p>
          <w:p w:rsidR="00932964" w:rsidRPr="006D3C18" w:rsidRDefault="00932964" w:rsidP="00EA73D2">
            <w:pPr>
              <w:rPr>
                <w:rFonts w:cs="Arial"/>
                <w:b/>
                <w:szCs w:val="20"/>
              </w:rPr>
            </w:pPr>
            <w:r w:rsidRPr="006D3C18">
              <w:rPr>
                <w:rFonts w:cs="Arial"/>
                <w:lang w:eastAsia="en-US"/>
              </w:rPr>
              <w:t>1. MCALConfGen/ Data/ IntermediateData</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bCs w:val="0"/>
              </w:rPr>
              <w:t>Information in this component is calculated by Intermediate.</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pStyle w:val="a6"/>
              <w:jc w:val="both"/>
              <w:rPr>
                <w:rFonts w:cs="Arial"/>
                <w:b w:val="0"/>
                <w:bCs w:val="0"/>
              </w:rPr>
            </w:pPr>
            <w:r w:rsidRPr="006D3C18">
              <w:rPr>
                <w:rFonts w:cs="Arial"/>
                <w:b w:val="0"/>
                <w:bCs w:val="0"/>
              </w:rPr>
              <w:t>This component will be used by Validation and Generation.</w:t>
            </w:r>
          </w:p>
        </w:tc>
      </w:tr>
    </w:tbl>
    <w:p w:rsidR="00932964" w:rsidRPr="006D3C18" w:rsidRDefault="00932964" w:rsidP="00932964">
      <w:pPr>
        <w:pStyle w:val="Heading3"/>
      </w:pPr>
      <w:bookmarkStart w:id="833" w:name="_Toc29218944"/>
      <w:r w:rsidRPr="006D3C18">
        <w:t>Cross cutting</w:t>
      </w:r>
      <w:bookmarkEnd w:id="833"/>
    </w:p>
    <w:p w:rsidR="00932964" w:rsidRPr="006D3C18" w:rsidRDefault="00932964" w:rsidP="00932964">
      <w:pPr>
        <w:pStyle w:val="Heading4"/>
      </w:pPr>
      <w:r w:rsidRPr="006D3C18">
        <w:t>ObjectFactory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spacing w:after="100" w:afterAutospacing="1"/>
              <w:jc w:val="both"/>
              <w:rPr>
                <w:rFonts w:cs="Arial"/>
                <w:b w:val="0"/>
              </w:rPr>
            </w:pPr>
            <w:r w:rsidRPr="006D3C18">
              <w:rPr>
                <w:rFonts w:cs="Arial"/>
                <w:b w:val="0"/>
              </w:rPr>
              <w:t>The “ObjectFactory” folder is as following:</w:t>
            </w:r>
          </w:p>
          <w:p w:rsidR="00932964" w:rsidRPr="006D3C18" w:rsidRDefault="00932964" w:rsidP="00EA73D2">
            <w:pPr>
              <w:rPr>
                <w:rFonts w:cs="Arial"/>
                <w:b/>
                <w:szCs w:val="20"/>
              </w:rPr>
            </w:pPr>
            <w:r w:rsidRPr="006D3C18">
              <w:rPr>
                <w:rFonts w:cs="Arial"/>
                <w:lang w:eastAsia="en-US"/>
              </w:rPr>
              <w:t>1. MCALConfGen/ CrossCutting/ ObjectFactory</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bCs w:val="0"/>
              </w:rPr>
              <w:t>Loads all DLLs under dlls subfolder of executable directory which is retrieved from BasicConfiguration.</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numPr>
                <w:ilvl w:val="0"/>
                <w:numId w:val="17"/>
              </w:numPr>
              <w:rPr>
                <w:rFonts w:cs="Arial"/>
                <w:lang w:eastAsia="en-US"/>
              </w:rPr>
            </w:pPr>
            <w:r w:rsidRPr="006D3C18">
              <w:rPr>
                <w:rFonts w:cs="Arial"/>
                <w:lang w:eastAsia="en-US"/>
              </w:rPr>
              <w:t>Resolve an interface into one or many instances of concrete classes which actually handle requests at runtime.</w:t>
            </w:r>
          </w:p>
          <w:p w:rsidR="00932964" w:rsidRPr="006D3C18" w:rsidRDefault="00932964" w:rsidP="00EA73D2">
            <w:pPr>
              <w:numPr>
                <w:ilvl w:val="0"/>
                <w:numId w:val="17"/>
              </w:numPr>
              <w:rPr>
                <w:rFonts w:cs="Arial"/>
                <w:lang w:eastAsia="en-US"/>
              </w:rPr>
            </w:pPr>
            <w:r w:rsidRPr="006D3C18">
              <w:rPr>
                <w:rFonts w:cs="Arial"/>
                <w:lang w:eastAsia="en-US"/>
              </w:rPr>
              <w:t>There are multiple concrete classes that implemented the same interface. If only one is needed, ObjectFactory will select one based on AutoSar version, Device Name, and internal Version (Refer to class ObjectFactoryAttribute).</w:t>
            </w:r>
          </w:p>
        </w:tc>
      </w:tr>
    </w:tbl>
    <w:p w:rsidR="00932964" w:rsidRPr="006D3C18" w:rsidRDefault="00932964" w:rsidP="00932964">
      <w:pPr>
        <w:rPr>
          <w:rFonts w:cs="Arial"/>
        </w:rPr>
      </w:pPr>
    </w:p>
    <w:p w:rsidR="00932964" w:rsidRPr="006D3C18" w:rsidRDefault="00932964" w:rsidP="00932964">
      <w:pPr>
        <w:pStyle w:val="Heading4"/>
      </w:pPr>
      <w:r w:rsidRPr="006D3C18">
        <w:t>UserInterface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spacing w:after="100" w:afterAutospacing="1"/>
              <w:jc w:val="both"/>
              <w:rPr>
                <w:rFonts w:cs="Arial"/>
                <w:b w:val="0"/>
              </w:rPr>
            </w:pPr>
            <w:r w:rsidRPr="006D3C18">
              <w:rPr>
                <w:rFonts w:cs="Arial"/>
                <w:b w:val="0"/>
              </w:rPr>
              <w:t>The “UserInterface” folder is as following:</w:t>
            </w:r>
          </w:p>
          <w:p w:rsidR="00932964" w:rsidRPr="006D3C18" w:rsidRDefault="00932964" w:rsidP="00EA73D2">
            <w:pPr>
              <w:rPr>
                <w:rFonts w:cs="Arial"/>
                <w:b/>
                <w:szCs w:val="20"/>
              </w:rPr>
            </w:pPr>
            <w:r w:rsidRPr="006D3C18">
              <w:rPr>
                <w:rFonts w:cs="Arial"/>
                <w:lang w:eastAsia="en-US"/>
              </w:rPr>
              <w:t>1. MCALConfGen/ CrossCutting/ UserInterface</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szCs w:val="20"/>
              </w:rPr>
              <w:t>None</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pStyle w:val="a6"/>
              <w:jc w:val="both"/>
              <w:rPr>
                <w:rFonts w:cs="Arial"/>
                <w:b w:val="0"/>
                <w:bCs w:val="0"/>
              </w:rPr>
            </w:pPr>
            <w:r w:rsidRPr="006D3C18">
              <w:rPr>
                <w:rFonts w:cs="Arial"/>
                <w:b w:val="0"/>
                <w:bCs w:val="0"/>
              </w:rPr>
              <w:t>Displays, logs message(s) which Gentool wants to show to user.</w:t>
            </w:r>
          </w:p>
        </w:tc>
      </w:tr>
    </w:tbl>
    <w:p w:rsidR="00932964" w:rsidRPr="006D3C18" w:rsidRDefault="00932964" w:rsidP="00932964">
      <w:pPr>
        <w:rPr>
          <w:rFonts w:cs="Arial"/>
        </w:rPr>
      </w:pPr>
    </w:p>
    <w:p w:rsidR="00932964" w:rsidRPr="006D3C18" w:rsidRDefault="00932964" w:rsidP="00932964">
      <w:pPr>
        <w:pStyle w:val="Heading4"/>
      </w:pPr>
      <w:r w:rsidRPr="006D3C18">
        <w:lastRenderedPageBreak/>
        <w:t>Util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932964" w:rsidRPr="006D3C18" w:rsidTr="00EA73D2">
        <w:tc>
          <w:tcPr>
            <w:tcW w:w="1809" w:type="dxa"/>
            <w:shd w:val="clear" w:color="auto" w:fill="D9D9D9"/>
            <w:vAlign w:val="center"/>
          </w:tcPr>
          <w:p w:rsidR="00932964" w:rsidRPr="006D3C18" w:rsidRDefault="00932964" w:rsidP="00EA73D2">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932964" w:rsidRPr="006D3C18" w:rsidRDefault="00932964" w:rsidP="00EA73D2">
            <w:pPr>
              <w:pStyle w:val="a6"/>
              <w:spacing w:after="100" w:afterAutospacing="1"/>
              <w:jc w:val="both"/>
              <w:rPr>
                <w:rFonts w:cs="Arial"/>
                <w:b w:val="0"/>
              </w:rPr>
            </w:pPr>
            <w:r w:rsidRPr="006D3C18">
              <w:rPr>
                <w:rFonts w:cs="Arial"/>
                <w:b w:val="0"/>
              </w:rPr>
              <w:t>The “Util” folder is as following:</w:t>
            </w:r>
          </w:p>
          <w:p w:rsidR="00932964" w:rsidRPr="006D3C18" w:rsidRDefault="00932964" w:rsidP="00EA73D2">
            <w:pPr>
              <w:rPr>
                <w:rFonts w:cs="Arial"/>
                <w:b/>
                <w:szCs w:val="20"/>
              </w:rPr>
            </w:pPr>
            <w:r w:rsidRPr="006D3C18">
              <w:rPr>
                <w:rFonts w:cs="Arial"/>
                <w:lang w:eastAsia="en-US"/>
              </w:rPr>
              <w:t>1. MCALConfGen/ CrossCutting/ Util</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932964" w:rsidRPr="006D3C18" w:rsidRDefault="00932964" w:rsidP="00EA73D2">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szCs w:val="20"/>
              </w:rPr>
              <w:t>None</w:t>
            </w:r>
          </w:p>
        </w:tc>
      </w:tr>
      <w:tr w:rsidR="00932964" w:rsidRPr="006D3C18" w:rsidTr="00EA73D2">
        <w:tc>
          <w:tcPr>
            <w:tcW w:w="1809" w:type="dxa"/>
            <w:shd w:val="clear" w:color="auto" w:fill="D9D9D9"/>
          </w:tcPr>
          <w:p w:rsidR="00932964" w:rsidRPr="006D3C18" w:rsidRDefault="00932964" w:rsidP="00EA73D2">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932964" w:rsidRPr="006D3C18" w:rsidRDefault="00932964" w:rsidP="00EA73D2">
            <w:pPr>
              <w:pStyle w:val="a6"/>
              <w:jc w:val="both"/>
              <w:rPr>
                <w:rFonts w:cs="Arial"/>
                <w:b w:val="0"/>
                <w:bCs w:val="0"/>
              </w:rPr>
            </w:pPr>
            <w:r w:rsidRPr="006D3C18">
              <w:rPr>
                <w:rFonts w:cs="Arial"/>
                <w:b w:val="0"/>
                <w:bCs w:val="0"/>
              </w:rPr>
              <w:t>Contains utilities which are widely used in Gentool, e.g. string common methods or Constant values.</w:t>
            </w:r>
          </w:p>
        </w:tc>
      </w:tr>
    </w:tbl>
    <w:p w:rsidR="00932964" w:rsidRPr="006D3C18" w:rsidRDefault="00932964" w:rsidP="00932964">
      <w:pPr>
        <w:rPr>
          <w:rFonts w:cs="Arial"/>
        </w:rPr>
      </w:pPr>
    </w:p>
    <w:p w:rsidR="007E273A" w:rsidRPr="006D3C18" w:rsidRDefault="007E273A" w:rsidP="007E273A">
      <w:pPr>
        <w:pStyle w:val="Heading4"/>
      </w:pPr>
      <w:r w:rsidRPr="007E273A">
        <w:t>DotNetApiWrapper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696"/>
      </w:tblGrid>
      <w:tr w:rsidR="007E273A" w:rsidRPr="006D3C18" w:rsidTr="007E273A">
        <w:trPr>
          <w:trHeight w:val="935"/>
        </w:trPr>
        <w:tc>
          <w:tcPr>
            <w:tcW w:w="1809" w:type="dxa"/>
            <w:shd w:val="clear" w:color="auto" w:fill="D9D9D9"/>
            <w:vAlign w:val="center"/>
          </w:tcPr>
          <w:p w:rsidR="007E273A" w:rsidRPr="006D3C18" w:rsidRDefault="007E273A" w:rsidP="007E273A">
            <w:pPr>
              <w:pStyle w:val="a6"/>
              <w:keepNext w:val="0"/>
              <w:widowControl/>
              <w:tabs>
                <w:tab w:val="clear" w:pos="1140"/>
                <w:tab w:val="clear" w:pos="1360"/>
                <w:tab w:val="clear" w:pos="1440"/>
              </w:tabs>
              <w:spacing w:beforeAutospacing="1" w:afterAutospacing="1"/>
              <w:jc w:val="both"/>
              <w:rPr>
                <w:rFonts w:cs="Arial"/>
                <w:szCs w:val="20"/>
              </w:rPr>
            </w:pPr>
            <w:r w:rsidRPr="006D3C18">
              <w:rPr>
                <w:rFonts w:cs="Arial"/>
                <w:szCs w:val="20"/>
              </w:rPr>
              <w:t>Location</w:t>
            </w:r>
          </w:p>
        </w:tc>
        <w:tc>
          <w:tcPr>
            <w:tcW w:w="6696" w:type="dxa"/>
            <w:shd w:val="clear" w:color="auto" w:fill="auto"/>
            <w:vAlign w:val="center"/>
          </w:tcPr>
          <w:p w:rsidR="007E273A" w:rsidRPr="006D3C18" w:rsidRDefault="007E273A" w:rsidP="007E273A">
            <w:pPr>
              <w:pStyle w:val="a6"/>
              <w:spacing w:after="100" w:afterAutospacing="1"/>
              <w:jc w:val="both"/>
              <w:rPr>
                <w:rFonts w:cs="Arial"/>
                <w:b w:val="0"/>
              </w:rPr>
            </w:pPr>
            <w:r w:rsidRPr="006D3C18">
              <w:rPr>
                <w:rFonts w:cs="Arial"/>
                <w:b w:val="0"/>
              </w:rPr>
              <w:t>The “</w:t>
            </w:r>
            <w:r w:rsidRPr="007E273A">
              <w:rPr>
                <w:rFonts w:cs="Arial"/>
                <w:b w:val="0"/>
              </w:rPr>
              <w:t>DotNetApiWrapper</w:t>
            </w:r>
            <w:r w:rsidRPr="006D3C18">
              <w:rPr>
                <w:rFonts w:cs="Arial"/>
                <w:b w:val="0"/>
              </w:rPr>
              <w:t>” folder is as following:</w:t>
            </w:r>
          </w:p>
          <w:p w:rsidR="007E273A" w:rsidRPr="006D3C18" w:rsidRDefault="007E273A" w:rsidP="001C6F9B">
            <w:pPr>
              <w:pStyle w:val="a6"/>
              <w:keepNext w:val="0"/>
              <w:widowControl/>
              <w:tabs>
                <w:tab w:val="clear" w:pos="1140"/>
                <w:tab w:val="clear" w:pos="1360"/>
                <w:tab w:val="clear" w:pos="1440"/>
              </w:tabs>
              <w:spacing w:after="100" w:afterAutospacing="1"/>
              <w:jc w:val="both"/>
              <w:rPr>
                <w:rFonts w:cs="Arial"/>
                <w:b w:val="0"/>
                <w:szCs w:val="20"/>
              </w:rPr>
            </w:pPr>
            <w:r>
              <w:rPr>
                <w:rFonts w:cs="Arial"/>
                <w:b w:val="0"/>
              </w:rPr>
              <w:t xml:space="preserve">1. MCALConfGen/ CrossCutting/ </w:t>
            </w:r>
            <w:r w:rsidRPr="007E273A">
              <w:rPr>
                <w:rFonts w:cs="Arial"/>
                <w:b w:val="0"/>
              </w:rPr>
              <w:t>DotNetApiWrapper</w:t>
            </w:r>
          </w:p>
        </w:tc>
      </w:tr>
      <w:tr w:rsidR="007E273A" w:rsidRPr="006D3C18" w:rsidTr="007E273A">
        <w:tc>
          <w:tcPr>
            <w:tcW w:w="1809" w:type="dxa"/>
            <w:shd w:val="clear" w:color="auto" w:fill="D9D9D9"/>
          </w:tcPr>
          <w:p w:rsidR="007E273A" w:rsidRPr="006D3C18" w:rsidRDefault="007E273A" w:rsidP="007E273A">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Input</w:t>
            </w:r>
          </w:p>
        </w:tc>
        <w:tc>
          <w:tcPr>
            <w:tcW w:w="6696" w:type="dxa"/>
            <w:shd w:val="clear" w:color="auto" w:fill="auto"/>
          </w:tcPr>
          <w:p w:rsidR="007E273A" w:rsidRPr="006D3C18" w:rsidRDefault="007E273A" w:rsidP="007E273A">
            <w:pPr>
              <w:pStyle w:val="a6"/>
              <w:keepNext w:val="0"/>
              <w:widowControl/>
              <w:tabs>
                <w:tab w:val="clear" w:pos="1140"/>
                <w:tab w:val="clear" w:pos="1360"/>
                <w:tab w:val="clear" w:pos="1440"/>
              </w:tabs>
              <w:spacing w:afterAutospacing="1"/>
              <w:jc w:val="both"/>
              <w:rPr>
                <w:rFonts w:cs="Arial"/>
                <w:b w:val="0"/>
                <w:szCs w:val="20"/>
              </w:rPr>
            </w:pPr>
            <w:r w:rsidRPr="006D3C18">
              <w:rPr>
                <w:rFonts w:cs="Arial"/>
                <w:b w:val="0"/>
                <w:szCs w:val="20"/>
              </w:rPr>
              <w:t>None</w:t>
            </w:r>
          </w:p>
        </w:tc>
      </w:tr>
      <w:tr w:rsidR="007E273A" w:rsidRPr="006D3C18" w:rsidTr="007E273A">
        <w:tc>
          <w:tcPr>
            <w:tcW w:w="1809" w:type="dxa"/>
            <w:shd w:val="clear" w:color="auto" w:fill="D9D9D9"/>
          </w:tcPr>
          <w:p w:rsidR="007E273A" w:rsidRPr="006D3C18" w:rsidRDefault="007E273A" w:rsidP="007E273A">
            <w:pPr>
              <w:pStyle w:val="a6"/>
              <w:keepNext w:val="0"/>
              <w:widowControl/>
              <w:tabs>
                <w:tab w:val="clear" w:pos="1140"/>
                <w:tab w:val="clear" w:pos="1360"/>
                <w:tab w:val="clear" w:pos="1440"/>
              </w:tabs>
              <w:spacing w:afterAutospacing="1"/>
              <w:jc w:val="both"/>
              <w:rPr>
                <w:rFonts w:cs="Arial"/>
                <w:szCs w:val="20"/>
              </w:rPr>
            </w:pPr>
            <w:r w:rsidRPr="006D3C18">
              <w:rPr>
                <w:rFonts w:cs="Arial"/>
                <w:szCs w:val="20"/>
              </w:rPr>
              <w:t>Output</w:t>
            </w:r>
          </w:p>
        </w:tc>
        <w:tc>
          <w:tcPr>
            <w:tcW w:w="6696" w:type="dxa"/>
            <w:shd w:val="clear" w:color="auto" w:fill="auto"/>
          </w:tcPr>
          <w:p w:rsidR="007E273A" w:rsidRPr="006D3C18" w:rsidRDefault="00FB2A7B" w:rsidP="007E273A">
            <w:pPr>
              <w:rPr>
                <w:rFonts w:cs="Arial"/>
                <w:lang w:eastAsia="en-US"/>
              </w:rPr>
            </w:pPr>
            <w:r>
              <w:rPr>
                <w:rFonts w:cs="Arial"/>
                <w:lang w:eastAsia="en-US"/>
              </w:rPr>
              <w:t>Wrap all</w:t>
            </w:r>
            <w:r w:rsidR="00B016F1">
              <w:rPr>
                <w:rFonts w:cs="Arial"/>
                <w:lang w:eastAsia="en-US"/>
              </w:rPr>
              <w:t xml:space="preserve"> kind of .NET Error messages </w:t>
            </w:r>
          </w:p>
        </w:tc>
      </w:tr>
    </w:tbl>
    <w:p w:rsidR="007E273A" w:rsidRPr="006D3C18" w:rsidRDefault="007E273A" w:rsidP="007E273A">
      <w:pPr>
        <w:rPr>
          <w:rFonts w:cs="Arial"/>
        </w:rPr>
      </w:pPr>
    </w:p>
    <w:p w:rsidR="00932964" w:rsidRPr="006D3C18" w:rsidRDefault="00932964" w:rsidP="00932964">
      <w:pPr>
        <w:rPr>
          <w:rFonts w:cs="Arial"/>
        </w:rPr>
      </w:pPr>
    </w:p>
    <w:p w:rsidR="00932964" w:rsidRPr="006D3C18" w:rsidRDefault="00932964" w:rsidP="00932964">
      <w:pPr>
        <w:rPr>
          <w:rFonts w:cs="Arial"/>
        </w:rPr>
      </w:pPr>
    </w:p>
    <w:p w:rsidR="00932964" w:rsidRPr="006D3C18" w:rsidRDefault="00932964" w:rsidP="00932964">
      <w:pPr>
        <w:pStyle w:val="Heading2"/>
      </w:pPr>
      <w:bookmarkStart w:id="834" w:name="_Toc29218945"/>
      <w:r w:rsidRPr="006D3C18">
        <w:t xml:space="preserve">File </w:t>
      </w:r>
      <w:bookmarkEnd w:id="831"/>
      <w:r w:rsidRPr="006D3C18">
        <w:t>structure</w:t>
      </w:r>
      <w:bookmarkEnd w:id="834"/>
    </w:p>
    <w:p w:rsidR="00932964" w:rsidRPr="006D3C18" w:rsidRDefault="00932964" w:rsidP="00932964">
      <w:pPr>
        <w:rPr>
          <w:rFonts w:cs="Arial"/>
        </w:rPr>
      </w:pPr>
      <w:bookmarkStart w:id="835" w:name="_Toc216774205"/>
      <w:r w:rsidRPr="006D3C18">
        <w:rPr>
          <w:rFonts w:cs="Arial"/>
          <w:b/>
        </w:rPr>
        <w:t>GENERIC_GDD</w:t>
      </w:r>
      <w:r w:rsidRPr="006D3C18">
        <w:rPr>
          <w:rFonts w:eastAsia="MS PGothic" w:cs="Arial"/>
          <w:b/>
          <w:kern w:val="2"/>
          <w:szCs w:val="21"/>
        </w:rPr>
        <w:t>_FST_001:</w:t>
      </w:r>
    </w:p>
    <w:bookmarkEnd w:id="835"/>
    <w:p w:rsidR="00932964" w:rsidRPr="006D3C18" w:rsidRDefault="00932964" w:rsidP="00932964">
      <w:pPr>
        <w:rPr>
          <w:rFonts w:cs="Arial"/>
        </w:rPr>
      </w:pPr>
      <w:r w:rsidRPr="006D3C18">
        <w:rPr>
          <w:rFonts w:cs="Arial"/>
        </w:rPr>
        <w:t>The file organization for Generic Generation Tool code will be done as shown below:</w:t>
      </w:r>
    </w:p>
    <w:p w:rsidR="00932964" w:rsidRPr="006D3C18" w:rsidRDefault="00932964" w:rsidP="00155759">
      <w:pPr>
        <w:pStyle w:val="Caption"/>
        <w:ind w:left="720"/>
        <w:jc w:val="center"/>
        <w:rPr>
          <w:rFonts w:cs="Arial"/>
          <w:color w:val="auto"/>
        </w:rPr>
      </w:pPr>
      <w:bookmarkStart w:id="836" w:name="_Toc458503456"/>
      <w:r w:rsidRPr="006D3C18">
        <w:rPr>
          <w:rFonts w:cs="Arial"/>
          <w:color w:val="auto"/>
        </w:rPr>
        <w:t xml:space="preserve">Table </w:t>
      </w:r>
      <w:r w:rsidRPr="006D3C18">
        <w:rPr>
          <w:rFonts w:cs="Arial"/>
          <w:color w:val="auto"/>
        </w:rPr>
        <w:fldChar w:fldCharType="begin"/>
      </w:r>
      <w:r w:rsidRPr="006D3C18">
        <w:rPr>
          <w:rFonts w:cs="Arial"/>
          <w:color w:val="auto"/>
        </w:rPr>
        <w:instrText xml:space="preserve"> SEQ Table \* ARABIC  \* MERGEFORMAT </w:instrText>
      </w:r>
      <w:r w:rsidRPr="006D3C18">
        <w:rPr>
          <w:rFonts w:cs="Arial"/>
          <w:color w:val="auto"/>
        </w:rPr>
        <w:fldChar w:fldCharType="separate"/>
      </w:r>
      <w:r w:rsidRPr="006D3C18">
        <w:rPr>
          <w:rFonts w:cs="Arial"/>
          <w:noProof/>
          <w:color w:val="auto"/>
        </w:rPr>
        <w:t>1</w:t>
      </w:r>
      <w:r w:rsidRPr="006D3C18">
        <w:rPr>
          <w:rFonts w:cs="Arial"/>
          <w:noProof/>
          <w:color w:val="auto"/>
        </w:rPr>
        <w:fldChar w:fldCharType="end"/>
      </w:r>
      <w:r w:rsidRPr="006D3C18">
        <w:rPr>
          <w:rFonts w:cs="Arial"/>
          <w:noProof/>
          <w:color w:val="auto"/>
        </w:rPr>
        <w:t>:</w:t>
      </w:r>
      <w:r w:rsidRPr="006D3C18">
        <w:rPr>
          <w:rFonts w:cs="Arial"/>
          <w:color w:val="auto"/>
        </w:rPr>
        <w:t xml:space="preserve"> Generic File List</w:t>
      </w:r>
      <w:bookmarkEnd w:id="836"/>
    </w:p>
    <w:tbl>
      <w:tblPr>
        <w:tblW w:w="5289" w:type="dxa"/>
        <w:jc w:val="center"/>
        <w:tblLook w:val="04A0" w:firstRow="1" w:lastRow="0" w:firstColumn="1" w:lastColumn="0" w:noHBand="0" w:noVBand="1"/>
      </w:tblPr>
      <w:tblGrid>
        <w:gridCol w:w="278"/>
        <w:gridCol w:w="278"/>
        <w:gridCol w:w="278"/>
        <w:gridCol w:w="278"/>
        <w:gridCol w:w="4177"/>
      </w:tblGrid>
      <w:tr w:rsidR="00932964" w:rsidRPr="006D3C18" w:rsidTr="006C5CA4">
        <w:trPr>
          <w:trHeight w:val="300"/>
          <w:jc w:val="center"/>
        </w:trPr>
        <w:tc>
          <w:tcPr>
            <w:tcW w:w="5289" w:type="dxa"/>
            <w:gridSpan w:val="5"/>
            <w:tcBorders>
              <w:top w:val="single" w:sz="8" w:space="0" w:color="auto"/>
              <w:left w:val="single" w:sz="8" w:space="0" w:color="auto"/>
              <w:bottom w:val="dotted" w:sz="4" w:space="0" w:color="auto"/>
              <w:right w:val="single" w:sz="8" w:space="0" w:color="auto"/>
            </w:tcBorders>
            <w:shd w:val="clear" w:color="000000" w:fill="D9D9D9"/>
            <w:noWrap/>
            <w:vAlign w:val="bottom"/>
            <w:hideMark/>
          </w:tcPr>
          <w:p w:rsidR="00932964" w:rsidRPr="006D3C18" w:rsidRDefault="00932964" w:rsidP="00EA73D2">
            <w:pPr>
              <w:spacing w:after="0"/>
              <w:rPr>
                <w:rFonts w:eastAsia="Times New Roman" w:cs="Arial"/>
                <w:b/>
                <w:bCs/>
                <w:color w:val="000000"/>
                <w:sz w:val="22"/>
                <w:szCs w:val="22"/>
                <w:lang w:eastAsia="en-US"/>
              </w:rPr>
            </w:pPr>
            <w:r w:rsidRPr="006D3C18">
              <w:rPr>
                <w:rFonts w:eastAsia="Times New Roman" w:cs="Arial"/>
                <w:b/>
                <w:bCs/>
                <w:color w:val="000000"/>
                <w:sz w:val="22"/>
                <w:szCs w:val="22"/>
                <w:lang w:eastAsia="en-US"/>
              </w:rPr>
              <w:t>MCALConfGen</w:t>
            </w:r>
          </w:p>
        </w:tc>
      </w:tr>
      <w:tr w:rsidR="00932964" w:rsidRPr="006D3C18" w:rsidTr="006C5CA4">
        <w:trPr>
          <w:trHeight w:val="300"/>
          <w:jc w:val="center"/>
        </w:trPr>
        <w:tc>
          <w:tcPr>
            <w:tcW w:w="5289" w:type="dxa"/>
            <w:gridSpan w:val="5"/>
            <w:tcBorders>
              <w:top w:val="dotted" w:sz="4" w:space="0" w:color="auto"/>
              <w:left w:val="single" w:sz="8" w:space="0" w:color="auto"/>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+---Business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+---CommandLine</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CommandLine.cs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CommandLineInput.cs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ICommandLine.cs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OptionAttribute.cs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+---Generation</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FileGeneration.cs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Generation.cs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HeaderFileGeneration.cs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IFileGeneration.cs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IGeneration.cs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NewLineAttribute.cs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Section.cs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SectionGenAttribute.cs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SourceFileGeneration.cs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lastRenderedPageBreak/>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733" w:type="dxa"/>
            <w:gridSpan w:val="3"/>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\---GenerationItems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BaseGenerationItem.cs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BreakLineGenerationItem.cs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CommentGenerationItem.cs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DefineGenerationItem.cs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StringGenerationItem.cs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StructGenerationItem.cs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StructMemberGenerationItem.cs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+---Intermediate</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BaseIntermediate.cs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IIntermediate.cs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+---Parser</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IParser.cs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ParserXML.cs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\---Validation</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BaseValidation.cs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IValidation.cs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ValidationResult.cs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ValidationRuleAttribute.cs</w:t>
            </w:r>
          </w:p>
        </w:tc>
      </w:tr>
      <w:tr w:rsidR="00932964" w:rsidRPr="006D3C18" w:rsidTr="006C5CA4">
        <w:trPr>
          <w:trHeight w:val="300"/>
          <w:jc w:val="center"/>
        </w:trPr>
        <w:tc>
          <w:tcPr>
            <w:tcW w:w="5289" w:type="dxa"/>
            <w:gridSpan w:val="5"/>
            <w:tcBorders>
              <w:top w:val="dotted" w:sz="4" w:space="0" w:color="auto"/>
              <w:left w:val="single" w:sz="8" w:space="0" w:color="auto"/>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+---CrossCutting</w:t>
            </w:r>
          </w:p>
        </w:tc>
      </w:tr>
      <w:tr w:rsidR="00DF7FFC" w:rsidRPr="006D3C18" w:rsidTr="007E273A">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r w:rsidRPr="00DF7FFC">
              <w:rPr>
                <w:rFonts w:eastAsia="Times New Roman" w:cs="Arial"/>
                <w:color w:val="000000"/>
                <w:sz w:val="22"/>
                <w:szCs w:val="22"/>
                <w:lang w:eastAsia="en-US"/>
              </w:rPr>
              <w:t>DotNetApiWrapper</w:t>
            </w:r>
          </w:p>
        </w:tc>
      </w:tr>
      <w:tr w:rsidR="00DF7FFC" w:rsidRPr="006D3C18" w:rsidTr="007E273A">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tcPr>
          <w:p w:rsidR="00DF7FFC" w:rsidRPr="006D3C18" w:rsidRDefault="00DF7FFC" w:rsidP="007E273A">
            <w:pPr>
              <w:spacing w:after="0"/>
              <w:rPr>
                <w:rFonts w:eastAsia="Times New Roman" w:cs="Arial"/>
                <w:color w:val="000000"/>
                <w:sz w:val="22"/>
                <w:szCs w:val="22"/>
                <w:lang w:eastAsia="en-US"/>
              </w:rPr>
            </w:pP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tcPr>
          <w:p w:rsidR="00DF7FFC" w:rsidRPr="006D3C18" w:rsidRDefault="00DF7FFC" w:rsidP="007E273A">
            <w:pPr>
              <w:spacing w:after="0"/>
              <w:rPr>
                <w:rFonts w:eastAsia="Times New Roman" w:cs="Arial"/>
                <w:color w:val="000000"/>
                <w:sz w:val="22"/>
                <w:szCs w:val="22"/>
                <w:lang w:eastAsia="en-US"/>
              </w:rPr>
            </w:pPr>
            <w:r w:rsidRPr="00DF7FFC">
              <w:rPr>
                <w:rFonts w:eastAsia="Times New Roman" w:cs="Arial"/>
                <w:color w:val="000000"/>
                <w:sz w:val="22"/>
                <w:szCs w:val="22"/>
                <w:lang w:eastAsia="en-US"/>
              </w:rPr>
              <w:t>ConsoleWrapper.cs</w:t>
            </w:r>
          </w:p>
        </w:tc>
      </w:tr>
      <w:tr w:rsidR="00DF7FFC" w:rsidRPr="006D3C18" w:rsidTr="007E273A">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DF7FFC">
              <w:rPr>
                <w:rFonts w:eastAsia="Times New Roman" w:cs="Arial"/>
                <w:color w:val="000000"/>
                <w:sz w:val="22"/>
                <w:szCs w:val="22"/>
                <w:lang w:eastAsia="en-US"/>
              </w:rPr>
              <w:t>EnvironmentWrapper.cs</w:t>
            </w:r>
          </w:p>
        </w:tc>
      </w:tr>
      <w:tr w:rsidR="00DF7FFC" w:rsidRPr="006D3C18" w:rsidTr="007E273A">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DF7FFC">
              <w:rPr>
                <w:rFonts w:eastAsia="Times New Roman" w:cs="Arial"/>
                <w:color w:val="000000"/>
                <w:sz w:val="22"/>
                <w:szCs w:val="22"/>
                <w:lang w:eastAsia="en-US"/>
              </w:rPr>
              <w:t>IOWrapper.cs</w:t>
            </w:r>
          </w:p>
        </w:tc>
      </w:tr>
      <w:tr w:rsidR="00DF7FFC" w:rsidRPr="006D3C18" w:rsidTr="007E273A">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DF7FFC" w:rsidRPr="006D3C18" w:rsidRDefault="00DF7FFC" w:rsidP="007E273A">
            <w:pPr>
              <w:spacing w:after="0"/>
              <w:rPr>
                <w:rFonts w:eastAsia="Times New Roman" w:cs="Arial"/>
                <w:color w:val="000000"/>
                <w:sz w:val="22"/>
                <w:szCs w:val="22"/>
                <w:lang w:eastAsia="en-US"/>
              </w:rPr>
            </w:pPr>
            <w:r w:rsidRPr="00DF7FFC">
              <w:rPr>
                <w:rFonts w:eastAsia="Times New Roman" w:cs="Arial"/>
                <w:color w:val="000000"/>
                <w:sz w:val="22"/>
                <w:szCs w:val="22"/>
                <w:lang w:eastAsia="en-US"/>
              </w:rPr>
              <w:t>ReflectionWrapper.cs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+---ObjectFactory</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ObjectFactory.cs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ObjectFactoryAttribute.cs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+---UserInterface</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IUserInterface.cs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UserInterface.cs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\---Util</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Constant.cs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StringUtils.cs</w:t>
            </w:r>
          </w:p>
        </w:tc>
      </w:tr>
      <w:tr w:rsidR="00932964" w:rsidRPr="006D3C18" w:rsidTr="006C5CA4">
        <w:trPr>
          <w:trHeight w:val="300"/>
          <w:jc w:val="center"/>
        </w:trPr>
        <w:tc>
          <w:tcPr>
            <w:tcW w:w="5289" w:type="dxa"/>
            <w:gridSpan w:val="5"/>
            <w:tcBorders>
              <w:top w:val="dotted" w:sz="4" w:space="0" w:color="auto"/>
              <w:left w:val="single" w:sz="8" w:space="0" w:color="auto"/>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+---Data</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+---BasicConfiguration</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BasicConfiguration.cs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IBasicConfiguration.cs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+---CDFData</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BaseRegisterProcessing.cs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CdfDataDictionary.cs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ICdfData.cs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IRegisterProcessing.cs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IRepository.cs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RepositoryLinQ.cs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lastRenderedPageBreak/>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733" w:type="dxa"/>
            <w:gridSpan w:val="3"/>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\---Items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BswConfig.cs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Configuration.cs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Container.cs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ItemValue.cs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+---IntermediateData</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IIntermediateData.cs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IntermediateData.cs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IntermediateItemAttribute.cs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4733" w:type="dxa"/>
            <w:gridSpan w:val="3"/>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\---Items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177" w:type="dxa"/>
            <w:tcBorders>
              <w:top w:val="nil"/>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BaseIntermediateItem.cs</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5011" w:type="dxa"/>
            <w:gridSpan w:val="4"/>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\---RuntimeConfiguration</w:t>
            </w:r>
          </w:p>
        </w:tc>
      </w:tr>
      <w:tr w:rsidR="0093296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hideMark/>
          </w:tcPr>
          <w:p w:rsidR="0093296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278" w:type="dxa"/>
            <w:tcBorders>
              <w:top w:val="nil"/>
              <w:left w:val="nil"/>
              <w:bottom w:val="dotted" w:sz="4" w:space="0" w:color="auto"/>
              <w:right w:val="dotted" w:sz="4"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 </w:t>
            </w: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hideMark/>
          </w:tcPr>
          <w:p w:rsidR="00932964" w:rsidRPr="006D3C18" w:rsidRDefault="0093296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IRuntimeConfiguration.cs</w:t>
            </w:r>
          </w:p>
        </w:tc>
      </w:tr>
      <w:tr w:rsidR="006C5CA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tcPr>
          <w:p w:rsidR="006C5CA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w:t>
            </w:r>
          </w:p>
        </w:tc>
        <w:tc>
          <w:tcPr>
            <w:tcW w:w="278" w:type="dxa"/>
            <w:tcBorders>
              <w:top w:val="nil"/>
              <w:left w:val="nil"/>
              <w:bottom w:val="dotted" w:sz="4" w:space="0" w:color="auto"/>
              <w:right w:val="dotted" w:sz="4" w:space="0" w:color="auto"/>
            </w:tcBorders>
            <w:shd w:val="clear" w:color="auto" w:fill="auto"/>
            <w:noWrap/>
            <w:vAlign w:val="bottom"/>
          </w:tcPr>
          <w:p w:rsidR="006C5CA4" w:rsidRPr="006D3C18" w:rsidRDefault="006C5CA4" w:rsidP="00EA73D2">
            <w:pPr>
              <w:spacing w:after="0"/>
              <w:rPr>
                <w:rFonts w:eastAsia="Times New Roman" w:cs="Arial"/>
                <w:color w:val="000000"/>
                <w:sz w:val="22"/>
                <w:szCs w:val="22"/>
                <w:lang w:eastAsia="en-US"/>
              </w:rPr>
            </w:pPr>
          </w:p>
        </w:tc>
        <w:tc>
          <w:tcPr>
            <w:tcW w:w="278" w:type="dxa"/>
            <w:tcBorders>
              <w:top w:val="nil"/>
              <w:left w:val="nil"/>
              <w:bottom w:val="dotted" w:sz="4" w:space="0" w:color="auto"/>
              <w:right w:val="dotted" w:sz="4" w:space="0" w:color="auto"/>
            </w:tcBorders>
            <w:shd w:val="clear" w:color="auto" w:fill="auto"/>
            <w:noWrap/>
            <w:vAlign w:val="bottom"/>
          </w:tcPr>
          <w:p w:rsidR="006C5CA4" w:rsidRPr="006D3C18" w:rsidRDefault="006C5CA4" w:rsidP="00EA73D2">
            <w:pPr>
              <w:spacing w:after="0"/>
              <w:rPr>
                <w:rFonts w:eastAsia="Times New Roman" w:cs="Arial"/>
                <w:color w:val="000000"/>
                <w:sz w:val="22"/>
                <w:szCs w:val="22"/>
                <w:lang w:eastAsia="en-US"/>
              </w:rPr>
            </w:pPr>
          </w:p>
        </w:tc>
        <w:tc>
          <w:tcPr>
            <w:tcW w:w="4455" w:type="dxa"/>
            <w:gridSpan w:val="2"/>
            <w:tcBorders>
              <w:top w:val="dotted" w:sz="4" w:space="0" w:color="auto"/>
              <w:left w:val="nil"/>
              <w:bottom w:val="dotted" w:sz="4" w:space="0" w:color="auto"/>
              <w:right w:val="single" w:sz="8" w:space="0" w:color="auto"/>
            </w:tcBorders>
            <w:shd w:val="clear" w:color="auto" w:fill="auto"/>
            <w:noWrap/>
            <w:vAlign w:val="bottom"/>
          </w:tcPr>
          <w:p w:rsidR="006C5CA4" w:rsidRPr="006D3C18" w:rsidRDefault="006C5CA4" w:rsidP="00EA73D2">
            <w:pPr>
              <w:spacing w:after="0"/>
              <w:rPr>
                <w:rFonts w:eastAsia="Times New Roman" w:cs="Arial"/>
                <w:color w:val="000000"/>
                <w:sz w:val="22"/>
                <w:szCs w:val="22"/>
                <w:lang w:eastAsia="en-US"/>
              </w:rPr>
            </w:pPr>
            <w:r w:rsidRPr="006D3C18">
              <w:rPr>
                <w:rFonts w:eastAsia="Times New Roman" w:cs="Arial"/>
                <w:color w:val="000000"/>
                <w:sz w:val="22"/>
                <w:szCs w:val="22"/>
                <w:lang w:eastAsia="en-US"/>
              </w:rPr>
              <w:t>RuntimeConfiguration.cs</w:t>
            </w:r>
          </w:p>
        </w:tc>
      </w:tr>
      <w:tr w:rsidR="006C5CA4" w:rsidRPr="006D3C18" w:rsidTr="006C5CA4">
        <w:trPr>
          <w:trHeight w:val="300"/>
          <w:jc w:val="center"/>
        </w:trPr>
        <w:tc>
          <w:tcPr>
            <w:tcW w:w="5289" w:type="dxa"/>
            <w:gridSpan w:val="5"/>
            <w:tcBorders>
              <w:top w:val="nil"/>
              <w:left w:val="single" w:sz="8" w:space="0" w:color="auto"/>
              <w:bottom w:val="dotted" w:sz="4" w:space="0" w:color="auto"/>
              <w:right w:val="single" w:sz="8" w:space="0" w:color="auto"/>
            </w:tcBorders>
            <w:shd w:val="clear" w:color="auto" w:fill="auto"/>
            <w:noWrap/>
            <w:vAlign w:val="bottom"/>
          </w:tcPr>
          <w:p w:rsidR="006C5CA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\---Presentation</w:t>
            </w:r>
          </w:p>
        </w:tc>
      </w:tr>
      <w:tr w:rsidR="006C5CA4" w:rsidRPr="006D3C18" w:rsidTr="006C5CA4">
        <w:trPr>
          <w:trHeight w:val="300"/>
          <w:jc w:val="center"/>
        </w:trPr>
        <w:tc>
          <w:tcPr>
            <w:tcW w:w="278" w:type="dxa"/>
            <w:tcBorders>
              <w:top w:val="nil"/>
              <w:left w:val="single" w:sz="8" w:space="0" w:color="auto"/>
              <w:bottom w:val="dotted" w:sz="4" w:space="0" w:color="auto"/>
              <w:right w:val="dotted" w:sz="4" w:space="0" w:color="auto"/>
            </w:tcBorders>
            <w:shd w:val="clear" w:color="auto" w:fill="auto"/>
            <w:noWrap/>
            <w:vAlign w:val="bottom"/>
          </w:tcPr>
          <w:p w:rsidR="006C5CA4" w:rsidRPr="006D3C18" w:rsidRDefault="006C5CA4" w:rsidP="00EA73D2">
            <w:pPr>
              <w:spacing w:after="0"/>
              <w:rPr>
                <w:rFonts w:eastAsia="Times New Roman" w:cs="Arial"/>
                <w:color w:val="000000"/>
                <w:sz w:val="22"/>
                <w:szCs w:val="22"/>
                <w:lang w:eastAsia="en-US"/>
              </w:rPr>
            </w:pPr>
          </w:p>
        </w:tc>
        <w:tc>
          <w:tcPr>
            <w:tcW w:w="5011" w:type="dxa"/>
            <w:gridSpan w:val="4"/>
            <w:tcBorders>
              <w:top w:val="nil"/>
              <w:left w:val="nil"/>
              <w:bottom w:val="dotted" w:sz="4" w:space="0" w:color="auto"/>
              <w:right w:val="single" w:sz="8" w:space="0" w:color="auto"/>
            </w:tcBorders>
            <w:shd w:val="clear" w:color="auto" w:fill="auto"/>
            <w:noWrap/>
            <w:vAlign w:val="bottom"/>
          </w:tcPr>
          <w:p w:rsidR="006C5CA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\---MainEntry</w:t>
            </w:r>
          </w:p>
        </w:tc>
      </w:tr>
      <w:tr w:rsidR="006C5CA4" w:rsidRPr="006D3C18" w:rsidTr="006C5CA4">
        <w:trPr>
          <w:trHeight w:val="300"/>
          <w:jc w:val="center"/>
        </w:trPr>
        <w:tc>
          <w:tcPr>
            <w:tcW w:w="278" w:type="dxa"/>
            <w:tcBorders>
              <w:top w:val="nil"/>
              <w:left w:val="single" w:sz="8" w:space="0" w:color="auto"/>
              <w:bottom w:val="single" w:sz="8" w:space="0" w:color="auto"/>
              <w:right w:val="dotted" w:sz="4" w:space="0" w:color="auto"/>
            </w:tcBorders>
            <w:shd w:val="clear" w:color="auto" w:fill="auto"/>
            <w:noWrap/>
            <w:vAlign w:val="bottom"/>
          </w:tcPr>
          <w:p w:rsidR="006C5CA4" w:rsidRPr="006D3C18" w:rsidRDefault="006C5CA4" w:rsidP="00EA73D2">
            <w:pPr>
              <w:spacing w:after="0"/>
              <w:rPr>
                <w:rFonts w:eastAsia="Times New Roman" w:cs="Arial"/>
                <w:color w:val="000000"/>
                <w:sz w:val="22"/>
                <w:szCs w:val="22"/>
                <w:lang w:eastAsia="en-US"/>
              </w:rPr>
            </w:pPr>
          </w:p>
        </w:tc>
        <w:tc>
          <w:tcPr>
            <w:tcW w:w="278" w:type="dxa"/>
            <w:tcBorders>
              <w:top w:val="nil"/>
              <w:left w:val="nil"/>
              <w:bottom w:val="single" w:sz="8" w:space="0" w:color="auto"/>
              <w:right w:val="dotted" w:sz="4" w:space="0" w:color="auto"/>
            </w:tcBorders>
            <w:shd w:val="clear" w:color="auto" w:fill="auto"/>
            <w:noWrap/>
            <w:vAlign w:val="bottom"/>
          </w:tcPr>
          <w:p w:rsidR="006C5CA4" w:rsidRPr="006D3C18" w:rsidRDefault="006C5CA4" w:rsidP="00EA73D2">
            <w:pPr>
              <w:spacing w:after="0"/>
              <w:rPr>
                <w:rFonts w:eastAsia="Times New Roman" w:cs="Arial"/>
                <w:color w:val="000000"/>
                <w:sz w:val="22"/>
                <w:szCs w:val="22"/>
                <w:lang w:eastAsia="en-US"/>
              </w:rPr>
            </w:pPr>
          </w:p>
        </w:tc>
        <w:tc>
          <w:tcPr>
            <w:tcW w:w="278" w:type="dxa"/>
            <w:tcBorders>
              <w:top w:val="nil"/>
              <w:left w:val="nil"/>
              <w:bottom w:val="single" w:sz="8" w:space="0" w:color="auto"/>
              <w:right w:val="dotted" w:sz="4" w:space="0" w:color="auto"/>
            </w:tcBorders>
            <w:shd w:val="clear" w:color="auto" w:fill="auto"/>
            <w:noWrap/>
            <w:vAlign w:val="bottom"/>
          </w:tcPr>
          <w:p w:rsidR="006C5CA4" w:rsidRPr="006D3C18" w:rsidRDefault="006C5CA4" w:rsidP="00EA73D2">
            <w:pPr>
              <w:spacing w:after="0"/>
              <w:rPr>
                <w:rFonts w:eastAsia="Times New Roman" w:cs="Arial"/>
                <w:color w:val="000000"/>
                <w:sz w:val="22"/>
                <w:szCs w:val="22"/>
                <w:lang w:eastAsia="en-US"/>
              </w:rPr>
            </w:pPr>
          </w:p>
        </w:tc>
        <w:tc>
          <w:tcPr>
            <w:tcW w:w="4455" w:type="dxa"/>
            <w:gridSpan w:val="2"/>
            <w:tcBorders>
              <w:top w:val="dotted" w:sz="4" w:space="0" w:color="auto"/>
              <w:left w:val="nil"/>
              <w:bottom w:val="single" w:sz="8" w:space="0" w:color="auto"/>
              <w:right w:val="single" w:sz="8" w:space="0" w:color="auto"/>
            </w:tcBorders>
            <w:shd w:val="clear" w:color="auto" w:fill="auto"/>
            <w:noWrap/>
            <w:vAlign w:val="bottom"/>
          </w:tcPr>
          <w:p w:rsidR="006C5CA4" w:rsidRPr="006D3C18" w:rsidRDefault="006C5CA4" w:rsidP="00EA73D2">
            <w:pPr>
              <w:spacing w:after="0"/>
              <w:rPr>
                <w:rFonts w:eastAsia="Times New Roman" w:cs="Arial"/>
                <w:color w:val="000000"/>
                <w:sz w:val="22"/>
                <w:szCs w:val="22"/>
                <w:lang w:eastAsia="en-US"/>
              </w:rPr>
            </w:pPr>
            <w:r>
              <w:rPr>
                <w:rFonts w:eastAsia="Times New Roman" w:cs="Arial"/>
                <w:color w:val="000000"/>
                <w:sz w:val="22"/>
                <w:szCs w:val="22"/>
                <w:lang w:eastAsia="en-US"/>
              </w:rPr>
              <w:t>MainEntry.cs</w:t>
            </w:r>
          </w:p>
        </w:tc>
      </w:tr>
    </w:tbl>
    <w:p w:rsidR="00932964" w:rsidRPr="006D3C18" w:rsidRDefault="006C5CA4" w:rsidP="00932964">
      <w:pPr>
        <w:rPr>
          <w:rFonts w:cs="Arial"/>
          <w:lang w:val="x-none"/>
        </w:rPr>
      </w:pPr>
      <w:r>
        <w:rPr>
          <w:rFonts w:cs="Arial"/>
        </w:rPr>
        <w:t>{</w:t>
      </w:r>
      <w:r w:rsidR="00932964" w:rsidRPr="006D3C18">
        <w:rPr>
          <w:rFonts w:cs="Arial"/>
          <w:lang w:val="x-none"/>
        </w:rPr>
        <w:t>Ref:</w:t>
      </w:r>
      <w:r w:rsidR="001826C3">
        <w:rPr>
          <w:rFonts w:cs="Arial"/>
        </w:rPr>
        <w:t xml:space="preserve"> </w:t>
      </w:r>
      <w:r w:rsidR="00932964" w:rsidRPr="006D3C18">
        <w:rPr>
          <w:rFonts w:cs="Arial"/>
          <w:lang w:val="x-none"/>
        </w:rPr>
        <w:t>}</w:t>
      </w:r>
    </w:p>
    <w:p w:rsidR="00932964" w:rsidRPr="006D3C18" w:rsidRDefault="00932964" w:rsidP="00932964">
      <w:pPr>
        <w:rPr>
          <w:rFonts w:cs="Arial"/>
        </w:rPr>
      </w:pPr>
    </w:p>
    <w:p w:rsidR="00932964" w:rsidRPr="006D3C18" w:rsidRDefault="00932964" w:rsidP="00932964">
      <w:pPr>
        <w:rPr>
          <w:rFonts w:cs="Arial"/>
        </w:rPr>
      </w:pPr>
    </w:p>
    <w:p w:rsidR="00932964" w:rsidRPr="006D3C18" w:rsidRDefault="00932964" w:rsidP="00932964">
      <w:pPr>
        <w:rPr>
          <w:rFonts w:cs="Arial"/>
        </w:rPr>
      </w:pPr>
    </w:p>
    <w:p w:rsidR="00932964" w:rsidRPr="006D3C18" w:rsidRDefault="00932964" w:rsidP="00932964">
      <w:pPr>
        <w:rPr>
          <w:rFonts w:cs="Arial"/>
        </w:rPr>
      </w:pPr>
    </w:p>
    <w:p w:rsidR="00932964" w:rsidRPr="006D3C18" w:rsidRDefault="00932964" w:rsidP="00932964">
      <w:pPr>
        <w:rPr>
          <w:rFonts w:cs="Arial"/>
        </w:rPr>
      </w:pPr>
    </w:p>
    <w:p w:rsidR="00932964" w:rsidRPr="006D3C18" w:rsidRDefault="00932964" w:rsidP="00932964">
      <w:pPr>
        <w:rPr>
          <w:rFonts w:cs="Arial"/>
        </w:rPr>
      </w:pPr>
    </w:p>
    <w:p w:rsidR="004025D7" w:rsidRDefault="004025D7" w:rsidP="004025D7">
      <w:pPr>
        <w:pStyle w:val="Heading1"/>
      </w:pPr>
      <w:bookmarkStart w:id="837" w:name="_Toc216774253"/>
      <w:bookmarkStart w:id="838" w:name="_Toc29218946"/>
      <w:r>
        <w:lastRenderedPageBreak/>
        <w:t>Class</w:t>
      </w:r>
      <w:bookmarkEnd w:id="838"/>
    </w:p>
    <w:p w:rsidR="004025D7" w:rsidRDefault="004025D7" w:rsidP="004025D7">
      <w:pPr>
        <w:spacing w:after="0"/>
        <w:rPr>
          <w:rFonts w:cs="Arial"/>
        </w:rPr>
      </w:pPr>
    </w:p>
    <w:p w:rsidR="004025D7" w:rsidRDefault="004025D7" w:rsidP="004025D7">
      <w:pPr>
        <w:spacing w:after="0"/>
        <w:rPr>
          <w:rFonts w:cs="Arial"/>
        </w:rPr>
      </w:pPr>
      <w:r>
        <w:rPr>
          <w:rFonts w:cs="Arial"/>
        </w:rPr>
        <w:t xml:space="preserve">This section contains class diagram and list of the function for </w:t>
      </w:r>
      <w:r w:rsidR="00B02C00">
        <w:rPr>
          <w:rFonts w:cs="Arial"/>
        </w:rPr>
        <w:t>Generic</w:t>
      </w:r>
      <w:r>
        <w:rPr>
          <w:rFonts w:cs="Arial"/>
        </w:rPr>
        <w:t xml:space="preserve"> Generation Tool.</w:t>
      </w:r>
    </w:p>
    <w:p w:rsidR="00486F66" w:rsidRDefault="00486F66" w:rsidP="004025D7">
      <w:pPr>
        <w:spacing w:after="0"/>
        <w:rPr>
          <w:rFonts w:cs="Arial"/>
        </w:rPr>
      </w:pPr>
    </w:p>
    <w:p w:rsidR="00B02C00" w:rsidRDefault="00B02C00" w:rsidP="004025D7">
      <w:pPr>
        <w:spacing w:after="0"/>
        <w:rPr>
          <w:rFonts w:cs="Arial"/>
        </w:rPr>
      </w:pPr>
      <w:r>
        <w:rPr>
          <w:rFonts w:cs="Arial"/>
          <w:noProof/>
          <w:lang w:eastAsia="en-US"/>
        </w:rPr>
        <w:drawing>
          <wp:inline distT="0" distB="0" distL="0" distR="0" wp14:anchorId="683A422B" wp14:editId="1E0964C8">
            <wp:extent cx="6063904" cy="40630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1382" cy="4068052"/>
                    </a:xfrm>
                    <a:prstGeom prst="rect">
                      <a:avLst/>
                    </a:prstGeom>
                  </pic:spPr>
                </pic:pic>
              </a:graphicData>
            </a:graphic>
          </wp:inline>
        </w:drawing>
      </w:r>
    </w:p>
    <w:p w:rsidR="001826C3" w:rsidRDefault="001826C3" w:rsidP="004025D7">
      <w:pPr>
        <w:spacing w:after="0"/>
        <w:rPr>
          <w:rFonts w:cs="Arial"/>
        </w:rPr>
      </w:pPr>
      <w:r>
        <w:rPr>
          <w:rFonts w:cs="Arial"/>
        </w:rPr>
        <w:t>{Ref: }</w:t>
      </w:r>
    </w:p>
    <w:p w:rsidR="004025D7" w:rsidRDefault="004025D7" w:rsidP="004025D7">
      <w:pPr>
        <w:spacing w:after="0"/>
        <w:rPr>
          <w:rFonts w:cs="Arial"/>
        </w:rPr>
      </w:pPr>
      <w:r>
        <w:rPr>
          <w:noProof/>
          <w:lang w:eastAsia="en-US"/>
        </w:rPr>
        <mc:AlternateContent>
          <mc:Choice Requires="wps">
            <w:drawing>
              <wp:anchor distT="0" distB="0" distL="114300" distR="114300" simplePos="0" relativeHeight="251803648" behindDoc="0" locked="0" layoutInCell="1" allowOverlap="1" wp14:anchorId="696C1B7B" wp14:editId="73671AD1">
                <wp:simplePos x="0" y="0"/>
                <wp:positionH relativeFrom="margin">
                  <wp:posOffset>153035</wp:posOffset>
                </wp:positionH>
                <wp:positionV relativeFrom="paragraph">
                  <wp:posOffset>165100</wp:posOffset>
                </wp:positionV>
                <wp:extent cx="5380355" cy="298450"/>
                <wp:effectExtent l="0" t="0" r="0" b="190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355" cy="298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B2DBD" w:rsidRPr="006F1FDA" w:rsidRDefault="00AB2DBD" w:rsidP="004025D7">
                            <w:pPr>
                              <w:pStyle w:val="Caption"/>
                              <w:jc w:val="center"/>
                              <w:rPr>
                                <w:noProof/>
                                <w:szCs w:val="24"/>
                              </w:rPr>
                            </w:pPr>
                            <w:bookmarkStart w:id="839" w:name="_Toc2921920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C26369">
                              <w:t>Overview of class diagram</w:t>
                            </w:r>
                            <w:bookmarkEnd w:id="83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6C1B7B" id="Text Box 94" o:spid="_x0000_s1068" type="#_x0000_t202" style="position:absolute;margin-left:12.05pt;margin-top:13pt;width:423.65pt;height:23.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" stroked="f">
                <v:textbox style="mso-fit-shape-to-text:t" inset="0,0,0,0">
                  <w:txbxContent>
                    <w:p w:rsidR="00AB2DBD" w:rsidRPr="006F1FDA" w:rsidRDefault="00AB2DBD" w:rsidP="004025D7">
                      <w:pPr>
                        <w:pStyle w:val="Caption"/>
                        <w:jc w:val="center"/>
                        <w:rPr>
                          <w:noProof/>
                          <w:szCs w:val="24"/>
                        </w:rPr>
                      </w:pPr>
                      <w:bookmarkStart w:id="840" w:name="_Toc29219204"/>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sidRPr="00C26369">
                        <w:t>Overview of class diagram</w:t>
                      </w:r>
                      <w:bookmarkEnd w:id="840"/>
                    </w:p>
                  </w:txbxContent>
                </v:textbox>
                <w10:wrap anchorx="margin"/>
              </v:shape>
            </w:pict>
          </mc:Fallback>
        </mc:AlternateContent>
      </w:r>
      <w:r>
        <w:br w:type="page"/>
      </w:r>
      <w:r>
        <w:rPr>
          <w:rFonts w:cs="Arial"/>
        </w:rPr>
        <w:lastRenderedPageBreak/>
        <w:t xml:space="preserve">Note: </w:t>
      </w:r>
      <w:r w:rsidRPr="007A2A35">
        <w:rPr>
          <w:rFonts w:cs="Arial"/>
        </w:rPr>
        <w:t xml:space="preserve">All methods with type “Protected” </w:t>
      </w:r>
      <w:r>
        <w:rPr>
          <w:rFonts w:cs="Arial"/>
        </w:rPr>
        <w:t>are represented by “</w:t>
      </w:r>
      <w:r w:rsidRPr="00ED0C14">
        <w:rPr>
          <w:rFonts w:ascii="Consolas" w:eastAsia="Times New Roman" w:hAnsi="Consolas" w:cs="Courier New"/>
          <w:color w:val="0000FF"/>
          <w:szCs w:val="20"/>
        </w:rPr>
        <w:t>protected</w:t>
      </w:r>
      <w:r w:rsidRPr="00ED0C14">
        <w:rPr>
          <w:rFonts w:ascii="Consolas" w:eastAsia="Times New Roman" w:hAnsi="Consolas" w:cs="Courier New"/>
          <w:color w:val="000000"/>
          <w:szCs w:val="20"/>
        </w:rPr>
        <w:t> </w:t>
      </w:r>
      <w:r w:rsidRPr="00ED0C14">
        <w:rPr>
          <w:rFonts w:ascii="Consolas" w:eastAsia="Times New Roman" w:hAnsi="Consolas" w:cs="Courier New"/>
          <w:color w:val="0000FF"/>
          <w:szCs w:val="20"/>
        </w:rPr>
        <w:t>virtual</w:t>
      </w:r>
      <w:r>
        <w:rPr>
          <w:rFonts w:cs="Arial"/>
        </w:rPr>
        <w:t xml:space="preserve">” in source code and </w:t>
      </w:r>
      <w:r w:rsidRPr="007A2A35">
        <w:rPr>
          <w:rFonts w:cs="Arial"/>
        </w:rPr>
        <w:t xml:space="preserve">can be overrided by </w:t>
      </w:r>
      <w:r>
        <w:rPr>
          <w:rFonts w:cs="Arial"/>
        </w:rPr>
        <w:t>subclasses.</w:t>
      </w:r>
    </w:p>
    <w:p w:rsidR="00806F93" w:rsidRDefault="00806F93" w:rsidP="004025D7">
      <w:pPr>
        <w:spacing w:after="0"/>
        <w:rPr>
          <w:rFonts w:cs="Arial"/>
        </w:rPr>
      </w:pPr>
    </w:p>
    <w:p w:rsidR="00806F93" w:rsidRPr="00ED4CD2" w:rsidRDefault="00806F93" w:rsidP="004025D7">
      <w:pPr>
        <w:spacing w:after="0"/>
        <w:rPr>
          <w:rFonts w:cs="Arial"/>
        </w:rPr>
      </w:pPr>
    </w:p>
    <w:p w:rsidR="00BC1760" w:rsidRDefault="00BC1760" w:rsidP="004025D7">
      <w:pPr>
        <w:pStyle w:val="Heading2"/>
      </w:pPr>
      <w:bookmarkStart w:id="841" w:name="_Toc29218947"/>
      <w:r>
        <w:t>CommandLine</w:t>
      </w:r>
      <w:bookmarkEnd w:id="841"/>
    </w:p>
    <w:p w:rsidR="00BC1760" w:rsidRDefault="00BC1760" w:rsidP="00BC1760">
      <w:r>
        <w:t xml:space="preserve">CommandLine class </w:t>
      </w:r>
      <w:r w:rsidRPr="00FE2559">
        <w:t xml:space="preserve">bear the responsibility for </w:t>
      </w:r>
      <w:r>
        <w:t>handling user input information such as command line option</w:t>
      </w:r>
      <w:r w:rsidR="00EE7D73">
        <w:t>s</w:t>
      </w:r>
      <w:r>
        <w:t>, cdf file path, bswmdt file path,…</w:t>
      </w:r>
    </w:p>
    <w:p w:rsidR="00BC1760" w:rsidRDefault="00BC1760" w:rsidP="000C60BC">
      <w:pPr>
        <w:pStyle w:val="Heading3"/>
      </w:pPr>
      <w:bookmarkStart w:id="842" w:name="_Toc29218948"/>
      <w:r>
        <w:t>UML</w:t>
      </w:r>
      <w:bookmarkEnd w:id="842"/>
    </w:p>
    <w:p w:rsidR="00BC1760" w:rsidRDefault="0054126C" w:rsidP="00BC1760">
      <w:r>
        <w:rPr>
          <w:noProof/>
          <w:lang w:eastAsia="en-US"/>
        </w:rPr>
        <w:drawing>
          <wp:inline distT="0" distB="0" distL="0" distR="0" wp14:anchorId="557CBBA9" wp14:editId="2D38266D">
            <wp:extent cx="4449445" cy="358267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9445" cy="3582670"/>
                    </a:xfrm>
                    <a:prstGeom prst="rect">
                      <a:avLst/>
                    </a:prstGeom>
                    <a:noFill/>
                    <a:ln>
                      <a:noFill/>
                    </a:ln>
                  </pic:spPr>
                </pic:pic>
              </a:graphicData>
            </a:graphic>
          </wp:inline>
        </w:drawing>
      </w:r>
    </w:p>
    <w:p w:rsidR="00C837E1" w:rsidRDefault="00C837E1" w:rsidP="00C837E1">
      <w:r>
        <w:t>Use Interface ICommandLine to declare methods that handle user input information. In addition to CommandLine class implement Interface, CommandLineInput class contain values that are provided by user such as cdf file (can.arxml, mcu.arxml,…), options</w:t>
      </w:r>
      <w:r w:rsidR="00014CB9">
        <w:t>:</w:t>
      </w:r>
      <w:r>
        <w:t xml:space="preserve"> –h, -l, -o, -c,…..</w:t>
      </w:r>
    </w:p>
    <w:p w:rsidR="00014CB9" w:rsidRDefault="00014CB9" w:rsidP="00C837E1">
      <w:r>
        <w:t>Some command line errors are also processed by class CommandLine such as does not exist input file, invalid option,…</w:t>
      </w:r>
    </w:p>
    <w:p w:rsidR="0054126C" w:rsidRPr="00BC1760" w:rsidRDefault="0054126C" w:rsidP="00C837E1">
      <w:r>
        <w:t>OptionAttribute class manage all valid options in Generation Tool such as -h, -o, -c, -l, ….</w:t>
      </w:r>
    </w:p>
    <w:p w:rsidR="004025D7" w:rsidRDefault="004025D7" w:rsidP="00BC1760">
      <w:pPr>
        <w:pStyle w:val="Heading3"/>
      </w:pPr>
      <w:bookmarkStart w:id="843" w:name="_Toc29218949"/>
      <w:r>
        <w:t>Renesas::Generator::MCALConfGen::Business::CommandLine::CommandLine</w:t>
      </w:r>
      <w:bookmarkEnd w:id="84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CommandLine.cs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594D73" w:rsidP="00CD1F8E">
            <w:r w:rsidRPr="00594D73">
              <w:t>CommandLine class to handle input from command lines</w:t>
            </w:r>
          </w:p>
        </w:tc>
      </w:tr>
    </w:tbl>
    <w:p w:rsidR="004025D7" w:rsidRDefault="004025D7" w:rsidP="004025D7"/>
    <w:p w:rsidR="004025D7" w:rsidRDefault="004025D7" w:rsidP="004025D7"/>
    <w:p w:rsidR="00806F93" w:rsidRDefault="00806F93"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Instance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594D73" w:rsidP="00CD1F8E">
            <w:pPr>
              <w:spacing w:afterAutospacing="1"/>
            </w:pPr>
            <w:r w:rsidRPr="00594D73">
              <w:t>CommandLine instance used by ObjectFactory to get a new CommandLine object</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runtimeConfiguration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Runtime configuration contains values of option command line that is input from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basicConf</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Basic configuration contains basic information of project such as micro family, DeviceNames, module id,...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userInterface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User interface is used to report error/info/warning to user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PrintToolHelp</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This method provide help information of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GetAndValidateModuleName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and validate module name from command line options -m/-module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ProcessCommandLine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Process command line. A composite method to coordinate other methods to process command line options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CommandLine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Command line constructor without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CommandLine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Command line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displayCmdInformation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Display command line information of user input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parseAndValidateOptions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Parse and validate options from command line and config xml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parseUserInputs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Parse all information from command line options entried by users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filterValueVendorName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Check value of option -fr/-filter from command line or config xml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checkConfigOptionFileName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Check value of option -c/-config from command line or config xml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checkInvalidOption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Check invalid options that is not in supported option by command line tool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w:t>
            </w:r>
          </w:p>
        </w:tc>
        <w:tc>
          <w:tcPr>
            <w:tcW w:w="3739" w:type="dxa"/>
            <w:shd w:val="clear" w:color="auto" w:fill="auto"/>
            <w:vAlign w:val="center"/>
          </w:tcPr>
          <w:p w:rsidR="004025D7" w:rsidRDefault="004025D7" w:rsidP="00CD1F8E">
            <w:pPr>
              <w:spacing w:afterAutospacing="1"/>
            </w:pPr>
            <w:r>
              <w:t>checkOutputDirectory</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Check value of option -o/-output from command line and config xml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w:t>
            </w:r>
          </w:p>
        </w:tc>
        <w:tc>
          <w:tcPr>
            <w:tcW w:w="3739" w:type="dxa"/>
            <w:shd w:val="clear" w:color="auto" w:fill="auto"/>
            <w:vAlign w:val="center"/>
          </w:tcPr>
          <w:p w:rsidR="004025D7" w:rsidRDefault="004025D7" w:rsidP="00CD1F8E">
            <w:pPr>
              <w:spacing w:afterAutospacing="1"/>
            </w:pPr>
            <w:r>
              <w:t>validateUserInputs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Validate command line </w:t>
            </w:r>
            <w:r>
              <w:lastRenderedPageBreak/>
              <w:t xml:space="preserve">options by calling sub methods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(14)</w:t>
            </w:r>
          </w:p>
        </w:tc>
        <w:tc>
          <w:tcPr>
            <w:tcW w:w="3739" w:type="dxa"/>
            <w:shd w:val="clear" w:color="auto" w:fill="auto"/>
            <w:vAlign w:val="center"/>
          </w:tcPr>
          <w:p w:rsidR="004025D7" w:rsidRDefault="004025D7" w:rsidP="00CD1F8E">
            <w:pPr>
              <w:spacing w:afterAutospacing="1"/>
            </w:pPr>
            <w:r>
              <w:t>parseXmlConfig</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Read all value of tags in config xml file and store value.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(15)</w:t>
            </w:r>
          </w:p>
        </w:tc>
        <w:tc>
          <w:tcPr>
            <w:tcW w:w="3739" w:type="dxa"/>
            <w:shd w:val="clear" w:color="auto" w:fill="auto"/>
            <w:vAlign w:val="center"/>
          </w:tcPr>
          <w:p w:rsidR="004025D7" w:rsidRDefault="004025D7" w:rsidP="00CD1F8E">
            <w:pPr>
              <w:spacing w:afterAutospacing="1"/>
            </w:pPr>
            <w:r>
              <w:t>validateXmlConfig</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Check values of options which is provided by config xml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(16)</w:t>
            </w:r>
          </w:p>
        </w:tc>
        <w:tc>
          <w:tcPr>
            <w:tcW w:w="3739" w:type="dxa"/>
            <w:shd w:val="clear" w:color="auto" w:fill="auto"/>
            <w:vAlign w:val="center"/>
          </w:tcPr>
          <w:p w:rsidR="004025D7" w:rsidRDefault="004025D7" w:rsidP="00CD1F8E">
            <w:pPr>
              <w:spacing w:afterAutospacing="1"/>
            </w:pPr>
            <w:r>
              <w:t>checkExplicitOptions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Store options that value of options is explicit provided by command line or config xml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(17)</w:t>
            </w:r>
          </w:p>
        </w:tc>
        <w:tc>
          <w:tcPr>
            <w:tcW w:w="3739" w:type="dxa"/>
            <w:shd w:val="clear" w:color="auto" w:fill="auto"/>
            <w:vAlign w:val="center"/>
          </w:tcPr>
          <w:p w:rsidR="004025D7" w:rsidRDefault="004025D7" w:rsidP="00CD1F8E">
            <w:pPr>
              <w:spacing w:afterAutospacing="1"/>
            </w:pPr>
            <w:r>
              <w:t>validateBothUserAndXmlInputs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Check exists options from command line and config xml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(18)</w:t>
            </w:r>
          </w:p>
        </w:tc>
        <w:tc>
          <w:tcPr>
            <w:tcW w:w="3739" w:type="dxa"/>
            <w:shd w:val="clear" w:color="auto" w:fill="auto"/>
            <w:vAlign w:val="center"/>
          </w:tcPr>
          <w:p w:rsidR="004025D7" w:rsidRDefault="004025D7" w:rsidP="00CD1F8E">
            <w:pPr>
              <w:spacing w:afterAutospacing="1"/>
            </w:pPr>
            <w:r>
              <w:t>validateAcceptedFiles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Validate input files with extension .trxml, .arxml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(19)</w:t>
            </w:r>
          </w:p>
        </w:tc>
        <w:tc>
          <w:tcPr>
            <w:tcW w:w="3739" w:type="dxa"/>
            <w:shd w:val="clear" w:color="auto" w:fill="auto"/>
            <w:vAlign w:val="center"/>
          </w:tcPr>
          <w:p w:rsidR="004025D7" w:rsidRDefault="004025D7" w:rsidP="00CD1F8E">
            <w:pPr>
              <w:spacing w:afterAutospacing="1"/>
            </w:pPr>
            <w:r>
              <w:t>showInvalidInputPath</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Check exists of file CDFs input from command line and config xml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(20)</w:t>
            </w:r>
          </w:p>
        </w:tc>
        <w:tc>
          <w:tcPr>
            <w:tcW w:w="3739" w:type="dxa"/>
            <w:shd w:val="clear" w:color="auto" w:fill="auto"/>
            <w:vAlign w:val="center"/>
          </w:tcPr>
          <w:p w:rsidR="004025D7" w:rsidRDefault="004025D7" w:rsidP="00CD1F8E">
            <w:pPr>
              <w:spacing w:afterAutospacing="1"/>
            </w:pPr>
            <w:r>
              <w:t>showInvalidOutputPath</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Check value of option -o/-output from command line and config xml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(21)</w:t>
            </w:r>
          </w:p>
        </w:tc>
        <w:tc>
          <w:tcPr>
            <w:tcW w:w="3739" w:type="dxa"/>
            <w:shd w:val="clear" w:color="auto" w:fill="auto"/>
            <w:vAlign w:val="center"/>
          </w:tcPr>
          <w:p w:rsidR="004025D7" w:rsidRDefault="004025D7" w:rsidP="00CD1F8E">
            <w:pPr>
              <w:spacing w:afterAutospacing="1"/>
            </w:pPr>
            <w:r>
              <w:t>getOptionValueFromXmlConfig</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Get an option value from .cfgxml file </w:t>
            </w:r>
          </w:p>
        </w:tc>
      </w:tr>
      <w:tr w:rsidR="0020622F" w:rsidTr="00CD1F8E">
        <w:trPr>
          <w:jc w:val="center"/>
          <w:ins w:id="844" w:author="Pham Minh Tu" w:date="2020-01-06T16:48:00Z"/>
        </w:trPr>
        <w:tc>
          <w:tcPr>
            <w:tcW w:w="582" w:type="dxa"/>
            <w:shd w:val="clear" w:color="auto" w:fill="auto"/>
            <w:vAlign w:val="center"/>
          </w:tcPr>
          <w:p w:rsidR="0020622F" w:rsidRDefault="0020622F" w:rsidP="00CD1F8E">
            <w:pPr>
              <w:spacing w:afterAutospacing="1"/>
              <w:jc w:val="center"/>
              <w:rPr>
                <w:ins w:id="845" w:author="Pham Minh Tu" w:date="2020-01-06T16:48:00Z"/>
              </w:rPr>
            </w:pPr>
            <w:ins w:id="846" w:author="Pham Minh Tu" w:date="2020-01-06T16:48:00Z">
              <w:r>
                <w:t>(22)</w:t>
              </w:r>
            </w:ins>
          </w:p>
        </w:tc>
        <w:tc>
          <w:tcPr>
            <w:tcW w:w="3739" w:type="dxa"/>
            <w:shd w:val="clear" w:color="auto" w:fill="auto"/>
            <w:vAlign w:val="center"/>
          </w:tcPr>
          <w:p w:rsidR="0020622F" w:rsidRDefault="0020622F" w:rsidP="00CD1F8E">
            <w:pPr>
              <w:spacing w:afterAutospacing="1"/>
              <w:rPr>
                <w:ins w:id="847" w:author="Pham Minh Tu" w:date="2020-01-06T16:48:00Z"/>
              </w:rPr>
            </w:pPr>
            <w:ins w:id="848" w:author="Pham Minh Tu" w:date="2020-01-06T16:48:00Z">
              <w:r w:rsidRPr="00DD02BA">
                <w:t>checkMissingValueForOption</w:t>
              </w:r>
            </w:ins>
          </w:p>
        </w:tc>
        <w:tc>
          <w:tcPr>
            <w:tcW w:w="1080" w:type="dxa"/>
            <w:shd w:val="clear" w:color="auto" w:fill="auto"/>
            <w:vAlign w:val="center"/>
          </w:tcPr>
          <w:p w:rsidR="0020622F" w:rsidRDefault="0020622F" w:rsidP="00CD1F8E">
            <w:pPr>
              <w:spacing w:afterAutospacing="1"/>
              <w:rPr>
                <w:ins w:id="849" w:author="Pham Minh Tu" w:date="2020-01-06T16:48:00Z"/>
              </w:rPr>
            </w:pPr>
            <w:ins w:id="850" w:author="Pham Minh Tu" w:date="2020-01-06T16:48:00Z">
              <w:r>
                <w:t>Private</w:t>
              </w:r>
            </w:ins>
          </w:p>
        </w:tc>
        <w:tc>
          <w:tcPr>
            <w:tcW w:w="2908" w:type="dxa"/>
            <w:shd w:val="clear" w:color="auto" w:fill="auto"/>
            <w:vAlign w:val="center"/>
          </w:tcPr>
          <w:p w:rsidR="0020622F" w:rsidRDefault="0020622F" w:rsidP="00CD1F8E">
            <w:pPr>
              <w:spacing w:afterAutospacing="1"/>
              <w:rPr>
                <w:ins w:id="851" w:author="Pham Minh Tu" w:date="2020-01-06T16:48:00Z"/>
              </w:rPr>
            </w:pPr>
            <w:ins w:id="852" w:author="Pham Minh Tu" w:date="2020-01-06T16:49:00Z">
              <w:r w:rsidRPr="0020622F">
                <w:t>Checking missing value for options command line.</w:t>
              </w:r>
            </w:ins>
          </w:p>
        </w:tc>
      </w:tr>
    </w:tbl>
    <w:p w:rsidR="004025D7" w:rsidRDefault="004025D7" w:rsidP="00EE7D73">
      <w:pPr>
        <w:pStyle w:val="Heading4"/>
      </w:pPr>
      <w:r>
        <w:t>Fields</w:t>
      </w:r>
    </w:p>
    <w:p w:rsidR="004025D7" w:rsidRDefault="004025D7" w:rsidP="00EE7D73">
      <w:pPr>
        <w:pStyle w:val="Heading5"/>
      </w:pPr>
      <w:r>
        <w:t>Instance</w:t>
      </w:r>
    </w:p>
    <w:p w:rsidR="004025D7" w:rsidRDefault="004025D7" w:rsidP="004025D7">
      <w:pPr>
        <w:pStyle w:val="DesignID"/>
      </w:pPr>
      <w:r>
        <w:t>GENERIC_GDD_CLS_001_001: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Instance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CommandLine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594D73" w:rsidP="00CD1F8E">
            <w:r w:rsidRPr="00594D73">
              <w:t>CommandLine instance used by ObjectFactory to get a new CommandLine object</w:t>
            </w:r>
          </w:p>
        </w:tc>
      </w:tr>
    </w:tbl>
    <w:p w:rsidR="004025D7" w:rsidRDefault="004025D7" w:rsidP="004025D7"/>
    <w:p w:rsidR="004025D7" w:rsidRDefault="004025D7" w:rsidP="00EE7D73">
      <w:pPr>
        <w:pStyle w:val="Heading5"/>
      </w:pPr>
      <w:r>
        <w:t>runtimeConfiguration</w:t>
      </w:r>
    </w:p>
    <w:p w:rsidR="004025D7" w:rsidRDefault="004025D7" w:rsidP="004025D7">
      <w:pPr>
        <w:pStyle w:val="DesignID"/>
      </w:pPr>
      <w:r>
        <w:t>GENERIC_GDD_CLS_001_002: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runtimeConfiguration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IRuntimeConfiguration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Runtime configuration contains values of option command line that is input from user </w:t>
            </w:r>
          </w:p>
        </w:tc>
      </w:tr>
    </w:tbl>
    <w:p w:rsidR="004025D7" w:rsidRDefault="004025D7" w:rsidP="004025D7"/>
    <w:p w:rsidR="004025D7" w:rsidRDefault="004025D7" w:rsidP="00EE7D73">
      <w:pPr>
        <w:pStyle w:val="Heading5"/>
      </w:pPr>
      <w:r>
        <w:lastRenderedPageBreak/>
        <w:t>basicConf</w:t>
      </w:r>
    </w:p>
    <w:p w:rsidR="004025D7" w:rsidRDefault="004025D7" w:rsidP="004025D7">
      <w:pPr>
        <w:pStyle w:val="DesignID"/>
      </w:pPr>
      <w:r>
        <w:t>GENERIC_GDD_CLS_001_003: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basicConf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IBasicConfiguration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Basic configuration contains basic information of project such as micro family, DeviceNames, module id,... </w:t>
            </w:r>
          </w:p>
        </w:tc>
      </w:tr>
    </w:tbl>
    <w:p w:rsidR="004025D7" w:rsidRDefault="004025D7" w:rsidP="004025D7"/>
    <w:p w:rsidR="004025D7" w:rsidRDefault="004025D7" w:rsidP="00EE7D73">
      <w:pPr>
        <w:pStyle w:val="Heading5"/>
      </w:pPr>
      <w:r>
        <w:t>userInterface</w:t>
      </w:r>
    </w:p>
    <w:p w:rsidR="004025D7" w:rsidRDefault="004025D7" w:rsidP="004025D7">
      <w:pPr>
        <w:pStyle w:val="DesignID"/>
      </w:pPr>
      <w:r>
        <w:t>GENERIC_GDD_CLS_001_004: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userInterface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IUserInterface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User interface is used to report error/info/warning to user </w:t>
            </w:r>
          </w:p>
        </w:tc>
      </w:tr>
    </w:tbl>
    <w:p w:rsidR="004025D7" w:rsidRDefault="004025D7" w:rsidP="004025D7"/>
    <w:p w:rsidR="004025D7" w:rsidRDefault="004025D7" w:rsidP="00EE7D73">
      <w:pPr>
        <w:pStyle w:val="Heading4"/>
      </w:pPr>
      <w:r>
        <w:t>Methods</w:t>
      </w:r>
    </w:p>
    <w:p w:rsidR="004025D7" w:rsidRDefault="004025D7" w:rsidP="00EE7D73">
      <w:pPr>
        <w:pStyle w:val="Heading5"/>
      </w:pPr>
      <w:r>
        <w:t>GetAndValidateModuleName</w:t>
      </w:r>
    </w:p>
    <w:p w:rsidR="004025D7" w:rsidRDefault="004025D7" w:rsidP="004025D7">
      <w:pPr>
        <w:pStyle w:val="DesignID"/>
      </w:pPr>
      <w:r>
        <w:t>GENERIC_GDD_CLS_001_005: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GetAndValidateModuleName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Del="00187336" w:rsidRDefault="00187336" w:rsidP="00CD1F8E">
            <w:pPr>
              <w:pStyle w:val="SourceCode"/>
              <w:rPr>
                <w:del w:id="853" w:author="Pham Minh Tu" w:date="2019-12-31T10:46:00Z"/>
              </w:rPr>
            </w:pPr>
            <w:ins w:id="854" w:author="Pham Minh Tu" w:date="2019-12-31T10:46:00Z">
              <w:r>
                <w:object w:dxaOrig="15255" w:dyaOrig="7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5pt;height:143.85pt" o:ole="">
                    <v:imagedata r:id="rId17" o:title=""/>
                  </v:shape>
                  <o:OLEObject Type="Embed" ProgID="PBrush" ShapeID="_x0000_i1025" DrawAspect="Content" ObjectID="_1639834931" r:id="rId18"/>
                </w:object>
              </w:r>
            </w:ins>
            <w:ins w:id="855" w:author="Pham Minh Tu" w:date="2019-12-31T10:46:00Z">
              <w:r w:rsidDel="00187336">
                <w:t xml:space="preserve"> </w:t>
              </w:r>
            </w:ins>
            <w:del w:id="856" w:author="Pham Minh Tu" w:date="2019-12-31T10:46:00Z">
              <w:r w:rsidR="004025D7" w:rsidDel="00187336">
                <w:delText>Get and validate module name from command line options -m/-module</w:delText>
              </w:r>
            </w:del>
          </w:p>
          <w:p w:rsidR="004025D7" w:rsidRDefault="004025D7" w:rsidP="00CD1F8E">
            <w:pPr>
              <w:pStyle w:val="SourceCode"/>
            </w:pPr>
            <w:del w:id="857" w:author="Pham Minh Tu" w:date="2019-12-31T10:46:00Z">
              <w:r w:rsidDel="00187336">
                <w:delText>Algorithm:</w:delText>
              </w:r>
              <w:r w:rsidDel="00187336">
                <w:br/>
                <w:delText>Get options from command line and xml config file</w:delText>
              </w:r>
              <w:r w:rsidDel="00187336">
                <w:br/>
                <w:delText xml:space="preserve"> Get value in options as -m/-module</w:delText>
              </w:r>
              <w:r w:rsidDel="00187336">
                <w:br/>
                <w:delText xml:space="preserve"> If exists value, return</w:delText>
              </w:r>
              <w:r w:rsidDel="00187336">
                <w:br/>
                <w:delText xml:space="preserve"> else report error ERR000031, info INF000005</w:delText>
              </w:r>
            </w:del>
          </w:p>
        </w:tc>
      </w:tr>
    </w:tbl>
    <w:p w:rsidR="004025D7" w:rsidRDefault="00E71B4D" w:rsidP="004025D7">
      <w:pPr>
        <w:pStyle w:val="RefReq"/>
      </w:pPr>
      <w:r>
        <w:t xml:space="preserve">{Ref: </w:t>
      </w:r>
      <w:r w:rsidR="001D39EF">
        <w:t>[1]</w:t>
      </w:r>
      <w:r w:rsidR="004025D7">
        <w:t xml:space="preserve"> </w:t>
      </w:r>
      <w:r>
        <w:t>CMN_GFD_ERR_031</w:t>
      </w:r>
      <w:r w:rsidR="00C82F66">
        <w:t>, CMN_GFD_INF_005</w:t>
      </w:r>
      <w:r w:rsidR="001D1B98">
        <w:t xml:space="preserve">, </w:t>
      </w:r>
      <w:r w:rsidR="001D1B98" w:rsidRPr="001402A7">
        <w:rPr>
          <w:rFonts w:cs="Arial"/>
          <w:szCs w:val="20"/>
        </w:rPr>
        <w:t>GENERIC_TFD_</w:t>
      </w:r>
      <w:del w:id="858" w:author="Pham Minh Tu" w:date="2020-01-03T14:49:00Z">
        <w:r w:rsidR="001D1B98" w:rsidRPr="001402A7" w:rsidDel="00C311A1">
          <w:rPr>
            <w:rFonts w:cs="Arial"/>
            <w:szCs w:val="20"/>
          </w:rPr>
          <w:delText>X1x</w:delText>
        </w:r>
      </w:del>
      <w:ins w:id="859" w:author="Pham Minh Tu" w:date="2020-01-03T14:49:00Z">
        <w:r w:rsidR="00C311A1">
          <w:rPr>
            <w:rFonts w:cs="Arial"/>
            <w:szCs w:val="20"/>
          </w:rPr>
          <w:t>X2x</w:t>
        </w:r>
      </w:ins>
      <w:r w:rsidR="001D1B98" w:rsidRPr="001402A7">
        <w:rPr>
          <w:rFonts w:cs="Arial"/>
          <w:szCs w:val="20"/>
        </w:rPr>
        <w:t>_GT_SAMPUSG</w:t>
      </w:r>
      <w:r w:rsidR="001D1B98" w:rsidRPr="001402A7">
        <w:t>_</w:t>
      </w:r>
      <w:r w:rsidR="001D1B98" w:rsidRPr="001402A7">
        <w:rPr>
          <w:rFonts w:cs="Arial"/>
          <w:szCs w:val="20"/>
        </w:rPr>
        <w:t>001</w:t>
      </w:r>
      <w:r w:rsidR="00730FD0">
        <w:rPr>
          <w:rFonts w:cs="Arial"/>
          <w:szCs w:val="20"/>
        </w:rPr>
        <w:t>,</w:t>
      </w:r>
      <w:r w:rsidR="00730FD0" w:rsidRPr="00730FD0">
        <w:t xml:space="preserve"> </w:t>
      </w:r>
      <w:r w:rsidR="00730FD0" w:rsidRPr="00573671">
        <w:t>GENERIC_TFD_</w:t>
      </w:r>
      <w:del w:id="860" w:author="Pham Minh Tu" w:date="2020-01-03T14:49:00Z">
        <w:r w:rsidR="00730FD0" w:rsidRPr="00573671" w:rsidDel="00C311A1">
          <w:delText>X1x</w:delText>
        </w:r>
      </w:del>
      <w:ins w:id="861" w:author="Pham Minh Tu" w:date="2020-01-03T14:49:00Z">
        <w:r w:rsidR="00C311A1">
          <w:t>X2x</w:t>
        </w:r>
      </w:ins>
      <w:r w:rsidR="00730FD0" w:rsidRPr="00573671">
        <w:t>_GT_INF_005</w:t>
      </w:r>
      <w:r w:rsidR="004025D7">
        <w:t>}</w:t>
      </w:r>
    </w:p>
    <w:p w:rsidR="004025D7" w:rsidRDefault="004025D7" w:rsidP="004025D7"/>
    <w:p w:rsidR="004025D7" w:rsidRDefault="004025D7" w:rsidP="00EE7D73">
      <w:pPr>
        <w:pStyle w:val="Heading5"/>
      </w:pPr>
      <w:r>
        <w:lastRenderedPageBreak/>
        <w:t>PrintToolHelp</w:t>
      </w:r>
    </w:p>
    <w:p w:rsidR="004025D7" w:rsidRDefault="004025D7" w:rsidP="004025D7">
      <w:pPr>
        <w:pStyle w:val="DesignID"/>
      </w:pPr>
      <w:r>
        <w:t>GENERIC_GDD_CLS_001_006: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PrintToolHelp</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This method provide help information of</w:t>
            </w:r>
          </w:p>
          <w:p w:rsidR="004025D7" w:rsidRDefault="004025D7" w:rsidP="00CD1F8E">
            <w:pPr>
              <w:pStyle w:val="SourceCode"/>
            </w:pPr>
            <w:r>
              <w:t>Algorithm:</w:t>
            </w:r>
            <w:r>
              <w:br/>
              <w:t>Get options from command line and config xml file</w:t>
            </w:r>
            <w:r>
              <w:br/>
              <w:t xml:space="preserve"> Display help information when user input -h/-help from command line options</w:t>
            </w:r>
            <w:r>
              <w:br/>
              <w:t xml:space="preserve"> or option in config xml file.</w:t>
            </w:r>
          </w:p>
        </w:tc>
      </w:tr>
    </w:tbl>
    <w:p w:rsidR="004025D7" w:rsidRDefault="004025D7" w:rsidP="004025D7">
      <w:pPr>
        <w:pStyle w:val="RefReq"/>
      </w:pPr>
      <w:r>
        <w:t xml:space="preserve">{Ref: </w:t>
      </w:r>
      <w:r w:rsidR="00375E5F" w:rsidRPr="00375E5F">
        <w:t>GENERIC_TFD_</w:t>
      </w:r>
      <w:del w:id="862" w:author="Pham Minh Tu" w:date="2020-01-03T14:49:00Z">
        <w:r w:rsidR="00375E5F" w:rsidRPr="00375E5F" w:rsidDel="00C311A1">
          <w:delText>X1x</w:delText>
        </w:r>
      </w:del>
      <w:ins w:id="863" w:author="Pham Minh Tu" w:date="2020-01-03T14:49:00Z">
        <w:r w:rsidR="00C311A1">
          <w:t>X2x</w:t>
        </w:r>
      </w:ins>
      <w:r w:rsidR="00375E5F" w:rsidRPr="00375E5F">
        <w:t>_GT_USG_002</w:t>
      </w:r>
      <w:r w:rsidR="001D1B98">
        <w:t xml:space="preserve">, </w:t>
      </w:r>
      <w:r w:rsidR="001D1B98" w:rsidRPr="001402A7">
        <w:rPr>
          <w:rFonts w:cs="Arial"/>
          <w:szCs w:val="20"/>
        </w:rPr>
        <w:t>GENERIC_TFD_</w:t>
      </w:r>
      <w:del w:id="864" w:author="Pham Minh Tu" w:date="2020-01-03T14:49:00Z">
        <w:r w:rsidR="001D1B98" w:rsidRPr="001402A7" w:rsidDel="00C311A1">
          <w:rPr>
            <w:rFonts w:cs="Arial"/>
            <w:szCs w:val="20"/>
          </w:rPr>
          <w:delText>X1x</w:delText>
        </w:r>
      </w:del>
      <w:ins w:id="865" w:author="Pham Minh Tu" w:date="2020-01-03T14:49:00Z">
        <w:r w:rsidR="00C311A1">
          <w:rPr>
            <w:rFonts w:cs="Arial"/>
            <w:szCs w:val="20"/>
          </w:rPr>
          <w:t>X2x</w:t>
        </w:r>
      </w:ins>
      <w:r w:rsidR="001D1B98" w:rsidRPr="001402A7">
        <w:rPr>
          <w:rFonts w:cs="Arial"/>
          <w:szCs w:val="20"/>
        </w:rPr>
        <w:t>_GT_SAMPUSG</w:t>
      </w:r>
      <w:r w:rsidR="001D1B98" w:rsidRPr="001402A7">
        <w:t>_</w:t>
      </w:r>
      <w:r w:rsidR="001D1B98" w:rsidRPr="001402A7">
        <w:rPr>
          <w:rFonts w:cs="Arial"/>
          <w:szCs w:val="20"/>
        </w:rPr>
        <w:t>002</w:t>
      </w:r>
      <w:r>
        <w:t>}</w:t>
      </w:r>
    </w:p>
    <w:p w:rsidR="004025D7" w:rsidRDefault="004025D7" w:rsidP="004025D7"/>
    <w:p w:rsidR="004025D7" w:rsidRDefault="004025D7" w:rsidP="00EE7D73">
      <w:pPr>
        <w:pStyle w:val="Heading5"/>
      </w:pPr>
      <w:r>
        <w:t>ProcessCommandLine</w:t>
      </w:r>
    </w:p>
    <w:p w:rsidR="004025D7" w:rsidRDefault="004025D7" w:rsidP="004025D7">
      <w:pPr>
        <w:pStyle w:val="DesignID"/>
      </w:pPr>
      <w:r>
        <w:t>GENERIC_GDD_CLS_001_007: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ProcessCommandLine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Process command line. A composite method to coordinate other methods to process command line options</w:t>
            </w:r>
          </w:p>
          <w:p w:rsidR="00A176BC" w:rsidRDefault="004025D7" w:rsidP="00CD1F8E">
            <w:pPr>
              <w:pStyle w:val="SourceCode"/>
            </w:pPr>
            <w:r>
              <w:t>Algorithm:</w:t>
            </w:r>
            <w:r>
              <w:br/>
              <w:t>1. Call displayCmdInformation to display command line information</w:t>
            </w:r>
            <w:r>
              <w:br/>
              <w:t xml:space="preserve"> 2. Call parseAndValidateOptions to parse and validate options</w:t>
            </w:r>
            <w:r>
              <w:br/>
              <w:t xml:space="preserve"> 3. Call printToolHelp to print help information</w:t>
            </w:r>
            <w:r>
              <w:br/>
              <w:t xml:space="preserve"> 4. </w:t>
            </w:r>
            <w:r w:rsidR="00A176BC">
              <w:t>Call showInvalidOutputPath to validate output path</w:t>
            </w:r>
          </w:p>
          <w:p w:rsidR="004025D7" w:rsidRDefault="004025D7" w:rsidP="00CD1F8E">
            <w:pPr>
              <w:pStyle w:val="SourceCode"/>
            </w:pPr>
            <w:r>
              <w:t xml:space="preserve"> 5. </w:t>
            </w:r>
            <w:r w:rsidR="00A176BC">
              <w:t>Call showInvalidInputPath to validate input path</w:t>
            </w:r>
          </w:p>
        </w:tc>
      </w:tr>
    </w:tbl>
    <w:p w:rsidR="004025D7" w:rsidRDefault="004025D7" w:rsidP="004025D7">
      <w:pPr>
        <w:pStyle w:val="RefReq"/>
      </w:pPr>
      <w:r>
        <w:t xml:space="preserve">{Ref: </w:t>
      </w:r>
      <w:r w:rsidR="00630415">
        <w:t>N/A</w:t>
      </w:r>
      <w:r>
        <w:t>}</w:t>
      </w:r>
    </w:p>
    <w:p w:rsidR="004025D7" w:rsidRDefault="004025D7" w:rsidP="004025D7"/>
    <w:p w:rsidR="004025D7" w:rsidRDefault="004025D7" w:rsidP="00EE7D73">
      <w:pPr>
        <w:pStyle w:val="Heading5"/>
      </w:pPr>
      <w:r>
        <w:t>CommandLine</w:t>
      </w:r>
    </w:p>
    <w:p w:rsidR="004025D7" w:rsidRDefault="004025D7" w:rsidP="004025D7">
      <w:pPr>
        <w:pStyle w:val="DesignID"/>
      </w:pPr>
      <w:r>
        <w:t>GENERIC_GDD_CLS_001_008: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CommandLine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Description</w:t>
            </w:r>
          </w:p>
        </w:tc>
        <w:tc>
          <w:tcPr>
            <w:tcW w:w="6231" w:type="dxa"/>
            <w:shd w:val="clear" w:color="auto" w:fill="auto"/>
          </w:tcPr>
          <w:p w:rsidR="004025D7" w:rsidRDefault="004025D7" w:rsidP="00CD1F8E">
            <w:pPr>
              <w:pStyle w:val="SourceCode"/>
            </w:pPr>
            <w:r>
              <w:t>Command line constructor without arguments</w:t>
            </w:r>
          </w:p>
        </w:tc>
      </w:tr>
    </w:tbl>
    <w:p w:rsidR="004025D7" w:rsidRDefault="004025D7" w:rsidP="004025D7">
      <w:pPr>
        <w:pStyle w:val="RefReq"/>
      </w:pPr>
      <w:r>
        <w:t>{Ref: N/A}</w:t>
      </w:r>
    </w:p>
    <w:p w:rsidR="004025D7" w:rsidRDefault="004025D7" w:rsidP="004025D7"/>
    <w:p w:rsidR="004025D7" w:rsidRDefault="004025D7" w:rsidP="00EE7D73">
      <w:pPr>
        <w:pStyle w:val="Heading5"/>
      </w:pPr>
      <w:r>
        <w:t>CommandLine</w:t>
      </w:r>
    </w:p>
    <w:p w:rsidR="004025D7" w:rsidRDefault="004025D7" w:rsidP="004025D7">
      <w:pPr>
        <w:pStyle w:val="DesignID"/>
      </w:pPr>
      <w:r>
        <w:t>GENERIC_GDD_CLS_001_009: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CommandLine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 xml:space="preserve"> runtimeConfiguration</w:t>
            </w:r>
          </w:p>
        </w:tc>
        <w:tc>
          <w:tcPr>
            <w:tcW w:w="4154" w:type="dxa"/>
            <w:gridSpan w:val="2"/>
            <w:shd w:val="clear" w:color="auto" w:fill="auto"/>
          </w:tcPr>
          <w:p w:rsidR="004025D7" w:rsidRDefault="008655E3" w:rsidP="00CD1F8E">
            <w:r>
              <w:t>Runtime configuration</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basicConfiguration</w:t>
            </w:r>
          </w:p>
        </w:tc>
        <w:tc>
          <w:tcPr>
            <w:tcW w:w="4154" w:type="dxa"/>
            <w:gridSpan w:val="2"/>
            <w:shd w:val="clear" w:color="auto" w:fill="auto"/>
          </w:tcPr>
          <w:p w:rsidR="004025D7" w:rsidRDefault="008655E3" w:rsidP="00CD1F8E">
            <w:r>
              <w:t>Basic configuration</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userInterface</w:t>
            </w:r>
          </w:p>
        </w:tc>
        <w:tc>
          <w:tcPr>
            <w:tcW w:w="4154" w:type="dxa"/>
            <w:gridSpan w:val="2"/>
            <w:shd w:val="clear" w:color="auto" w:fill="auto"/>
          </w:tcPr>
          <w:p w:rsidR="004025D7" w:rsidRDefault="008655E3" w:rsidP="00CD1F8E">
            <w:r>
              <w:t>User Interface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Command line constructor with arguments</w:t>
            </w:r>
          </w:p>
          <w:p w:rsidR="004025D7" w:rsidRDefault="004025D7" w:rsidP="00CD1F8E">
            <w:pPr>
              <w:pStyle w:val="SourceCode"/>
            </w:pPr>
            <w:r>
              <w:t>Algorithm:</w:t>
            </w:r>
            <w:r>
              <w:br/>
              <w:t>Init IRuntimeConfiguration, IBasicConfiguration, IUserInterface</w:t>
            </w:r>
          </w:p>
        </w:tc>
      </w:tr>
    </w:tbl>
    <w:p w:rsidR="004025D7" w:rsidRDefault="004025D7" w:rsidP="004025D7">
      <w:pPr>
        <w:pStyle w:val="RefReq"/>
      </w:pPr>
      <w:r>
        <w:t>{Ref: N/A}</w:t>
      </w:r>
    </w:p>
    <w:p w:rsidR="004025D7" w:rsidRDefault="004025D7" w:rsidP="004025D7"/>
    <w:p w:rsidR="004025D7" w:rsidRDefault="004025D7" w:rsidP="00EE7D73">
      <w:pPr>
        <w:pStyle w:val="Heading5"/>
      </w:pPr>
      <w:r>
        <w:t>checkConfigOptionFileName</w:t>
      </w:r>
    </w:p>
    <w:p w:rsidR="004025D7" w:rsidRDefault="004025D7" w:rsidP="004025D7">
      <w:pPr>
        <w:pStyle w:val="DesignID"/>
      </w:pPr>
      <w:r>
        <w:t>GENERIC_GDD_CLS_001_010: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checkConfigOptionFileName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userInputs</w:t>
            </w:r>
          </w:p>
        </w:tc>
        <w:tc>
          <w:tcPr>
            <w:tcW w:w="1038" w:type="dxa"/>
            <w:gridSpan w:val="2"/>
            <w:shd w:val="clear" w:color="auto" w:fill="auto"/>
          </w:tcPr>
          <w:p w:rsidR="004025D7" w:rsidRDefault="004025D7" w:rsidP="00CD1F8E">
            <w:r>
              <w:t xml:space="preserve">User inputs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del w:id="866" w:author="Pham Minh Tu" w:date="2019-12-31T11:17:00Z">
              <w:r w:rsidRPr="00E2291F" w:rsidDel="00831289">
                <w:rPr>
                  <w:b/>
                </w:rPr>
                <w:delText>Description</w:delText>
              </w:r>
            </w:del>
            <w:ins w:id="867" w:author="Pham Minh Tu" w:date="2019-12-31T11:17:00Z">
              <w:r w:rsidR="00831289">
                <w:rPr>
                  <w:b/>
                </w:rPr>
                <w:t>Algorithm</w:t>
              </w:r>
            </w:ins>
          </w:p>
        </w:tc>
        <w:tc>
          <w:tcPr>
            <w:tcW w:w="6231" w:type="dxa"/>
            <w:gridSpan w:val="3"/>
            <w:shd w:val="clear" w:color="auto" w:fill="auto"/>
          </w:tcPr>
          <w:p w:rsidR="004025D7" w:rsidDel="00831289" w:rsidRDefault="00831289" w:rsidP="00CD1F8E">
            <w:pPr>
              <w:pStyle w:val="SourceCode"/>
              <w:rPr>
                <w:del w:id="868" w:author="Pham Minh Tu" w:date="2019-12-31T11:17:00Z"/>
              </w:rPr>
            </w:pPr>
            <w:ins w:id="869" w:author="Pham Minh Tu" w:date="2019-12-31T11:17:00Z">
              <w:r>
                <w:object w:dxaOrig="16590" w:dyaOrig="6825">
                  <v:shape id="_x0000_i1026" type="#_x0000_t75" style="width:300.3pt;height:123.55pt" o:ole="">
                    <v:imagedata r:id="rId19" o:title=""/>
                  </v:shape>
                  <o:OLEObject Type="Embed" ProgID="PBrush" ShapeID="_x0000_i1026" DrawAspect="Content" ObjectID="_1639834932" r:id="rId20"/>
                </w:object>
              </w:r>
            </w:ins>
            <w:ins w:id="870" w:author="Pham Minh Tu" w:date="2019-12-31T11:17:00Z">
              <w:r w:rsidDel="00831289">
                <w:t xml:space="preserve"> </w:t>
              </w:r>
            </w:ins>
            <w:del w:id="871" w:author="Pham Minh Tu" w:date="2019-12-31T11:17:00Z">
              <w:r w:rsidR="004025D7" w:rsidDel="00831289">
                <w:delText>Check value of option -c/-config from command line or config xml file.</w:delText>
              </w:r>
            </w:del>
          </w:p>
          <w:p w:rsidR="004025D7" w:rsidRDefault="004025D7" w:rsidP="00CD1F8E">
            <w:pPr>
              <w:pStyle w:val="SourceCode"/>
            </w:pPr>
            <w:del w:id="872" w:author="Pham Minh Tu" w:date="2019-12-31T11:17:00Z">
              <w:r w:rsidDel="00831289">
                <w:delText>Algorithm:</w:delText>
              </w:r>
              <w:r w:rsidDel="00831289">
                <w:br/>
                <w:delText>if option exist -c/-config from command line and value of option</w:delText>
              </w:r>
              <w:r w:rsidR="008655E3" w:rsidDel="00831289">
                <w:delText xml:space="preserve"> </w:delText>
              </w:r>
              <w:r w:rsidDel="00831289">
                <w:delText>is not provided by command line</w:delText>
              </w:r>
              <w:r w:rsidDel="00831289">
                <w:br/>
                <w:delText xml:space="preserve"> or config xml file</w:delText>
              </w:r>
              <w:r w:rsidDel="00831289">
                <w:br/>
                <w:delText xml:space="preserve">     report ERR000002</w:delText>
              </w:r>
            </w:del>
          </w:p>
        </w:tc>
      </w:tr>
    </w:tbl>
    <w:p w:rsidR="004025D7" w:rsidRDefault="007C302A" w:rsidP="004025D7">
      <w:pPr>
        <w:pStyle w:val="RefReq"/>
      </w:pPr>
      <w:r>
        <w:t xml:space="preserve">{Ref: </w:t>
      </w:r>
      <w:r w:rsidR="001D39EF">
        <w:t>[1]</w:t>
      </w:r>
      <w:r w:rsidR="00E71B4D">
        <w:t xml:space="preserve"> </w:t>
      </w:r>
      <w:r w:rsidRPr="007C302A">
        <w:t>CMN_GFD_ERR_002</w:t>
      </w:r>
      <w:r w:rsidR="00AE0318">
        <w:t xml:space="preserve">, </w:t>
      </w:r>
      <w:r w:rsidR="00AE0318" w:rsidRPr="00702CF2">
        <w:t>GENERIC_TFD_</w:t>
      </w:r>
      <w:del w:id="873" w:author="Pham Minh Tu" w:date="2020-01-03T14:49:00Z">
        <w:r w:rsidR="00AE0318" w:rsidRPr="00702CF2" w:rsidDel="00C311A1">
          <w:delText>X1x</w:delText>
        </w:r>
      </w:del>
      <w:ins w:id="874" w:author="Pham Minh Tu" w:date="2020-01-03T14:49:00Z">
        <w:r w:rsidR="00C311A1">
          <w:t>X2x</w:t>
        </w:r>
      </w:ins>
      <w:r w:rsidR="00AE0318" w:rsidRPr="00702CF2">
        <w:t>_GT_ERR_002</w:t>
      </w:r>
      <w:r w:rsidR="004025D7">
        <w:t>}</w:t>
      </w:r>
    </w:p>
    <w:p w:rsidR="004025D7" w:rsidRDefault="004025D7" w:rsidP="004025D7"/>
    <w:p w:rsidR="004025D7" w:rsidRDefault="004025D7" w:rsidP="00EE7D73">
      <w:pPr>
        <w:pStyle w:val="Heading5"/>
      </w:pPr>
      <w:r>
        <w:t>checkExplicitOptions</w:t>
      </w:r>
    </w:p>
    <w:p w:rsidR="004025D7" w:rsidRDefault="004025D7" w:rsidP="004025D7">
      <w:pPr>
        <w:pStyle w:val="DesignID"/>
      </w:pPr>
      <w:r>
        <w:t>GENERIC_GDD_CLS_001_011: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checkExplicitOptions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userInput</w:t>
            </w:r>
          </w:p>
        </w:tc>
        <w:tc>
          <w:tcPr>
            <w:tcW w:w="1038" w:type="dxa"/>
            <w:gridSpan w:val="2"/>
            <w:shd w:val="clear" w:color="auto" w:fill="auto"/>
          </w:tcPr>
          <w:p w:rsidR="004025D7" w:rsidRDefault="004025D7" w:rsidP="00CD1F8E">
            <w:r>
              <w:t xml:space="preserve">User input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xmlConfig</w:t>
            </w:r>
          </w:p>
        </w:tc>
        <w:tc>
          <w:tcPr>
            <w:tcW w:w="1038" w:type="dxa"/>
            <w:gridSpan w:val="2"/>
            <w:shd w:val="clear" w:color="auto" w:fill="auto"/>
          </w:tcPr>
          <w:p w:rsidR="004025D7" w:rsidRDefault="004025D7" w:rsidP="00CD1F8E">
            <w:r>
              <w:t xml:space="preserve">Xml config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Store options that value of options is explicit provided by command line or config xml file.</w:t>
            </w:r>
          </w:p>
          <w:p w:rsidR="004025D7" w:rsidRDefault="004025D7" w:rsidP="00CD1F8E">
            <w:pPr>
              <w:pStyle w:val="SourceCode"/>
            </w:pPr>
            <w:r>
              <w:t>Algorithm:</w:t>
            </w:r>
            <w:r>
              <w:br/>
              <w:t>Read options -h, -d, -l from command line and config xml file</w:t>
            </w:r>
            <w:r>
              <w:br/>
              <w:t xml:space="preserve"> if value of options is not provided such as TRUE/FALSE</w:t>
            </w:r>
            <w:r>
              <w:br/>
              <w:t xml:space="preserve">     concatenate option into string</w:t>
            </w:r>
            <w:r>
              <w:br/>
              <w:t xml:space="preserve"> return string</w:t>
            </w:r>
          </w:p>
        </w:tc>
      </w:tr>
    </w:tbl>
    <w:p w:rsidR="004025D7" w:rsidRDefault="00C8056F" w:rsidP="004025D7">
      <w:pPr>
        <w:pStyle w:val="RefReq"/>
      </w:pPr>
      <w:r>
        <w:t xml:space="preserve">{Ref: </w:t>
      </w:r>
      <w:r w:rsidR="004025D7">
        <w:t>}</w:t>
      </w:r>
    </w:p>
    <w:p w:rsidR="004025D7" w:rsidRDefault="004025D7" w:rsidP="004025D7"/>
    <w:p w:rsidR="004025D7" w:rsidRDefault="004025D7" w:rsidP="00EE7D73">
      <w:pPr>
        <w:pStyle w:val="Heading5"/>
      </w:pPr>
      <w:r>
        <w:t>checkInvalidOption</w:t>
      </w:r>
    </w:p>
    <w:p w:rsidR="004025D7" w:rsidRDefault="004025D7" w:rsidP="004025D7">
      <w:pPr>
        <w:pStyle w:val="DesignID"/>
      </w:pPr>
      <w:r>
        <w:t>GENERIC_GDD_CLS_001_012: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checkInvalidOption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userInputs</w:t>
            </w:r>
          </w:p>
        </w:tc>
        <w:tc>
          <w:tcPr>
            <w:tcW w:w="1038" w:type="dxa"/>
            <w:gridSpan w:val="2"/>
            <w:shd w:val="clear" w:color="auto" w:fill="auto"/>
          </w:tcPr>
          <w:p w:rsidR="004025D7" w:rsidRDefault="004025D7" w:rsidP="00CD1F8E">
            <w:r>
              <w:t xml:space="preserve">User inputs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invalid options that is not in supported option by command line tool</w:t>
            </w:r>
          </w:p>
          <w:p w:rsidR="004025D7" w:rsidRDefault="004025D7" w:rsidP="00CD1F8E">
            <w:pPr>
              <w:pStyle w:val="SourceCode"/>
            </w:pPr>
            <w:r>
              <w:t>Algorithm:</w:t>
            </w:r>
            <w:r>
              <w:br/>
              <w:t>get all options from command line input from user</w:t>
            </w:r>
            <w:r>
              <w:br/>
              <w:t xml:space="preserve"> if have any option which is not supported by generation tool</w:t>
            </w:r>
            <w:r>
              <w:br/>
              <w:t xml:space="preserve">     report ERR000008</w:t>
            </w:r>
            <w:r>
              <w:br/>
              <w:t xml:space="preserve"> if have any option duplication</w:t>
            </w:r>
            <w:r>
              <w:br/>
              <w:t xml:space="preserve">     report WRN000002</w:t>
            </w:r>
          </w:p>
        </w:tc>
      </w:tr>
    </w:tbl>
    <w:p w:rsidR="004025D7" w:rsidRDefault="004025D7" w:rsidP="004025D7">
      <w:pPr>
        <w:pStyle w:val="RefReq"/>
      </w:pPr>
      <w:r>
        <w:t xml:space="preserve">{Ref: </w:t>
      </w:r>
      <w:r w:rsidR="001D39EF">
        <w:t>[1]</w:t>
      </w:r>
      <w:r>
        <w:t xml:space="preserve"> </w:t>
      </w:r>
      <w:r w:rsidR="00E71B4D">
        <w:t>CMN_GFD_ERR_008</w:t>
      </w:r>
      <w:r w:rsidR="00C82F66">
        <w:t>, CMN_GFD_WRN_002</w:t>
      </w:r>
      <w:r w:rsidR="00AE0318">
        <w:t xml:space="preserve">, </w:t>
      </w:r>
      <w:r w:rsidR="00AE0318" w:rsidRPr="00702CF2">
        <w:rPr>
          <w:rFonts w:cs="Arial"/>
          <w:szCs w:val="20"/>
        </w:rPr>
        <w:t>GENERIC_TFD_</w:t>
      </w:r>
      <w:del w:id="875" w:author="Pham Minh Tu" w:date="2020-01-03T14:49:00Z">
        <w:r w:rsidR="00AE0318" w:rsidRPr="00702CF2" w:rsidDel="00C311A1">
          <w:rPr>
            <w:rFonts w:cs="Arial"/>
            <w:szCs w:val="20"/>
          </w:rPr>
          <w:delText>X1x</w:delText>
        </w:r>
      </w:del>
      <w:ins w:id="876" w:author="Pham Minh Tu" w:date="2020-01-03T14:49:00Z">
        <w:r w:rsidR="00C311A1">
          <w:rPr>
            <w:rFonts w:cs="Arial"/>
            <w:szCs w:val="20"/>
          </w:rPr>
          <w:t>X2x</w:t>
        </w:r>
      </w:ins>
      <w:r w:rsidR="00AE0318" w:rsidRPr="00702CF2">
        <w:rPr>
          <w:rFonts w:cs="Arial"/>
          <w:szCs w:val="20"/>
        </w:rPr>
        <w:t>_GT_ERR_008</w:t>
      </w:r>
      <w:r w:rsidR="00730FD0">
        <w:rPr>
          <w:rFonts w:cs="Arial"/>
          <w:szCs w:val="20"/>
        </w:rPr>
        <w:t>,</w:t>
      </w:r>
      <w:r w:rsidR="00730FD0" w:rsidRPr="00730FD0">
        <w:t xml:space="preserve"> </w:t>
      </w:r>
      <w:r w:rsidR="00730FD0" w:rsidRPr="00573671">
        <w:t>GENERIC_TFD_</w:t>
      </w:r>
      <w:del w:id="877" w:author="Pham Minh Tu" w:date="2020-01-03T14:49:00Z">
        <w:r w:rsidR="00730FD0" w:rsidRPr="00573671" w:rsidDel="00C311A1">
          <w:delText>X1x</w:delText>
        </w:r>
      </w:del>
      <w:ins w:id="878" w:author="Pham Minh Tu" w:date="2020-01-03T14:49:00Z">
        <w:r w:rsidR="00C311A1">
          <w:t>X2x</w:t>
        </w:r>
      </w:ins>
      <w:r w:rsidR="00730FD0" w:rsidRPr="00573671">
        <w:t>_GT_WRN_002</w:t>
      </w:r>
      <w:r>
        <w:t>}</w:t>
      </w:r>
    </w:p>
    <w:p w:rsidR="004025D7" w:rsidRDefault="004025D7" w:rsidP="004025D7"/>
    <w:p w:rsidR="004025D7" w:rsidRDefault="004025D7" w:rsidP="00EE7D73">
      <w:pPr>
        <w:pStyle w:val="Heading5"/>
      </w:pPr>
      <w:r>
        <w:lastRenderedPageBreak/>
        <w:t>checkOutputDirectory</w:t>
      </w:r>
    </w:p>
    <w:p w:rsidR="004025D7" w:rsidRDefault="004025D7" w:rsidP="004025D7">
      <w:pPr>
        <w:pStyle w:val="DesignID"/>
      </w:pPr>
      <w:r>
        <w:t>GENERIC_GDD_CLS_001_013: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checkOutputDirectory</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userInputs</w:t>
            </w:r>
          </w:p>
        </w:tc>
        <w:tc>
          <w:tcPr>
            <w:tcW w:w="1038" w:type="dxa"/>
            <w:gridSpan w:val="2"/>
            <w:shd w:val="clear" w:color="auto" w:fill="auto"/>
          </w:tcPr>
          <w:p w:rsidR="004025D7" w:rsidRDefault="004025D7" w:rsidP="00CD1F8E">
            <w:r>
              <w:t xml:space="preserve">User inputs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value of option -o/-output from command line and config xml file</w:t>
            </w:r>
          </w:p>
          <w:p w:rsidR="004025D7" w:rsidRDefault="004025D7" w:rsidP="00CD1F8E">
            <w:pPr>
              <w:pStyle w:val="SourceCode"/>
            </w:pPr>
            <w:r>
              <w:t>Algorithm:</w:t>
            </w:r>
            <w:r>
              <w:br/>
              <w:t>if exists option -o/-output and value of option is not provided by command line or exists tags OUTPUT</w:t>
            </w:r>
            <w:r>
              <w:br/>
              <w:t xml:space="preserve"> and value of tag in not provided by config xml file.</w:t>
            </w:r>
            <w:r>
              <w:br/>
              <w:t xml:space="preserve">     report ERR000005</w:t>
            </w:r>
            <w:r>
              <w:br/>
              <w:t xml:space="preserve"> Or if value of option is invalid such as contains special characters</w:t>
            </w:r>
            <w:r>
              <w:br/>
              <w:t xml:space="preserve">     report ERR000010</w:t>
            </w:r>
          </w:p>
        </w:tc>
      </w:tr>
    </w:tbl>
    <w:p w:rsidR="004025D7" w:rsidRDefault="004025D7" w:rsidP="004025D7">
      <w:pPr>
        <w:pStyle w:val="RefReq"/>
      </w:pPr>
      <w:r>
        <w:t xml:space="preserve">{Ref: </w:t>
      </w:r>
      <w:r w:rsidR="001D39EF">
        <w:t>[1]</w:t>
      </w:r>
      <w:r>
        <w:t xml:space="preserve"> </w:t>
      </w:r>
      <w:r w:rsidR="00E71B4D">
        <w:t>CMN_GFD_ERR_005, CMN_GFD_ERR_010</w:t>
      </w:r>
      <w:r w:rsidR="00375E5F">
        <w:t xml:space="preserve">, </w:t>
      </w:r>
      <w:r w:rsidR="00375E5F" w:rsidRPr="001C6A09">
        <w:rPr>
          <w:rFonts w:cs="Arial"/>
          <w:szCs w:val="20"/>
        </w:rPr>
        <w:t>GENERIC_TFD_</w:t>
      </w:r>
      <w:del w:id="879" w:author="Pham Minh Tu" w:date="2020-01-03T14:49:00Z">
        <w:r w:rsidR="00375E5F" w:rsidRPr="001C6A09" w:rsidDel="00C311A1">
          <w:rPr>
            <w:rFonts w:cs="Arial"/>
            <w:szCs w:val="20"/>
          </w:rPr>
          <w:delText>X1x</w:delText>
        </w:r>
      </w:del>
      <w:ins w:id="880" w:author="Pham Minh Tu" w:date="2020-01-03T14:49:00Z">
        <w:r w:rsidR="00C311A1">
          <w:rPr>
            <w:rFonts w:cs="Arial"/>
            <w:szCs w:val="20"/>
          </w:rPr>
          <w:t>X2x</w:t>
        </w:r>
      </w:ins>
      <w:r w:rsidR="00375E5F" w:rsidRPr="001C6A09">
        <w:rPr>
          <w:rFonts w:cs="Arial"/>
          <w:szCs w:val="20"/>
        </w:rPr>
        <w:t>_GT_USG_005</w:t>
      </w:r>
      <w:r w:rsidR="0072097B">
        <w:rPr>
          <w:rFonts w:cs="Arial"/>
          <w:szCs w:val="20"/>
        </w:rPr>
        <w:t xml:space="preserve">, </w:t>
      </w:r>
      <w:r w:rsidR="0072097B" w:rsidRPr="00E451BA">
        <w:t>GENERIC_TFD_</w:t>
      </w:r>
      <w:del w:id="881" w:author="Pham Minh Tu" w:date="2020-01-03T14:49:00Z">
        <w:r w:rsidR="0072097B" w:rsidRPr="00E451BA" w:rsidDel="00C311A1">
          <w:delText>X1x</w:delText>
        </w:r>
      </w:del>
      <w:ins w:id="882" w:author="Pham Minh Tu" w:date="2020-01-03T14:49:00Z">
        <w:r w:rsidR="00C311A1">
          <w:t>X2x</w:t>
        </w:r>
      </w:ins>
      <w:r w:rsidR="0072097B" w:rsidRPr="00E451BA">
        <w:t>_GT_SAMPUSG_014</w:t>
      </w:r>
      <w:r w:rsidR="00AE0318">
        <w:t xml:space="preserve">, </w:t>
      </w:r>
      <w:r w:rsidR="00AE0318" w:rsidRPr="00702CF2">
        <w:t>GENERIC_TFD_</w:t>
      </w:r>
      <w:del w:id="883" w:author="Pham Minh Tu" w:date="2020-01-03T14:49:00Z">
        <w:r w:rsidR="00AE0318" w:rsidRPr="00702CF2" w:rsidDel="00C311A1">
          <w:delText>X1x</w:delText>
        </w:r>
      </w:del>
      <w:ins w:id="884" w:author="Pham Minh Tu" w:date="2020-01-03T14:49:00Z">
        <w:r w:rsidR="00C311A1">
          <w:t>X2x</w:t>
        </w:r>
      </w:ins>
      <w:r w:rsidR="00AE0318" w:rsidRPr="00702CF2">
        <w:t>_GT_ERR_005</w:t>
      </w:r>
      <w:r w:rsidR="00AE0318">
        <w:t xml:space="preserve">, </w:t>
      </w:r>
      <w:r w:rsidR="00AE0318" w:rsidRPr="00702CF2">
        <w:t>GENERIC_TFD_</w:t>
      </w:r>
      <w:del w:id="885" w:author="Pham Minh Tu" w:date="2020-01-03T14:49:00Z">
        <w:r w:rsidR="00AE0318" w:rsidRPr="00702CF2" w:rsidDel="00C311A1">
          <w:delText>X1x</w:delText>
        </w:r>
      </w:del>
      <w:ins w:id="886" w:author="Pham Minh Tu" w:date="2020-01-03T14:49:00Z">
        <w:r w:rsidR="00C311A1">
          <w:t>X2x</w:t>
        </w:r>
      </w:ins>
      <w:r w:rsidR="00AE0318" w:rsidRPr="00702CF2">
        <w:t>_GT_ERR_010</w:t>
      </w:r>
      <w:r>
        <w:t>}</w:t>
      </w:r>
    </w:p>
    <w:p w:rsidR="004025D7" w:rsidRDefault="004025D7" w:rsidP="004025D7"/>
    <w:p w:rsidR="004025D7" w:rsidRDefault="004025D7" w:rsidP="00EE7D73">
      <w:pPr>
        <w:pStyle w:val="Heading5"/>
      </w:pPr>
      <w:r>
        <w:t>displayCmdInformation</w:t>
      </w:r>
    </w:p>
    <w:p w:rsidR="004025D7" w:rsidRDefault="004025D7" w:rsidP="004025D7">
      <w:pPr>
        <w:pStyle w:val="DesignID"/>
      </w:pPr>
      <w:r>
        <w:t>GENERIC_GDD_CLS_001_014: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displayCmdInformation</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Display command line information of user input</w:t>
            </w:r>
          </w:p>
          <w:p w:rsidR="004025D7" w:rsidRDefault="004025D7" w:rsidP="00CD1F8E">
            <w:pPr>
              <w:pStyle w:val="SourceCode"/>
            </w:pPr>
            <w:r>
              <w:t>Algorithm:</w:t>
            </w:r>
            <w:r>
              <w:br/>
              <w:t>Display information files input from user as path file.</w:t>
            </w:r>
            <w:r>
              <w:br/>
              <w:t xml:space="preserve"> Report information INF000001, INF000002</w:t>
            </w:r>
          </w:p>
        </w:tc>
      </w:tr>
    </w:tbl>
    <w:p w:rsidR="004025D7" w:rsidRDefault="00C82F66" w:rsidP="004025D7">
      <w:pPr>
        <w:pStyle w:val="RefReq"/>
      </w:pPr>
      <w:r>
        <w:t xml:space="preserve">{Ref: </w:t>
      </w:r>
      <w:r w:rsidR="001D39EF">
        <w:t>[1]</w:t>
      </w:r>
      <w:r w:rsidR="004025D7">
        <w:t xml:space="preserve"> </w:t>
      </w:r>
      <w:r w:rsidRPr="00C82F66">
        <w:t>CMN_GFD_INF_001</w:t>
      </w:r>
      <w:r>
        <w:t>, CMN_GFD_INF_002</w:t>
      </w:r>
      <w:r w:rsidR="00730FD0">
        <w:t>,</w:t>
      </w:r>
      <w:r w:rsidR="00730FD0" w:rsidRPr="00730FD0">
        <w:t xml:space="preserve"> </w:t>
      </w:r>
      <w:r w:rsidR="00730FD0" w:rsidRPr="00573671">
        <w:t>GENERIC_TFD_</w:t>
      </w:r>
      <w:del w:id="887" w:author="Pham Minh Tu" w:date="2020-01-03T14:49:00Z">
        <w:r w:rsidR="00730FD0" w:rsidRPr="00573671" w:rsidDel="00C311A1">
          <w:delText>X1x</w:delText>
        </w:r>
      </w:del>
      <w:ins w:id="888" w:author="Pham Minh Tu" w:date="2020-01-03T14:49:00Z">
        <w:r w:rsidR="00C311A1">
          <w:t>X2x</w:t>
        </w:r>
      </w:ins>
      <w:r w:rsidR="00730FD0" w:rsidRPr="00573671">
        <w:t>_GT_INF_001</w:t>
      </w:r>
      <w:r w:rsidR="00730FD0">
        <w:t>,</w:t>
      </w:r>
      <w:r w:rsidR="00730FD0" w:rsidRPr="00730FD0">
        <w:t xml:space="preserve"> </w:t>
      </w:r>
      <w:r w:rsidR="00730FD0" w:rsidRPr="00573671">
        <w:t>GENERIC_TFD_</w:t>
      </w:r>
      <w:del w:id="889" w:author="Pham Minh Tu" w:date="2020-01-03T14:49:00Z">
        <w:r w:rsidR="00730FD0" w:rsidRPr="00573671" w:rsidDel="00C311A1">
          <w:delText>X1x</w:delText>
        </w:r>
      </w:del>
      <w:ins w:id="890" w:author="Pham Minh Tu" w:date="2020-01-03T14:49:00Z">
        <w:r w:rsidR="00C311A1">
          <w:t>X2x</w:t>
        </w:r>
      </w:ins>
      <w:r w:rsidR="00730FD0" w:rsidRPr="00573671">
        <w:t>_GT_INF_002</w:t>
      </w:r>
      <w:r w:rsidR="004025D7">
        <w:t>}</w:t>
      </w:r>
    </w:p>
    <w:p w:rsidR="004025D7" w:rsidRDefault="004025D7" w:rsidP="004025D7"/>
    <w:p w:rsidR="004025D7" w:rsidRDefault="004025D7" w:rsidP="00EE7D73">
      <w:pPr>
        <w:pStyle w:val="Heading5"/>
      </w:pPr>
      <w:r>
        <w:t>filterValueVendorName</w:t>
      </w:r>
    </w:p>
    <w:p w:rsidR="004025D7" w:rsidRDefault="004025D7" w:rsidP="004025D7">
      <w:pPr>
        <w:pStyle w:val="DesignID"/>
      </w:pPr>
      <w:r>
        <w:t>GENERIC_GDD_CLS_001_015: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filterValueVendorName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userInputs</w:t>
            </w:r>
          </w:p>
        </w:tc>
        <w:tc>
          <w:tcPr>
            <w:tcW w:w="1038" w:type="dxa"/>
            <w:gridSpan w:val="2"/>
            <w:shd w:val="clear" w:color="auto" w:fill="auto"/>
          </w:tcPr>
          <w:p w:rsidR="004025D7" w:rsidRDefault="004025D7" w:rsidP="00CD1F8E">
            <w:r>
              <w:t xml:space="preserve">User inputs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value of option -fr/-filter from command line or config xml file.</w:t>
            </w:r>
          </w:p>
          <w:p w:rsidR="004025D7" w:rsidRDefault="004025D7" w:rsidP="00CD1F8E">
            <w:pPr>
              <w:pStyle w:val="SourceCode"/>
            </w:pPr>
            <w:r>
              <w:t>Algorithm:</w:t>
            </w:r>
            <w:r>
              <w:br/>
              <w:t>If exists option -fr/-filter and value of option is not provided by command line or config xml file</w:t>
            </w:r>
            <w:r>
              <w:br/>
              <w:t xml:space="preserve">     report ERR000032</w:t>
            </w:r>
            <w:r>
              <w:br/>
              <w:t xml:space="preserve"> or if value is invalid such as invalid name, contain special characters</w:t>
            </w:r>
            <w:r>
              <w:br/>
              <w:t xml:space="preserve">     report ERR000033</w:t>
            </w:r>
          </w:p>
        </w:tc>
      </w:tr>
    </w:tbl>
    <w:p w:rsidR="004025D7" w:rsidRDefault="001A484A" w:rsidP="004025D7">
      <w:pPr>
        <w:pStyle w:val="RefReq"/>
      </w:pPr>
      <w:r>
        <w:t xml:space="preserve">{Ref: </w:t>
      </w:r>
      <w:r w:rsidR="001D39EF">
        <w:t>[1]</w:t>
      </w:r>
      <w:r w:rsidR="004025D7">
        <w:t xml:space="preserve"> </w:t>
      </w:r>
      <w:r w:rsidRPr="001A484A">
        <w:t>C</w:t>
      </w:r>
      <w:r>
        <w:t>MN_GFD_ERR_032, CMN_GFD_ERR_033</w:t>
      </w:r>
      <w:r w:rsidR="004C339F">
        <w:t xml:space="preserve">, </w:t>
      </w:r>
      <w:r w:rsidR="004C339F" w:rsidRPr="00573671">
        <w:t>GENERIC_TFD_</w:t>
      </w:r>
      <w:del w:id="891" w:author="Pham Minh Tu" w:date="2020-01-03T14:49:00Z">
        <w:r w:rsidR="004C339F" w:rsidRPr="00573671" w:rsidDel="00C311A1">
          <w:delText>X1x</w:delText>
        </w:r>
      </w:del>
      <w:ins w:id="892" w:author="Pham Minh Tu" w:date="2020-01-03T14:49:00Z">
        <w:r w:rsidR="00C311A1">
          <w:t>X2x</w:t>
        </w:r>
      </w:ins>
      <w:r w:rsidR="004C339F" w:rsidRPr="00573671">
        <w:t>_GT_ERR_032</w:t>
      </w:r>
      <w:r>
        <w:t>}</w:t>
      </w:r>
    </w:p>
    <w:p w:rsidR="004025D7" w:rsidRDefault="004025D7" w:rsidP="004025D7"/>
    <w:p w:rsidR="004025D7" w:rsidRDefault="004025D7" w:rsidP="00EE7D73">
      <w:pPr>
        <w:pStyle w:val="Heading5"/>
      </w:pPr>
      <w:r>
        <w:t>getOptionValueFromXmlConfig</w:t>
      </w:r>
    </w:p>
    <w:p w:rsidR="004025D7" w:rsidRDefault="004025D7" w:rsidP="004025D7">
      <w:pPr>
        <w:pStyle w:val="DesignID"/>
      </w:pPr>
      <w:r>
        <w:t>GENERIC_GDD_CLS_001_016: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getOptionValueFromXmlConfig</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XDocument document</w:t>
            </w:r>
          </w:p>
        </w:tc>
        <w:tc>
          <w:tcPr>
            <w:tcW w:w="1038" w:type="dxa"/>
            <w:gridSpan w:val="2"/>
            <w:shd w:val="clear" w:color="auto" w:fill="auto"/>
          </w:tcPr>
          <w:p w:rsidR="004025D7" w:rsidRDefault="004025D7" w:rsidP="00CD1F8E">
            <w:r>
              <w:t xml:space="preserve">Parsed .cfgxml file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option</w:t>
            </w:r>
          </w:p>
        </w:tc>
        <w:tc>
          <w:tcPr>
            <w:tcW w:w="1038" w:type="dxa"/>
            <w:gridSpan w:val="2"/>
            <w:shd w:val="clear" w:color="auto" w:fill="auto"/>
          </w:tcPr>
          <w:p w:rsidR="004025D7" w:rsidRDefault="004025D7" w:rsidP="00CD1F8E">
            <w:r>
              <w:t xml:space="preserve">Option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044087" w:rsidRDefault="00044087" w:rsidP="00CD1F8E">
            <w:pPr>
              <w:pStyle w:val="SourceCode"/>
            </w:pPr>
            <w:r w:rsidRPr="00044087">
              <w:t xml:space="preserve">Scan .cfgxml file to get value of the option. </w:t>
            </w:r>
          </w:p>
          <w:p w:rsidR="004025D7" w:rsidRDefault="004025D7" w:rsidP="00CD1F8E">
            <w:pPr>
              <w:pStyle w:val="SourceCode"/>
            </w:pPr>
            <w:r>
              <w:t>Algorithm:</w:t>
            </w:r>
            <w:r>
              <w:br/>
              <w:t>Scan .cfgxml file to get value of the option.</w:t>
            </w:r>
            <w:r>
              <w:br/>
              <w:t xml:space="preserve"> </w:t>
            </w:r>
            <w:r w:rsidR="0077624F" w:rsidRPr="0077624F">
              <w:t>IF found  AND value of tag FILTER is invalid</w:t>
            </w:r>
            <w:r>
              <w:br/>
              <w:t xml:space="preserve">     </w:t>
            </w:r>
            <w:r w:rsidR="0077624F" w:rsidRPr="0077624F">
              <w:t>report to ERR000033</w:t>
            </w:r>
            <w:r>
              <w:br/>
              <w:t xml:space="preserve"> ELSE</w:t>
            </w:r>
            <w:r>
              <w:br/>
              <w:t xml:space="preserve">     </w:t>
            </w:r>
            <w:r w:rsidR="0077624F" w:rsidRPr="0077624F">
              <w:t>add value to return value</w:t>
            </w:r>
          </w:p>
        </w:tc>
      </w:tr>
    </w:tbl>
    <w:p w:rsidR="004025D7" w:rsidRDefault="007E34C7" w:rsidP="004025D7">
      <w:pPr>
        <w:pStyle w:val="RefReq"/>
      </w:pPr>
      <w:r>
        <w:t>{Ref: [1</w:t>
      </w:r>
      <w:r w:rsidR="004025D7">
        <w:t xml:space="preserve">] </w:t>
      </w:r>
      <w:r>
        <w:t>CMN_GFD_ERR_033</w:t>
      </w:r>
      <w:r w:rsidR="0072097B">
        <w:t xml:space="preserve">, </w:t>
      </w:r>
      <w:r w:rsidR="0072097B" w:rsidRPr="00E451BA">
        <w:t>GENERIC_TFD_</w:t>
      </w:r>
      <w:del w:id="893" w:author="Pham Minh Tu" w:date="2020-01-03T14:49:00Z">
        <w:r w:rsidR="0072097B" w:rsidRPr="00E451BA" w:rsidDel="00C311A1">
          <w:delText>X1x</w:delText>
        </w:r>
      </w:del>
      <w:ins w:id="894" w:author="Pham Minh Tu" w:date="2020-01-03T14:49:00Z">
        <w:r w:rsidR="00C311A1">
          <w:t>X2x</w:t>
        </w:r>
      </w:ins>
      <w:r w:rsidR="0072097B" w:rsidRPr="00E451BA">
        <w:t>_GT_SAMPUSG_012</w:t>
      </w:r>
      <w:r w:rsidR="004C339F">
        <w:t xml:space="preserve">, </w:t>
      </w:r>
      <w:r w:rsidR="004C339F" w:rsidRPr="00573671">
        <w:t>GENERIC_TFD_</w:t>
      </w:r>
      <w:del w:id="895" w:author="Pham Minh Tu" w:date="2020-01-03T14:49:00Z">
        <w:r w:rsidR="004C339F" w:rsidRPr="00573671" w:rsidDel="00C311A1">
          <w:delText>X1x</w:delText>
        </w:r>
      </w:del>
      <w:ins w:id="896" w:author="Pham Minh Tu" w:date="2020-01-03T14:49:00Z">
        <w:r w:rsidR="00C311A1">
          <w:t>X2x</w:t>
        </w:r>
      </w:ins>
      <w:r w:rsidR="004C339F" w:rsidRPr="00573671">
        <w:t>_GT_ERR_033</w:t>
      </w:r>
      <w:r w:rsidR="004025D7">
        <w:t>}</w:t>
      </w:r>
    </w:p>
    <w:p w:rsidR="004025D7" w:rsidRDefault="004025D7" w:rsidP="004025D7"/>
    <w:p w:rsidR="004025D7" w:rsidRDefault="004025D7" w:rsidP="00EE7D73">
      <w:pPr>
        <w:pStyle w:val="Heading5"/>
      </w:pPr>
      <w:r>
        <w:t>parseAndValidateOptions</w:t>
      </w:r>
    </w:p>
    <w:p w:rsidR="004025D7" w:rsidRDefault="004025D7" w:rsidP="004025D7">
      <w:pPr>
        <w:pStyle w:val="DesignID"/>
      </w:pPr>
      <w:r>
        <w:t>GENERIC_GDD_CLS_001_017: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parseAndValidateOptions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Parse and validate options from command line and config xml file</w:t>
            </w:r>
          </w:p>
          <w:p w:rsidR="004025D7" w:rsidRDefault="004025D7" w:rsidP="00CD1F8E">
            <w:pPr>
              <w:pStyle w:val="SourceCode"/>
            </w:pPr>
            <w:r>
              <w:t>Algorithm:</w:t>
            </w:r>
            <w:r>
              <w:br/>
              <w:t>1. Parse all information from command line options</w:t>
            </w:r>
            <w:r>
              <w:br/>
              <w:t xml:space="preserve"> 2. Validate the command line options to handle errors and warning</w:t>
            </w:r>
            <w:r>
              <w:br/>
              <w:t xml:space="preserve">         ERR000008</w:t>
            </w:r>
            <w:r>
              <w:br/>
              <w:t xml:space="preserve">         ERR000002</w:t>
            </w:r>
            <w:r>
              <w:br/>
              <w:t xml:space="preserve">         ERR000005</w:t>
            </w:r>
            <w:r>
              <w:br/>
              <w:t xml:space="preserve">         ERR000010</w:t>
            </w:r>
            <w:r>
              <w:br/>
              <w:t xml:space="preserve">         ERR000032</w:t>
            </w:r>
            <w:r>
              <w:br/>
              <w:t xml:space="preserve">         WRN000001</w:t>
            </w:r>
            <w:r>
              <w:br/>
              <w:t xml:space="preserve"> 3. If configuration file is NOT specified by -c/-configfile</w:t>
            </w:r>
            <w:r>
              <w:br/>
              <w:t xml:space="preserve">       Use default configuration file {MSN}_{MICRO_FAMILY_NAME}.cfgxml at the same MCALConfGen.exe location</w:t>
            </w:r>
            <w:r>
              <w:br/>
              <w:t xml:space="preserve">    End</w:t>
            </w:r>
            <w:r>
              <w:br/>
              <w:t xml:space="preserve"> 4. Parse all information from .cfgxml file</w:t>
            </w:r>
            <w:r>
              <w:br/>
              <w:t xml:space="preserve"> 5. Validate options from .cfgxml files to handle errors and warning</w:t>
            </w:r>
            <w:r>
              <w:br/>
              <w:t xml:space="preserve">         ERR000006</w:t>
            </w:r>
            <w:r>
              <w:br/>
              <w:t xml:space="preserve">         ERR000033</w:t>
            </w:r>
            <w:r>
              <w:br/>
              <w:t xml:space="preserve">         WRN000001</w:t>
            </w:r>
            <w:r>
              <w:br/>
              <w:t xml:space="preserve"> 6. If output folder is NOT specified by -o/-output</w:t>
            </w:r>
            <w:r>
              <w:br/>
              <w:t xml:space="preserve">         Use default output folder {MODULE_NAME}_Output</w:t>
            </w:r>
            <w:r>
              <w:br/>
              <w:t xml:space="preserve">    End</w:t>
            </w:r>
            <w:r>
              <w:br/>
              <w:t xml:space="preserve"> 7. Merge all options from command line and .cfgxml into runtimeConfiguration.</w:t>
            </w:r>
            <w:r>
              <w:br/>
              <w:t xml:space="preserve">    Command line options override .cfgxml options</w:t>
            </w:r>
            <w:r>
              <w:br/>
              <w:t xml:space="preserve"> 8. Validate both command line options and .cfgxml file options to handle errors</w:t>
            </w:r>
            <w:r>
              <w:br/>
              <w:t xml:space="preserve">         ERR000007</w:t>
            </w:r>
          </w:p>
        </w:tc>
      </w:tr>
    </w:tbl>
    <w:p w:rsidR="004025D7" w:rsidRDefault="007C302A" w:rsidP="004025D7">
      <w:pPr>
        <w:pStyle w:val="RefReq"/>
      </w:pPr>
      <w:r>
        <w:t xml:space="preserve">{Ref: </w:t>
      </w:r>
      <w:r w:rsidR="001D39EF">
        <w:t>[1]</w:t>
      </w:r>
      <w:r w:rsidR="00E71B4D">
        <w:t xml:space="preserve"> </w:t>
      </w:r>
      <w:r w:rsidRPr="007C302A">
        <w:t>CMN_GFD_ERR_002</w:t>
      </w:r>
      <w:r w:rsidR="00E71B4D">
        <w:t xml:space="preserve">, CMN_GFD_ERR_005, CMN_GFD_ERR_006, CMN_GFD_ERR_007, </w:t>
      </w:r>
      <w:r w:rsidR="00E71B4D" w:rsidRPr="00E71B4D">
        <w:t>CMN_GFD_ERR_00</w:t>
      </w:r>
      <w:r w:rsidR="00E71B4D">
        <w:t>8, CMN_GFD_ERR_010</w:t>
      </w:r>
      <w:r w:rsidR="001A484A">
        <w:t>, CMN_GFD_ERR_032, CMN_GFD_ERR_033</w:t>
      </w:r>
      <w:r w:rsidR="00C82F66">
        <w:t xml:space="preserve">, </w:t>
      </w:r>
      <w:r w:rsidR="00C82F66" w:rsidRPr="00C82F66">
        <w:t>CMN_GFD_WRN_001</w:t>
      </w:r>
      <w:r w:rsidR="00375E5F">
        <w:t xml:space="preserve">, </w:t>
      </w:r>
      <w:r w:rsidR="00375E5F" w:rsidRPr="001C6A09">
        <w:rPr>
          <w:rFonts w:cs="Arial"/>
          <w:szCs w:val="20"/>
        </w:rPr>
        <w:t>GENERIC_TFD_</w:t>
      </w:r>
      <w:del w:id="897" w:author="Pham Minh Tu" w:date="2020-01-03T14:49:00Z">
        <w:r w:rsidR="00375E5F" w:rsidRPr="001C6A09" w:rsidDel="00C311A1">
          <w:rPr>
            <w:rFonts w:cs="Arial"/>
            <w:szCs w:val="20"/>
          </w:rPr>
          <w:delText>X1x</w:delText>
        </w:r>
      </w:del>
      <w:ins w:id="898" w:author="Pham Minh Tu" w:date="2020-01-03T14:49:00Z">
        <w:r w:rsidR="00C311A1">
          <w:rPr>
            <w:rFonts w:cs="Arial"/>
            <w:szCs w:val="20"/>
          </w:rPr>
          <w:t>X2x</w:t>
        </w:r>
      </w:ins>
      <w:r w:rsidR="00375E5F" w:rsidRPr="001C6A09">
        <w:rPr>
          <w:rFonts w:cs="Arial"/>
          <w:szCs w:val="20"/>
        </w:rPr>
        <w:t>_GT_USG_004</w:t>
      </w:r>
      <w:r w:rsidR="00211608">
        <w:rPr>
          <w:rFonts w:cs="Arial"/>
          <w:szCs w:val="20"/>
        </w:rPr>
        <w:t xml:space="preserve">, </w:t>
      </w:r>
      <w:r w:rsidR="00211608" w:rsidRPr="00C844C6">
        <w:rPr>
          <w:rFonts w:cs="Arial"/>
          <w:szCs w:val="20"/>
        </w:rPr>
        <w:t>GENERIC_TFD_</w:t>
      </w:r>
      <w:del w:id="899" w:author="Pham Minh Tu" w:date="2020-01-03T14:49:00Z">
        <w:r w:rsidR="00211608" w:rsidRPr="00C844C6" w:rsidDel="00C311A1">
          <w:rPr>
            <w:rFonts w:cs="Arial"/>
            <w:szCs w:val="20"/>
          </w:rPr>
          <w:delText>X1x</w:delText>
        </w:r>
      </w:del>
      <w:ins w:id="900" w:author="Pham Minh Tu" w:date="2020-01-03T14:49:00Z">
        <w:r w:rsidR="00C311A1">
          <w:rPr>
            <w:rFonts w:cs="Arial"/>
            <w:szCs w:val="20"/>
          </w:rPr>
          <w:t>X2x</w:t>
        </w:r>
      </w:ins>
      <w:r w:rsidR="00211608" w:rsidRPr="00C844C6">
        <w:rPr>
          <w:rFonts w:cs="Arial"/>
          <w:szCs w:val="20"/>
        </w:rPr>
        <w:t>_GT_USG_012</w:t>
      </w:r>
      <w:r w:rsidR="0072097B">
        <w:rPr>
          <w:rFonts w:cs="Arial"/>
          <w:szCs w:val="20"/>
        </w:rPr>
        <w:t xml:space="preserve">, </w:t>
      </w:r>
      <w:r w:rsidR="0072097B" w:rsidRPr="00E451BA">
        <w:t>GENERIC_TFD_</w:t>
      </w:r>
      <w:del w:id="901" w:author="Pham Minh Tu" w:date="2020-01-03T14:49:00Z">
        <w:r w:rsidR="0072097B" w:rsidRPr="00E451BA" w:rsidDel="00C311A1">
          <w:delText>X1x</w:delText>
        </w:r>
      </w:del>
      <w:ins w:id="902" w:author="Pham Minh Tu" w:date="2020-01-03T14:49:00Z">
        <w:r w:rsidR="00C311A1">
          <w:t>X2x</w:t>
        </w:r>
      </w:ins>
      <w:r w:rsidR="0072097B" w:rsidRPr="00E451BA">
        <w:t>_GT_SAMPUSG_009</w:t>
      </w:r>
      <w:r w:rsidR="00AE0318">
        <w:t xml:space="preserve">, </w:t>
      </w:r>
      <w:r w:rsidR="00AE0318" w:rsidRPr="00702CF2">
        <w:t>GENERIC_TFD_</w:t>
      </w:r>
      <w:del w:id="903" w:author="Pham Minh Tu" w:date="2020-01-03T14:49:00Z">
        <w:r w:rsidR="00AE0318" w:rsidRPr="00702CF2" w:rsidDel="00C311A1">
          <w:delText>X1x</w:delText>
        </w:r>
      </w:del>
      <w:ins w:id="904" w:author="Pham Minh Tu" w:date="2020-01-03T14:49:00Z">
        <w:r w:rsidR="00C311A1">
          <w:t>X2x</w:t>
        </w:r>
      </w:ins>
      <w:r w:rsidR="00AE0318" w:rsidRPr="00702CF2">
        <w:t>_GT_ERR_006</w:t>
      </w:r>
      <w:r w:rsidR="00730FD0">
        <w:t>,</w:t>
      </w:r>
      <w:r w:rsidR="00730FD0" w:rsidRPr="00730FD0">
        <w:t xml:space="preserve"> </w:t>
      </w:r>
      <w:r w:rsidR="00730FD0" w:rsidRPr="00573671">
        <w:t>GENERIC_TFD_</w:t>
      </w:r>
      <w:del w:id="905" w:author="Pham Minh Tu" w:date="2020-01-03T14:49:00Z">
        <w:r w:rsidR="00730FD0" w:rsidRPr="00573671" w:rsidDel="00C311A1">
          <w:delText>X1x</w:delText>
        </w:r>
      </w:del>
      <w:ins w:id="906" w:author="Pham Minh Tu" w:date="2020-01-03T14:49:00Z">
        <w:r w:rsidR="00C311A1">
          <w:t>X2x</w:t>
        </w:r>
      </w:ins>
      <w:r w:rsidR="00730FD0" w:rsidRPr="00573671">
        <w:t>_GT_WRN_001</w:t>
      </w:r>
      <w:r w:rsidR="004025D7">
        <w:t>}</w:t>
      </w:r>
    </w:p>
    <w:p w:rsidR="004025D7" w:rsidRDefault="004025D7" w:rsidP="004025D7"/>
    <w:p w:rsidR="004025D7" w:rsidRDefault="004025D7" w:rsidP="00EE7D73">
      <w:pPr>
        <w:pStyle w:val="Heading5"/>
      </w:pPr>
      <w:r>
        <w:t>parseUserInputs</w:t>
      </w:r>
    </w:p>
    <w:p w:rsidR="004025D7" w:rsidRDefault="004025D7" w:rsidP="004025D7">
      <w:pPr>
        <w:pStyle w:val="DesignID"/>
      </w:pPr>
      <w:r>
        <w:t>GENERIC_GDD_CLS_001_018: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parseUserInputs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return a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Parse all information from command line options entried by users</w:t>
            </w:r>
          </w:p>
          <w:p w:rsidR="004025D7" w:rsidRDefault="004025D7" w:rsidP="00CD1F8E">
            <w:pPr>
              <w:pStyle w:val="SourceCode"/>
            </w:pPr>
            <w:r>
              <w:t>Algorithm:</w:t>
            </w:r>
            <w:r>
              <w:br/>
              <w:t>Get options from command line and config xml file</w:t>
            </w:r>
            <w:r>
              <w:br/>
              <w:t xml:space="preserve"> Store value of options such as -h/-help, -m/-module, -c/-</w:t>
            </w:r>
            <w:r>
              <w:lastRenderedPageBreak/>
              <w:t>config,.....</w:t>
            </w:r>
            <w:r>
              <w:br/>
              <w:t xml:space="preserve"> Store option duplication to report info if have any.</w:t>
            </w:r>
          </w:p>
        </w:tc>
      </w:tr>
    </w:tbl>
    <w:p w:rsidR="004025D7" w:rsidRDefault="004025D7" w:rsidP="004025D7">
      <w:pPr>
        <w:pStyle w:val="RefReq"/>
      </w:pPr>
      <w:r>
        <w:lastRenderedPageBreak/>
        <w:t xml:space="preserve">{Ref: </w:t>
      </w:r>
      <w:r w:rsidR="00375E5F" w:rsidRPr="00375E5F">
        <w:t>GENERIC_TFD_</w:t>
      </w:r>
      <w:del w:id="907" w:author="Pham Minh Tu" w:date="2020-01-03T14:49:00Z">
        <w:r w:rsidR="00375E5F" w:rsidRPr="00375E5F" w:rsidDel="00C311A1">
          <w:delText>X1x</w:delText>
        </w:r>
      </w:del>
      <w:ins w:id="908" w:author="Pham Minh Tu" w:date="2020-01-03T14:49:00Z">
        <w:r w:rsidR="00C311A1">
          <w:t>X2x</w:t>
        </w:r>
      </w:ins>
      <w:r w:rsidR="00375E5F" w:rsidRPr="00375E5F">
        <w:t>_GT_USG_003</w:t>
      </w:r>
      <w:r>
        <w:t>}</w:t>
      </w:r>
    </w:p>
    <w:p w:rsidR="004025D7" w:rsidRDefault="004025D7" w:rsidP="004025D7"/>
    <w:p w:rsidR="004025D7" w:rsidRDefault="004025D7" w:rsidP="00EE7D73">
      <w:pPr>
        <w:pStyle w:val="Heading5"/>
      </w:pPr>
      <w:r>
        <w:t>parseXmlConfig</w:t>
      </w:r>
    </w:p>
    <w:p w:rsidR="004025D7" w:rsidRDefault="004025D7" w:rsidP="004025D7">
      <w:pPr>
        <w:pStyle w:val="DesignID"/>
      </w:pPr>
      <w:r>
        <w:t>GENERIC_GDD_CLS_001_019: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parseXmlConfig</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path</w:t>
            </w:r>
          </w:p>
        </w:tc>
        <w:tc>
          <w:tcPr>
            <w:tcW w:w="4154" w:type="dxa"/>
            <w:gridSpan w:val="2"/>
            <w:shd w:val="clear" w:color="auto" w:fill="auto"/>
          </w:tcPr>
          <w:p w:rsidR="004025D7" w:rsidRDefault="004025D7" w:rsidP="00CD1F8E">
            <w:r>
              <w:t xml:space="preserve">Path to .cfgxml file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return a </w:t>
            </w:r>
            <w:r w:rsidR="00DD2EE6" w:rsidRPr="00DD2EE6">
              <w:t>CommandLineInput</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Read all value of tags in config xml file and store value.</w:t>
            </w:r>
          </w:p>
          <w:p w:rsidR="004025D7" w:rsidRDefault="004025D7" w:rsidP="00611916">
            <w:pPr>
              <w:pStyle w:val="SourceCode"/>
            </w:pPr>
            <w:r>
              <w:t>Algorithm:</w:t>
            </w:r>
            <w:r>
              <w:br/>
              <w:t>Read config xml file and store values when match to tags in Generation Tools such as</w:t>
            </w:r>
            <w:r>
              <w:br/>
              <w:t xml:space="preserve"> OUTPUT-PATH, HELP, INPUT-FILE, FILTER,...</w:t>
            </w:r>
            <w:r>
              <w:br/>
              <w:t xml:space="preserve"> if not exists file</w:t>
            </w:r>
            <w:r>
              <w:br/>
              <w:t xml:space="preserve">     report ERR000001</w:t>
            </w:r>
            <w:r>
              <w:br/>
              <w:t xml:space="preserve"> </w:t>
            </w:r>
          </w:p>
        </w:tc>
      </w:tr>
    </w:tbl>
    <w:p w:rsidR="004025D7" w:rsidRDefault="007C302A" w:rsidP="004025D7">
      <w:pPr>
        <w:pStyle w:val="RefReq"/>
      </w:pPr>
      <w:r>
        <w:t xml:space="preserve">{Ref: </w:t>
      </w:r>
      <w:r w:rsidR="001D39EF">
        <w:t>[1]</w:t>
      </w:r>
      <w:r w:rsidR="00E71B4D">
        <w:t xml:space="preserve"> </w:t>
      </w:r>
      <w:r w:rsidRPr="007C302A">
        <w:t>CMN_GFD_ERR_001</w:t>
      </w:r>
      <w:r w:rsidR="00AE0318">
        <w:t xml:space="preserve">, </w:t>
      </w:r>
      <w:r w:rsidR="00AE0318" w:rsidRPr="00702CF2">
        <w:t>GENERIC_TFD_</w:t>
      </w:r>
      <w:del w:id="909" w:author="Pham Minh Tu" w:date="2020-01-03T14:49:00Z">
        <w:r w:rsidR="00AE0318" w:rsidRPr="00702CF2" w:rsidDel="00C311A1">
          <w:delText>X1x</w:delText>
        </w:r>
      </w:del>
      <w:ins w:id="910" w:author="Pham Minh Tu" w:date="2020-01-03T14:49:00Z">
        <w:r w:rsidR="00C311A1">
          <w:t>X2x</w:t>
        </w:r>
      </w:ins>
      <w:r w:rsidR="00AE0318" w:rsidRPr="00702CF2">
        <w:t>_GT_ERR_001</w:t>
      </w:r>
      <w:r w:rsidR="004025D7">
        <w:t>}</w:t>
      </w:r>
    </w:p>
    <w:p w:rsidR="004025D7" w:rsidRDefault="004025D7" w:rsidP="004025D7"/>
    <w:p w:rsidR="004025D7" w:rsidRDefault="004025D7" w:rsidP="00EE7D73">
      <w:pPr>
        <w:pStyle w:val="Heading5"/>
      </w:pPr>
      <w:r>
        <w:t>showInvalidInputPath</w:t>
      </w:r>
    </w:p>
    <w:p w:rsidR="004025D7" w:rsidRDefault="004025D7" w:rsidP="004025D7">
      <w:pPr>
        <w:pStyle w:val="DesignID"/>
      </w:pPr>
      <w:r>
        <w:t>GENERIC_GDD_CLS_001_020: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showInvalidInputPath</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exists of file CDFs input from command line and config xml file</w:t>
            </w:r>
          </w:p>
          <w:p w:rsidR="004025D7" w:rsidRDefault="004025D7" w:rsidP="00CD1F8E">
            <w:pPr>
              <w:pStyle w:val="SourceCode"/>
            </w:pPr>
            <w:r>
              <w:t>Algorithm:</w:t>
            </w:r>
            <w:r>
              <w:br/>
              <w:t>Get file information which input from command line and config xml file.</w:t>
            </w:r>
            <w:r>
              <w:br/>
              <w:t xml:space="preserve"> If file information is not provided by user</w:t>
            </w:r>
            <w:r>
              <w:br/>
              <w:t xml:space="preserve">     report ERR000011</w:t>
            </w:r>
            <w:r>
              <w:br/>
              <w:t xml:space="preserve"> if not exists file path</w:t>
            </w:r>
            <w:r>
              <w:br/>
              <w:t xml:space="preserve">     report ERR000001</w:t>
            </w:r>
          </w:p>
        </w:tc>
      </w:tr>
    </w:tbl>
    <w:p w:rsidR="004025D7" w:rsidRDefault="007C302A" w:rsidP="004025D7">
      <w:pPr>
        <w:pStyle w:val="RefReq"/>
      </w:pPr>
      <w:r>
        <w:t xml:space="preserve">{Ref: </w:t>
      </w:r>
      <w:r w:rsidR="001D39EF">
        <w:t>[1]</w:t>
      </w:r>
      <w:r w:rsidR="00E71B4D">
        <w:t xml:space="preserve"> </w:t>
      </w:r>
      <w:r w:rsidRPr="007C302A">
        <w:t>CMN_GFD_ERR_001</w:t>
      </w:r>
      <w:r w:rsidR="00E71B4D">
        <w:t>, CMN_GFD_ERR_011</w:t>
      </w:r>
      <w:r w:rsidR="00AE0318">
        <w:t xml:space="preserve">, </w:t>
      </w:r>
      <w:r w:rsidR="00AE0318" w:rsidRPr="00702CF2">
        <w:t>GENERIC_TFD_</w:t>
      </w:r>
      <w:del w:id="911" w:author="Pham Minh Tu" w:date="2020-01-03T14:49:00Z">
        <w:r w:rsidR="00AE0318" w:rsidRPr="00702CF2" w:rsidDel="00C311A1">
          <w:delText>X1x</w:delText>
        </w:r>
      </w:del>
      <w:ins w:id="912" w:author="Pham Minh Tu" w:date="2020-01-03T14:49:00Z">
        <w:r w:rsidR="00C311A1">
          <w:t>X2x</w:t>
        </w:r>
      </w:ins>
      <w:r w:rsidR="00AE0318" w:rsidRPr="00702CF2">
        <w:t>_GT_ERR_011</w:t>
      </w:r>
      <w:r w:rsidR="004025D7">
        <w:t>}</w:t>
      </w:r>
    </w:p>
    <w:p w:rsidR="004025D7" w:rsidRDefault="004025D7" w:rsidP="004025D7"/>
    <w:p w:rsidR="004025D7" w:rsidRDefault="004025D7" w:rsidP="00EE7D73">
      <w:pPr>
        <w:pStyle w:val="Heading5"/>
      </w:pPr>
      <w:r>
        <w:lastRenderedPageBreak/>
        <w:t>showInvalidOutputPath</w:t>
      </w:r>
    </w:p>
    <w:p w:rsidR="004025D7" w:rsidRDefault="004025D7" w:rsidP="004025D7">
      <w:pPr>
        <w:pStyle w:val="DesignID"/>
      </w:pPr>
      <w:r>
        <w:t>GENERIC_GDD_CLS_001_021: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showInvalidOutputPath</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value of option -o/-output from command line and config xml file.</w:t>
            </w:r>
          </w:p>
          <w:p w:rsidR="004025D7" w:rsidRDefault="004025D7" w:rsidP="00CD1F8E">
            <w:pPr>
              <w:pStyle w:val="SourceCode"/>
            </w:pPr>
            <w:r>
              <w:t>Algorithm:</w:t>
            </w:r>
            <w:r>
              <w:br/>
              <w:t>If folder name is the same file name</w:t>
            </w:r>
            <w:r>
              <w:br/>
              <w:t xml:space="preserve">     report ERR000009</w:t>
            </w:r>
            <w:r>
              <w:br/>
              <w:t xml:space="preserve"> if cannot create folder with any reason</w:t>
            </w:r>
            <w:r>
              <w:br/>
              <w:t xml:space="preserve">     report ERR000018</w:t>
            </w:r>
          </w:p>
        </w:tc>
      </w:tr>
    </w:tbl>
    <w:p w:rsidR="004025D7" w:rsidRDefault="00E71B4D" w:rsidP="004025D7">
      <w:pPr>
        <w:pStyle w:val="RefReq"/>
      </w:pPr>
      <w:r>
        <w:t xml:space="preserve">{Ref: </w:t>
      </w:r>
      <w:r w:rsidR="001D39EF">
        <w:t>[1]</w:t>
      </w:r>
      <w:r w:rsidR="004025D7">
        <w:t xml:space="preserve"> </w:t>
      </w:r>
      <w:r>
        <w:t>CMN_GFD_ERR_009, CMN_GFD_ERR_018</w:t>
      </w:r>
      <w:r w:rsidR="00AE0318">
        <w:t xml:space="preserve">, </w:t>
      </w:r>
      <w:r w:rsidR="00AE0318" w:rsidRPr="00702CF2">
        <w:t>GENERIC_TFD_</w:t>
      </w:r>
      <w:del w:id="913" w:author="Pham Minh Tu" w:date="2020-01-03T14:49:00Z">
        <w:r w:rsidR="00AE0318" w:rsidRPr="00702CF2" w:rsidDel="00C311A1">
          <w:delText>X1x</w:delText>
        </w:r>
      </w:del>
      <w:ins w:id="914" w:author="Pham Minh Tu" w:date="2020-01-03T14:49:00Z">
        <w:r w:rsidR="00C311A1">
          <w:t>X2x</w:t>
        </w:r>
      </w:ins>
      <w:r w:rsidR="00AE0318" w:rsidRPr="00702CF2">
        <w:t>_GT_ERR_009</w:t>
      </w:r>
      <w:r w:rsidR="004025D7">
        <w:t>}</w:t>
      </w:r>
    </w:p>
    <w:p w:rsidR="004025D7" w:rsidRDefault="004025D7" w:rsidP="004025D7"/>
    <w:p w:rsidR="004025D7" w:rsidRDefault="004025D7" w:rsidP="00EE7D73">
      <w:pPr>
        <w:pStyle w:val="Heading5"/>
      </w:pPr>
      <w:r>
        <w:t>validateAcceptedFiles</w:t>
      </w:r>
    </w:p>
    <w:p w:rsidR="004025D7" w:rsidRDefault="004025D7" w:rsidP="004025D7">
      <w:pPr>
        <w:pStyle w:val="DesignID"/>
      </w:pPr>
      <w:r>
        <w:t>GENERIC_GDD_CLS_001_022: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validateAcceptedFiles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List&lt; string &gt; filePaths</w:t>
            </w:r>
          </w:p>
        </w:tc>
        <w:tc>
          <w:tcPr>
            <w:tcW w:w="1038" w:type="dxa"/>
            <w:gridSpan w:val="2"/>
            <w:shd w:val="clear" w:color="auto" w:fill="auto"/>
          </w:tcPr>
          <w:p w:rsidR="004025D7" w:rsidRDefault="004025D7" w:rsidP="00CD1F8E">
            <w:r>
              <w:t xml:space="preserve">File paths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Validate input files with extension .trxml, .arxml</w:t>
            </w:r>
          </w:p>
          <w:p w:rsidR="004025D7" w:rsidRDefault="004025D7" w:rsidP="00CD1F8E">
            <w:pPr>
              <w:pStyle w:val="SourceCode"/>
            </w:pPr>
            <w:r>
              <w:t>Algorithm:</w:t>
            </w:r>
            <w:r>
              <w:br/>
              <w:t>Get extension of file input from command line and config xml file</w:t>
            </w:r>
            <w:r>
              <w:br/>
              <w:t xml:space="preserve"> If have any extension which is not .trxml or .arxml</w:t>
            </w:r>
            <w:r>
              <w:br/>
              <w:t xml:space="preserve">     report warning WRN000001 for violated file</w:t>
            </w:r>
          </w:p>
        </w:tc>
      </w:tr>
    </w:tbl>
    <w:p w:rsidR="004025D7" w:rsidRDefault="00C82F66" w:rsidP="004025D7">
      <w:pPr>
        <w:pStyle w:val="RefReq"/>
      </w:pPr>
      <w:r>
        <w:t xml:space="preserve">{Ref: </w:t>
      </w:r>
      <w:r w:rsidR="001D39EF">
        <w:t>[1]</w:t>
      </w:r>
      <w:r w:rsidR="004025D7">
        <w:t xml:space="preserve"> </w:t>
      </w:r>
      <w:r w:rsidRPr="00C82F66">
        <w:t>CMN_GFD_WRN_001</w:t>
      </w:r>
      <w:r w:rsidR="004025D7">
        <w:t>}</w:t>
      </w:r>
    </w:p>
    <w:p w:rsidR="004025D7" w:rsidRDefault="004025D7" w:rsidP="004025D7"/>
    <w:p w:rsidR="004025D7" w:rsidRDefault="004025D7" w:rsidP="00EE7D73">
      <w:pPr>
        <w:pStyle w:val="Heading5"/>
      </w:pPr>
      <w:r>
        <w:t>validateBothUserAndXmlInputs</w:t>
      </w:r>
    </w:p>
    <w:p w:rsidR="004025D7" w:rsidRDefault="004025D7" w:rsidP="004025D7">
      <w:pPr>
        <w:pStyle w:val="DesignID"/>
      </w:pPr>
      <w:r>
        <w:t>GENERIC_GDD_CLS_001_023: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validateBothUserAndXmlInputs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userInput</w:t>
            </w:r>
          </w:p>
        </w:tc>
        <w:tc>
          <w:tcPr>
            <w:tcW w:w="1038" w:type="dxa"/>
            <w:gridSpan w:val="2"/>
            <w:shd w:val="clear" w:color="auto" w:fill="auto"/>
          </w:tcPr>
          <w:p w:rsidR="004025D7" w:rsidRDefault="004025D7" w:rsidP="00CD1F8E">
            <w:r>
              <w:t xml:space="preserve">User input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xmlConfig</w:t>
            </w:r>
          </w:p>
        </w:tc>
        <w:tc>
          <w:tcPr>
            <w:tcW w:w="1038" w:type="dxa"/>
            <w:gridSpan w:val="2"/>
            <w:shd w:val="clear" w:color="auto" w:fill="auto"/>
          </w:tcPr>
          <w:p w:rsidR="004025D7" w:rsidRDefault="004025D7" w:rsidP="00CD1F8E">
            <w:r>
              <w:t xml:space="preserve">Xml config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exists options from command line and config xml file.</w:t>
            </w:r>
          </w:p>
          <w:p w:rsidR="004025D7" w:rsidRDefault="004025D7" w:rsidP="00CD1F8E">
            <w:pPr>
              <w:pStyle w:val="SourceCode"/>
            </w:pPr>
            <w:r>
              <w:t>Algorithm:</w:t>
            </w:r>
            <w:r>
              <w:br/>
              <w:t>If options is not provided by command line and config xml file</w:t>
            </w:r>
            <w:r>
              <w:br/>
              <w:t xml:space="preserve">     report ERR000007, INF000003</w:t>
            </w:r>
            <w:r>
              <w:br/>
              <w:t xml:space="preserve"> if have any value of option is not provided such as TRUE/FALSE</w:t>
            </w:r>
            <w:r>
              <w:br/>
              <w:t xml:space="preserve">     report ERR000034</w:t>
            </w:r>
          </w:p>
        </w:tc>
      </w:tr>
    </w:tbl>
    <w:p w:rsidR="004025D7" w:rsidRDefault="00E71B4D" w:rsidP="004025D7">
      <w:pPr>
        <w:pStyle w:val="RefReq"/>
      </w:pPr>
      <w:r>
        <w:t xml:space="preserve">{Ref: </w:t>
      </w:r>
      <w:r w:rsidR="001D39EF">
        <w:t>[1]</w:t>
      </w:r>
      <w:r w:rsidR="004025D7">
        <w:t xml:space="preserve"> </w:t>
      </w:r>
      <w:r>
        <w:t>CMN_GFD_ERR_007</w:t>
      </w:r>
      <w:r w:rsidR="001A484A">
        <w:t>, CMN_GFD_ERR_034</w:t>
      </w:r>
      <w:r w:rsidR="00C82F66">
        <w:t>,</w:t>
      </w:r>
      <w:r w:rsidR="00C82F66" w:rsidRPr="00C82F66">
        <w:t xml:space="preserve"> </w:t>
      </w:r>
      <w:r w:rsidR="00C82F66">
        <w:t>CMN_GFD_INF_003</w:t>
      </w:r>
      <w:r w:rsidR="00AE0318">
        <w:t xml:space="preserve">, </w:t>
      </w:r>
      <w:r w:rsidR="00AE0318" w:rsidRPr="00702CF2">
        <w:t>GENERIC_TFD_</w:t>
      </w:r>
      <w:del w:id="915" w:author="Pham Minh Tu" w:date="2020-01-03T14:49:00Z">
        <w:r w:rsidR="00AE0318" w:rsidRPr="00702CF2" w:rsidDel="00C311A1">
          <w:delText>X1x</w:delText>
        </w:r>
      </w:del>
      <w:ins w:id="916" w:author="Pham Minh Tu" w:date="2020-01-03T14:49:00Z">
        <w:r w:rsidR="00C311A1">
          <w:t>X2x</w:t>
        </w:r>
      </w:ins>
      <w:r w:rsidR="00AE0318" w:rsidRPr="00702CF2">
        <w:t>_GT_ERR_007</w:t>
      </w:r>
      <w:r w:rsidR="004C339F">
        <w:t>,</w:t>
      </w:r>
      <w:r w:rsidR="004C339F" w:rsidRPr="004C339F">
        <w:t xml:space="preserve"> </w:t>
      </w:r>
      <w:r w:rsidR="004C339F" w:rsidRPr="00573671">
        <w:t>GENERIC_TFD_</w:t>
      </w:r>
      <w:del w:id="917" w:author="Pham Minh Tu" w:date="2020-01-03T14:49:00Z">
        <w:r w:rsidR="004C339F" w:rsidRPr="00573671" w:rsidDel="00C311A1">
          <w:delText>X1x</w:delText>
        </w:r>
      </w:del>
      <w:ins w:id="918" w:author="Pham Minh Tu" w:date="2020-01-03T14:49:00Z">
        <w:r w:rsidR="00C311A1">
          <w:t>X2x</w:t>
        </w:r>
      </w:ins>
      <w:r w:rsidR="004C339F" w:rsidRPr="00573671">
        <w:t>_GT_ERR_034</w:t>
      </w:r>
      <w:r w:rsidR="00730FD0">
        <w:t>,</w:t>
      </w:r>
      <w:r w:rsidR="00730FD0" w:rsidRPr="00730FD0">
        <w:t xml:space="preserve"> </w:t>
      </w:r>
      <w:r w:rsidR="00730FD0" w:rsidRPr="00573671">
        <w:t>GENERIC_TFD_</w:t>
      </w:r>
      <w:del w:id="919" w:author="Pham Minh Tu" w:date="2020-01-03T14:49:00Z">
        <w:r w:rsidR="00730FD0" w:rsidRPr="00573671" w:rsidDel="00C311A1">
          <w:delText>X1x</w:delText>
        </w:r>
      </w:del>
      <w:ins w:id="920" w:author="Pham Minh Tu" w:date="2020-01-03T14:49:00Z">
        <w:r w:rsidR="00C311A1">
          <w:t>X2x</w:t>
        </w:r>
      </w:ins>
      <w:r w:rsidR="00730FD0" w:rsidRPr="00573671">
        <w:t>_GT_INF_003</w:t>
      </w:r>
      <w:r w:rsidR="004025D7">
        <w:t>}</w:t>
      </w:r>
    </w:p>
    <w:p w:rsidR="004025D7" w:rsidRDefault="004025D7" w:rsidP="004025D7"/>
    <w:p w:rsidR="004025D7" w:rsidRDefault="004025D7" w:rsidP="00EE7D73">
      <w:pPr>
        <w:pStyle w:val="Heading5"/>
      </w:pPr>
      <w:r>
        <w:t>validateUserInputs</w:t>
      </w:r>
    </w:p>
    <w:p w:rsidR="004025D7" w:rsidRDefault="004025D7" w:rsidP="004025D7">
      <w:pPr>
        <w:pStyle w:val="DesignID"/>
      </w:pPr>
      <w:r>
        <w:t>GENERIC_GDD_CLS_001_024: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validateUserInputs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userInputs</w:t>
            </w:r>
          </w:p>
        </w:tc>
        <w:tc>
          <w:tcPr>
            <w:tcW w:w="1038" w:type="dxa"/>
            <w:gridSpan w:val="2"/>
            <w:shd w:val="clear" w:color="auto" w:fill="auto"/>
          </w:tcPr>
          <w:p w:rsidR="004025D7" w:rsidRDefault="004025D7" w:rsidP="00CD1F8E">
            <w:r>
              <w:t xml:space="preserve">User inputs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Validate command line options by calling sub methods</w:t>
            </w:r>
          </w:p>
          <w:p w:rsidR="004025D7" w:rsidRDefault="004025D7" w:rsidP="00CD1F8E">
            <w:pPr>
              <w:pStyle w:val="SourceCode"/>
            </w:pPr>
            <w:r>
              <w:t>Algorithm:</w:t>
            </w:r>
            <w:r>
              <w:br/>
              <w:t>Validate the command line options to handle errors and warning</w:t>
            </w:r>
            <w:r>
              <w:br/>
              <w:t xml:space="preserve">     Invoke method checkInvalidOption()</w:t>
            </w:r>
            <w:r>
              <w:br/>
              <w:t xml:space="preserve">     Invoke method checkConfigOptionFileName()</w:t>
            </w:r>
            <w:r>
              <w:br/>
              <w:t xml:space="preserve">     Invoke method checkOutputDirectory()</w:t>
            </w:r>
            <w:r>
              <w:br/>
              <w:t xml:space="preserve">     Invoke method filterValueVendorName()</w:t>
            </w:r>
            <w:r>
              <w:br/>
              <w:t xml:space="preserve">     Invoke method validateAcceptedFiles()</w:t>
            </w:r>
          </w:p>
        </w:tc>
      </w:tr>
    </w:tbl>
    <w:p w:rsidR="004025D7" w:rsidRDefault="004025D7" w:rsidP="004025D7">
      <w:pPr>
        <w:pStyle w:val="RefReq"/>
      </w:pPr>
      <w:r>
        <w:t xml:space="preserve">{Ref: </w:t>
      </w:r>
      <w:r w:rsidR="00630415">
        <w:t>N/A</w:t>
      </w:r>
      <w:r>
        <w:t>}</w:t>
      </w:r>
    </w:p>
    <w:p w:rsidR="004025D7" w:rsidRDefault="004025D7" w:rsidP="004025D7"/>
    <w:p w:rsidR="004025D7" w:rsidRDefault="004025D7" w:rsidP="00EE7D73">
      <w:pPr>
        <w:pStyle w:val="Heading5"/>
      </w:pPr>
      <w:r>
        <w:t>validateXmlConfig</w:t>
      </w:r>
    </w:p>
    <w:p w:rsidR="004025D7" w:rsidRDefault="004025D7" w:rsidP="004025D7">
      <w:pPr>
        <w:pStyle w:val="DesignID"/>
      </w:pPr>
      <w:r>
        <w:t>GENERIC_GDD_CLS_001_025: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validateXmlConfig</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xmlConfigFile</w:t>
            </w:r>
          </w:p>
        </w:tc>
        <w:tc>
          <w:tcPr>
            <w:tcW w:w="1038" w:type="dxa"/>
            <w:gridSpan w:val="2"/>
            <w:shd w:val="clear" w:color="auto" w:fill="auto"/>
          </w:tcPr>
          <w:p w:rsidR="004025D7" w:rsidRDefault="004025D7" w:rsidP="00CD1F8E">
            <w:r>
              <w:t xml:space="preserve">.cfgxml files file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xmlConfig</w:t>
            </w:r>
          </w:p>
        </w:tc>
        <w:tc>
          <w:tcPr>
            <w:tcW w:w="1038" w:type="dxa"/>
            <w:gridSpan w:val="2"/>
            <w:shd w:val="clear" w:color="auto" w:fill="auto"/>
          </w:tcPr>
          <w:p w:rsidR="004025D7" w:rsidRDefault="004025D7" w:rsidP="00CD1F8E">
            <w:r>
              <w:t xml:space="preserve">Xml config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values of options which is provided by config xml file.</w:t>
            </w:r>
          </w:p>
          <w:p w:rsidR="004025D7" w:rsidRDefault="004025D7" w:rsidP="00CD1F8E">
            <w:pPr>
              <w:pStyle w:val="SourceCode"/>
            </w:pPr>
            <w:r>
              <w:t>Algorithm:</w:t>
            </w:r>
            <w:r>
              <w:br/>
              <w:t>Get option in tag OUTPUT-FILE</w:t>
            </w:r>
            <w:r>
              <w:br/>
              <w:t xml:space="preserve"> if not exists value of option</w:t>
            </w:r>
            <w:r>
              <w:br/>
              <w:t xml:space="preserve">     report ERR000006</w:t>
            </w:r>
            <w:r>
              <w:br/>
              <w:t xml:space="preserve"> If extension of files is not .trxml and .arxml</w:t>
            </w:r>
            <w:r>
              <w:br/>
              <w:t xml:space="preserve">     report warning WRN000001</w:t>
            </w:r>
          </w:p>
        </w:tc>
      </w:tr>
    </w:tbl>
    <w:p w:rsidR="004025D7" w:rsidRDefault="00E71B4D" w:rsidP="004025D7">
      <w:pPr>
        <w:pStyle w:val="RefReq"/>
      </w:pPr>
      <w:r>
        <w:t xml:space="preserve">{Ref: </w:t>
      </w:r>
      <w:r w:rsidR="001D39EF">
        <w:t>[1]</w:t>
      </w:r>
      <w:r w:rsidR="004025D7">
        <w:t xml:space="preserve"> </w:t>
      </w:r>
      <w:r w:rsidRPr="00E71B4D">
        <w:t>CMN_GFD_ERR_00</w:t>
      </w:r>
      <w:r>
        <w:t>6</w:t>
      </w:r>
      <w:r w:rsidR="00C82F66">
        <w:t xml:space="preserve">, </w:t>
      </w:r>
      <w:r w:rsidR="00C82F66" w:rsidRPr="00C82F66">
        <w:t>CMN_GFD_WRN_001</w:t>
      </w:r>
      <w:r w:rsidR="004025D7">
        <w:t>}</w:t>
      </w:r>
    </w:p>
    <w:p w:rsidR="00DD02BA" w:rsidRDefault="00DD02BA" w:rsidP="00DD02BA">
      <w:pPr>
        <w:pStyle w:val="Heading5"/>
        <w:rPr>
          <w:ins w:id="921" w:author="Pham Minh Tu" w:date="2019-12-30T16:33:00Z"/>
        </w:rPr>
      </w:pPr>
      <w:ins w:id="922" w:author="Pham Minh Tu" w:date="2019-12-30T16:34:00Z">
        <w:r w:rsidRPr="00DD02BA">
          <w:t>checkMissingValueForOption</w:t>
        </w:r>
      </w:ins>
    </w:p>
    <w:p w:rsidR="00DD02BA" w:rsidRDefault="00DD02BA" w:rsidP="00DD02BA">
      <w:pPr>
        <w:pStyle w:val="DesignID"/>
        <w:rPr>
          <w:ins w:id="923" w:author="Pham Minh Tu" w:date="2019-12-30T16:33:00Z"/>
        </w:rPr>
      </w:pPr>
      <w:ins w:id="924" w:author="Pham Minh Tu" w:date="2019-12-30T16:33:00Z">
        <w:r>
          <w:t>GENERIC_GDD_CLS_001_026:</w:t>
        </w:r>
      </w:ins>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Change w:id="925" w:author="Pham Minh Tu" w:date="2019-12-30T16:39:00Z">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PrChange>
      </w:tblPr>
      <w:tblGrid>
        <w:gridCol w:w="2077"/>
        <w:gridCol w:w="4154"/>
        <w:gridCol w:w="1038"/>
        <w:gridCol w:w="1203"/>
        <w:tblGridChange w:id="926">
          <w:tblGrid>
            <w:gridCol w:w="2077"/>
            <w:gridCol w:w="4154"/>
            <w:gridCol w:w="1038"/>
            <w:gridCol w:w="1039"/>
          </w:tblGrid>
        </w:tblGridChange>
      </w:tblGrid>
      <w:tr w:rsidR="00DD02BA" w:rsidTr="00DD02BA">
        <w:trPr>
          <w:ins w:id="927" w:author="Pham Minh Tu" w:date="2019-12-30T16:33:00Z"/>
        </w:trPr>
        <w:tc>
          <w:tcPr>
            <w:tcW w:w="2077" w:type="dxa"/>
            <w:shd w:val="clear" w:color="auto" w:fill="D0CECE"/>
            <w:tcPrChange w:id="928" w:author="Pham Minh Tu" w:date="2019-12-30T16:39:00Z">
              <w:tcPr>
                <w:tcW w:w="2077" w:type="dxa"/>
                <w:shd w:val="clear" w:color="auto" w:fill="D0CECE"/>
              </w:tcPr>
            </w:tcPrChange>
          </w:tcPr>
          <w:p w:rsidR="00DD02BA" w:rsidRPr="00E2291F" w:rsidRDefault="00DD02BA" w:rsidP="002E7FE0">
            <w:pPr>
              <w:rPr>
                <w:ins w:id="929" w:author="Pham Minh Tu" w:date="2019-12-30T16:33:00Z"/>
                <w:b/>
              </w:rPr>
            </w:pPr>
            <w:ins w:id="930" w:author="Pham Minh Tu" w:date="2019-12-30T16:33:00Z">
              <w:r w:rsidRPr="00E2291F">
                <w:rPr>
                  <w:b/>
                </w:rPr>
                <w:t>Method Name</w:t>
              </w:r>
            </w:ins>
          </w:p>
        </w:tc>
        <w:tc>
          <w:tcPr>
            <w:tcW w:w="6395" w:type="dxa"/>
            <w:gridSpan w:val="3"/>
            <w:shd w:val="clear" w:color="auto" w:fill="auto"/>
            <w:tcPrChange w:id="931" w:author="Pham Minh Tu" w:date="2019-12-30T16:39:00Z">
              <w:tcPr>
                <w:tcW w:w="1038" w:type="dxa"/>
                <w:gridSpan w:val="3"/>
                <w:shd w:val="clear" w:color="auto" w:fill="auto"/>
              </w:tcPr>
            </w:tcPrChange>
          </w:tcPr>
          <w:p w:rsidR="00DD02BA" w:rsidRDefault="00DD02BA" w:rsidP="002E7FE0">
            <w:pPr>
              <w:rPr>
                <w:ins w:id="932" w:author="Pham Minh Tu" w:date="2019-12-30T16:33:00Z"/>
              </w:rPr>
            </w:pPr>
            <w:ins w:id="933" w:author="Pham Minh Tu" w:date="2019-12-30T16:34:00Z">
              <w:r w:rsidRPr="00DD02BA">
                <w:t>checkMissingValueForOption</w:t>
              </w:r>
            </w:ins>
          </w:p>
        </w:tc>
      </w:tr>
      <w:tr w:rsidR="00DD02BA" w:rsidTr="00DD02BA">
        <w:trPr>
          <w:ins w:id="934" w:author="Pham Minh Tu" w:date="2019-12-30T16:33:00Z"/>
        </w:trPr>
        <w:tc>
          <w:tcPr>
            <w:tcW w:w="2077" w:type="dxa"/>
            <w:vMerge w:val="restart"/>
            <w:shd w:val="clear" w:color="auto" w:fill="D0CECE"/>
            <w:tcPrChange w:id="935" w:author="Pham Minh Tu" w:date="2019-12-30T16:39:00Z">
              <w:tcPr>
                <w:tcW w:w="2077" w:type="dxa"/>
                <w:vMerge w:val="restart"/>
                <w:shd w:val="clear" w:color="auto" w:fill="D0CECE"/>
              </w:tcPr>
            </w:tcPrChange>
          </w:tcPr>
          <w:p w:rsidR="00DD02BA" w:rsidRPr="00E2291F" w:rsidRDefault="00DD02BA" w:rsidP="002E7FE0">
            <w:pPr>
              <w:rPr>
                <w:ins w:id="936" w:author="Pham Minh Tu" w:date="2019-12-30T16:33:00Z"/>
                <w:b/>
              </w:rPr>
            </w:pPr>
            <w:ins w:id="937" w:author="Pham Minh Tu" w:date="2019-12-30T16:33:00Z">
              <w:r w:rsidRPr="00E2291F">
                <w:rPr>
                  <w:b/>
                </w:rPr>
                <w:t>Arguments</w:t>
              </w:r>
            </w:ins>
          </w:p>
        </w:tc>
        <w:tc>
          <w:tcPr>
            <w:tcW w:w="4154" w:type="dxa"/>
            <w:vMerge w:val="restart"/>
            <w:shd w:val="clear" w:color="auto" w:fill="auto"/>
            <w:tcPrChange w:id="938" w:author="Pham Minh Tu" w:date="2019-12-30T16:39:00Z">
              <w:tcPr>
                <w:tcW w:w="4154" w:type="dxa"/>
                <w:vMerge w:val="restart"/>
                <w:shd w:val="clear" w:color="auto" w:fill="auto"/>
              </w:tcPr>
            </w:tcPrChange>
          </w:tcPr>
          <w:p w:rsidR="00DD02BA" w:rsidRDefault="00DD02BA" w:rsidP="002E7FE0">
            <w:pPr>
              <w:rPr>
                <w:ins w:id="939" w:author="Pham Minh Tu" w:date="2019-12-30T16:33:00Z"/>
              </w:rPr>
            </w:pPr>
            <w:ins w:id="940" w:author="Pham Minh Tu" w:date="2019-12-30T16:33:00Z">
              <w:r>
                <w:t xml:space="preserve">string </w:t>
              </w:r>
            </w:ins>
            <w:ins w:id="941" w:author="Pham Minh Tu" w:date="2019-12-30T16:36:00Z">
              <w:r w:rsidRPr="00DD02BA">
                <w:t>options</w:t>
              </w:r>
            </w:ins>
          </w:p>
        </w:tc>
        <w:tc>
          <w:tcPr>
            <w:tcW w:w="2241" w:type="dxa"/>
            <w:gridSpan w:val="2"/>
            <w:shd w:val="clear" w:color="auto" w:fill="auto"/>
            <w:tcPrChange w:id="942" w:author="Pham Minh Tu" w:date="2019-12-30T16:39:00Z">
              <w:tcPr>
                <w:tcW w:w="1038" w:type="dxa"/>
                <w:gridSpan w:val="2"/>
                <w:shd w:val="clear" w:color="auto" w:fill="auto"/>
              </w:tcPr>
            </w:tcPrChange>
          </w:tcPr>
          <w:p w:rsidR="00DD02BA" w:rsidRDefault="00DD02BA" w:rsidP="002E7FE0">
            <w:pPr>
              <w:rPr>
                <w:ins w:id="943" w:author="Pham Minh Tu" w:date="2019-12-30T16:33:00Z"/>
              </w:rPr>
            </w:pPr>
            <w:ins w:id="944" w:author="Pham Minh Tu" w:date="2019-12-30T16:36:00Z">
              <w:r>
                <w:t>Options like -c, -fr,..</w:t>
              </w:r>
            </w:ins>
            <w:ins w:id="945" w:author="Pham Minh Tu" w:date="2019-12-30T16:33:00Z">
              <w:r>
                <w:t xml:space="preserve"> </w:t>
              </w:r>
            </w:ins>
          </w:p>
        </w:tc>
      </w:tr>
      <w:tr w:rsidR="00DD02BA" w:rsidTr="00DD02BA">
        <w:trPr>
          <w:ins w:id="946" w:author="Pham Minh Tu" w:date="2019-12-30T16:33:00Z"/>
        </w:trPr>
        <w:tc>
          <w:tcPr>
            <w:tcW w:w="2077" w:type="dxa"/>
            <w:vMerge/>
            <w:shd w:val="clear" w:color="auto" w:fill="D0CECE"/>
            <w:tcPrChange w:id="947" w:author="Pham Minh Tu" w:date="2019-12-30T16:39:00Z">
              <w:tcPr>
                <w:tcW w:w="2077" w:type="dxa"/>
                <w:vMerge/>
                <w:shd w:val="clear" w:color="auto" w:fill="D0CECE"/>
              </w:tcPr>
            </w:tcPrChange>
          </w:tcPr>
          <w:p w:rsidR="00DD02BA" w:rsidRPr="00E2291F" w:rsidRDefault="00DD02BA" w:rsidP="002E7FE0">
            <w:pPr>
              <w:rPr>
                <w:ins w:id="948" w:author="Pham Minh Tu" w:date="2019-12-30T16:33:00Z"/>
                <w:b/>
              </w:rPr>
            </w:pPr>
          </w:p>
        </w:tc>
        <w:tc>
          <w:tcPr>
            <w:tcW w:w="4154" w:type="dxa"/>
            <w:vMerge/>
            <w:shd w:val="clear" w:color="auto" w:fill="auto"/>
            <w:tcPrChange w:id="949" w:author="Pham Minh Tu" w:date="2019-12-30T16:39:00Z">
              <w:tcPr>
                <w:tcW w:w="2077" w:type="dxa"/>
                <w:vMerge/>
                <w:shd w:val="clear" w:color="auto" w:fill="auto"/>
              </w:tcPr>
            </w:tcPrChange>
          </w:tcPr>
          <w:p w:rsidR="00DD02BA" w:rsidRDefault="00DD02BA" w:rsidP="002E7FE0">
            <w:pPr>
              <w:rPr>
                <w:ins w:id="950" w:author="Pham Minh Tu" w:date="2019-12-30T16:33:00Z"/>
              </w:rPr>
            </w:pPr>
          </w:p>
        </w:tc>
        <w:tc>
          <w:tcPr>
            <w:tcW w:w="1038" w:type="dxa"/>
            <w:shd w:val="clear" w:color="auto" w:fill="D3D3D3"/>
            <w:tcPrChange w:id="951" w:author="Pham Minh Tu" w:date="2019-12-30T16:39:00Z">
              <w:tcPr>
                <w:tcW w:w="1038" w:type="dxa"/>
                <w:shd w:val="clear" w:color="auto" w:fill="D3D3D3"/>
              </w:tcPr>
            </w:tcPrChange>
          </w:tcPr>
          <w:p w:rsidR="00DD02BA" w:rsidRDefault="00DD02BA" w:rsidP="002E7FE0">
            <w:pPr>
              <w:rPr>
                <w:ins w:id="952" w:author="Pham Minh Tu" w:date="2019-12-30T16:33:00Z"/>
              </w:rPr>
            </w:pPr>
            <w:ins w:id="953" w:author="Pham Minh Tu" w:date="2019-12-30T16:33:00Z">
              <w:r>
                <w:t>Range:</w:t>
              </w:r>
            </w:ins>
          </w:p>
        </w:tc>
        <w:tc>
          <w:tcPr>
            <w:tcW w:w="1203" w:type="dxa"/>
            <w:shd w:val="clear" w:color="auto" w:fill="auto"/>
            <w:tcPrChange w:id="954" w:author="Pham Minh Tu" w:date="2019-12-30T16:39:00Z">
              <w:tcPr>
                <w:tcW w:w="1038" w:type="dxa"/>
                <w:shd w:val="clear" w:color="auto" w:fill="auto"/>
              </w:tcPr>
            </w:tcPrChange>
          </w:tcPr>
          <w:p w:rsidR="00DD02BA" w:rsidRDefault="00DD02BA" w:rsidP="002E7FE0">
            <w:pPr>
              <w:rPr>
                <w:ins w:id="955" w:author="Pham Minh Tu" w:date="2019-12-30T16:33:00Z"/>
              </w:rPr>
            </w:pPr>
            <w:ins w:id="956" w:author="Pham Minh Tu" w:date="2019-12-30T16:33:00Z">
              <w:r>
                <w:t>None</w:t>
              </w:r>
            </w:ins>
          </w:p>
        </w:tc>
      </w:tr>
      <w:tr w:rsidR="00DD02BA" w:rsidTr="00DD02BA">
        <w:trPr>
          <w:ins w:id="957" w:author="Pham Minh Tu" w:date="2019-12-30T16:33:00Z"/>
        </w:trPr>
        <w:tc>
          <w:tcPr>
            <w:tcW w:w="2077" w:type="dxa"/>
            <w:vMerge/>
            <w:shd w:val="clear" w:color="auto" w:fill="D0CECE"/>
            <w:tcPrChange w:id="958" w:author="Pham Minh Tu" w:date="2019-12-30T16:39:00Z">
              <w:tcPr>
                <w:tcW w:w="2077" w:type="dxa"/>
                <w:vMerge/>
                <w:shd w:val="clear" w:color="auto" w:fill="D0CECE"/>
              </w:tcPr>
            </w:tcPrChange>
          </w:tcPr>
          <w:p w:rsidR="00DD02BA" w:rsidRPr="00E2291F" w:rsidRDefault="00DD02BA" w:rsidP="002E7FE0">
            <w:pPr>
              <w:rPr>
                <w:ins w:id="959" w:author="Pham Minh Tu" w:date="2019-12-30T16:33:00Z"/>
                <w:b/>
              </w:rPr>
            </w:pPr>
          </w:p>
        </w:tc>
        <w:tc>
          <w:tcPr>
            <w:tcW w:w="4154" w:type="dxa"/>
            <w:vMerge w:val="restart"/>
            <w:shd w:val="clear" w:color="auto" w:fill="auto"/>
            <w:tcPrChange w:id="960" w:author="Pham Minh Tu" w:date="2019-12-30T16:39:00Z">
              <w:tcPr>
                <w:tcW w:w="4154" w:type="dxa"/>
                <w:vMerge w:val="restart"/>
                <w:shd w:val="clear" w:color="auto" w:fill="auto"/>
              </w:tcPr>
            </w:tcPrChange>
          </w:tcPr>
          <w:p w:rsidR="00DD02BA" w:rsidRDefault="00DD02BA" w:rsidP="002E7FE0">
            <w:pPr>
              <w:rPr>
                <w:ins w:id="961" w:author="Pham Minh Tu" w:date="2019-12-30T16:33:00Z"/>
              </w:rPr>
            </w:pPr>
            <w:ins w:id="962" w:author="Pham Minh Tu" w:date="2019-12-30T16:33:00Z">
              <w:r>
                <w:t xml:space="preserve"> </w:t>
              </w:r>
            </w:ins>
            <w:ins w:id="963" w:author="Pham Minh Tu" w:date="2019-12-30T16:36:00Z">
              <w:r w:rsidRPr="00DD02BA">
                <w:t>userInputs</w:t>
              </w:r>
            </w:ins>
          </w:p>
        </w:tc>
        <w:tc>
          <w:tcPr>
            <w:tcW w:w="2241" w:type="dxa"/>
            <w:gridSpan w:val="2"/>
            <w:shd w:val="clear" w:color="auto" w:fill="auto"/>
            <w:tcPrChange w:id="964" w:author="Pham Minh Tu" w:date="2019-12-30T16:39:00Z">
              <w:tcPr>
                <w:tcW w:w="1038" w:type="dxa"/>
                <w:gridSpan w:val="2"/>
                <w:shd w:val="clear" w:color="auto" w:fill="auto"/>
              </w:tcPr>
            </w:tcPrChange>
          </w:tcPr>
          <w:p w:rsidR="00DD02BA" w:rsidRDefault="00DD02BA" w:rsidP="002E7FE0">
            <w:pPr>
              <w:rPr>
                <w:ins w:id="965" w:author="Pham Minh Tu" w:date="2019-12-30T16:33:00Z"/>
              </w:rPr>
            </w:pPr>
            <w:ins w:id="966" w:author="Pham Minh Tu" w:date="2019-12-30T16:37:00Z">
              <w:r>
                <w:t>Contains options’</w:t>
              </w:r>
            </w:ins>
            <w:ins w:id="967" w:author="Pham Minh Tu" w:date="2019-12-30T16:38:00Z">
              <w:r>
                <w:t xml:space="preserve"> values</w:t>
              </w:r>
            </w:ins>
            <w:ins w:id="968" w:author="Pham Minh Tu" w:date="2019-12-30T16:33:00Z">
              <w:r>
                <w:t xml:space="preserve"> </w:t>
              </w:r>
            </w:ins>
          </w:p>
        </w:tc>
      </w:tr>
      <w:tr w:rsidR="00DD02BA" w:rsidTr="00DD02BA">
        <w:trPr>
          <w:ins w:id="969" w:author="Pham Minh Tu" w:date="2019-12-30T16:33:00Z"/>
        </w:trPr>
        <w:tc>
          <w:tcPr>
            <w:tcW w:w="2077" w:type="dxa"/>
            <w:vMerge/>
            <w:shd w:val="clear" w:color="auto" w:fill="D0CECE"/>
            <w:tcPrChange w:id="970" w:author="Pham Minh Tu" w:date="2019-12-30T16:39:00Z">
              <w:tcPr>
                <w:tcW w:w="2077" w:type="dxa"/>
                <w:vMerge/>
                <w:shd w:val="clear" w:color="auto" w:fill="D0CECE"/>
              </w:tcPr>
            </w:tcPrChange>
          </w:tcPr>
          <w:p w:rsidR="00DD02BA" w:rsidRPr="00E2291F" w:rsidRDefault="00DD02BA" w:rsidP="002E7FE0">
            <w:pPr>
              <w:rPr>
                <w:ins w:id="971" w:author="Pham Minh Tu" w:date="2019-12-30T16:33:00Z"/>
                <w:b/>
              </w:rPr>
            </w:pPr>
          </w:p>
        </w:tc>
        <w:tc>
          <w:tcPr>
            <w:tcW w:w="4154" w:type="dxa"/>
            <w:vMerge/>
            <w:shd w:val="clear" w:color="auto" w:fill="auto"/>
            <w:tcPrChange w:id="972" w:author="Pham Minh Tu" w:date="2019-12-30T16:39:00Z">
              <w:tcPr>
                <w:tcW w:w="2077" w:type="dxa"/>
                <w:vMerge/>
                <w:shd w:val="clear" w:color="auto" w:fill="auto"/>
              </w:tcPr>
            </w:tcPrChange>
          </w:tcPr>
          <w:p w:rsidR="00DD02BA" w:rsidRDefault="00DD02BA" w:rsidP="002E7FE0">
            <w:pPr>
              <w:rPr>
                <w:ins w:id="973" w:author="Pham Minh Tu" w:date="2019-12-30T16:33:00Z"/>
              </w:rPr>
            </w:pPr>
          </w:p>
        </w:tc>
        <w:tc>
          <w:tcPr>
            <w:tcW w:w="1038" w:type="dxa"/>
            <w:shd w:val="clear" w:color="auto" w:fill="D3D3D3"/>
            <w:tcPrChange w:id="974" w:author="Pham Minh Tu" w:date="2019-12-30T16:39:00Z">
              <w:tcPr>
                <w:tcW w:w="1038" w:type="dxa"/>
                <w:shd w:val="clear" w:color="auto" w:fill="D3D3D3"/>
              </w:tcPr>
            </w:tcPrChange>
          </w:tcPr>
          <w:p w:rsidR="00DD02BA" w:rsidRDefault="00DD02BA" w:rsidP="002E7FE0">
            <w:pPr>
              <w:rPr>
                <w:ins w:id="975" w:author="Pham Minh Tu" w:date="2019-12-30T16:33:00Z"/>
              </w:rPr>
            </w:pPr>
            <w:ins w:id="976" w:author="Pham Minh Tu" w:date="2019-12-30T16:33:00Z">
              <w:r>
                <w:t>Range:</w:t>
              </w:r>
            </w:ins>
          </w:p>
        </w:tc>
        <w:tc>
          <w:tcPr>
            <w:tcW w:w="1203" w:type="dxa"/>
            <w:shd w:val="clear" w:color="auto" w:fill="auto"/>
            <w:tcPrChange w:id="977" w:author="Pham Minh Tu" w:date="2019-12-30T16:39:00Z">
              <w:tcPr>
                <w:tcW w:w="1038" w:type="dxa"/>
                <w:shd w:val="clear" w:color="auto" w:fill="auto"/>
              </w:tcPr>
            </w:tcPrChange>
          </w:tcPr>
          <w:p w:rsidR="00DD02BA" w:rsidRDefault="00DD02BA" w:rsidP="002E7FE0">
            <w:pPr>
              <w:rPr>
                <w:ins w:id="978" w:author="Pham Minh Tu" w:date="2019-12-30T16:33:00Z"/>
              </w:rPr>
            </w:pPr>
            <w:ins w:id="979" w:author="Pham Minh Tu" w:date="2019-12-30T16:33:00Z">
              <w:r>
                <w:t>None</w:t>
              </w:r>
            </w:ins>
          </w:p>
        </w:tc>
      </w:tr>
      <w:tr w:rsidR="00DD02BA" w:rsidTr="00DD02BA">
        <w:trPr>
          <w:ins w:id="980" w:author="Pham Minh Tu" w:date="2019-12-30T16:33:00Z"/>
        </w:trPr>
        <w:tc>
          <w:tcPr>
            <w:tcW w:w="2077" w:type="dxa"/>
            <w:vMerge w:val="restart"/>
            <w:shd w:val="clear" w:color="auto" w:fill="D0CECE"/>
            <w:tcPrChange w:id="981" w:author="Pham Minh Tu" w:date="2019-12-30T16:39:00Z">
              <w:tcPr>
                <w:tcW w:w="2077" w:type="dxa"/>
                <w:vMerge w:val="restart"/>
                <w:shd w:val="clear" w:color="auto" w:fill="D0CECE"/>
              </w:tcPr>
            </w:tcPrChange>
          </w:tcPr>
          <w:p w:rsidR="00DD02BA" w:rsidRPr="00E2291F" w:rsidRDefault="00DD02BA" w:rsidP="002E7FE0">
            <w:pPr>
              <w:rPr>
                <w:ins w:id="982" w:author="Pham Minh Tu" w:date="2019-12-30T16:33:00Z"/>
                <w:b/>
              </w:rPr>
            </w:pPr>
            <w:ins w:id="983" w:author="Pham Minh Tu" w:date="2019-12-30T16:33:00Z">
              <w:r w:rsidRPr="00E2291F">
                <w:rPr>
                  <w:b/>
                </w:rPr>
                <w:t>Return</w:t>
              </w:r>
            </w:ins>
          </w:p>
        </w:tc>
        <w:tc>
          <w:tcPr>
            <w:tcW w:w="4154" w:type="dxa"/>
            <w:vMerge w:val="restart"/>
            <w:shd w:val="clear" w:color="auto" w:fill="auto"/>
            <w:tcPrChange w:id="984" w:author="Pham Minh Tu" w:date="2019-12-30T16:39:00Z">
              <w:tcPr>
                <w:tcW w:w="4154" w:type="dxa"/>
                <w:vMerge w:val="restart"/>
                <w:shd w:val="clear" w:color="auto" w:fill="auto"/>
              </w:tcPr>
            </w:tcPrChange>
          </w:tcPr>
          <w:p w:rsidR="00DD02BA" w:rsidRDefault="00DD02BA">
            <w:pPr>
              <w:rPr>
                <w:ins w:id="985" w:author="Pham Minh Tu" w:date="2019-12-30T16:33:00Z"/>
              </w:rPr>
            </w:pPr>
            <w:ins w:id="986" w:author="Pham Minh Tu" w:date="2019-12-30T16:33:00Z">
              <w:r>
                <w:t>return a</w:t>
              </w:r>
            </w:ins>
            <w:ins w:id="987" w:author="Pham Minh Tu" w:date="2019-12-30T16:38:00Z">
              <w:r>
                <w:t xml:space="preserve"> bool</w:t>
              </w:r>
            </w:ins>
            <w:ins w:id="988" w:author="Pham Minh Tu" w:date="2019-12-30T16:33:00Z">
              <w:r>
                <w:t xml:space="preserve"> </w:t>
              </w:r>
            </w:ins>
          </w:p>
        </w:tc>
        <w:tc>
          <w:tcPr>
            <w:tcW w:w="2241" w:type="dxa"/>
            <w:gridSpan w:val="2"/>
            <w:shd w:val="clear" w:color="auto" w:fill="auto"/>
            <w:tcPrChange w:id="989" w:author="Pham Minh Tu" w:date="2019-12-30T16:39:00Z">
              <w:tcPr>
                <w:tcW w:w="1038" w:type="dxa"/>
                <w:gridSpan w:val="2"/>
                <w:shd w:val="clear" w:color="auto" w:fill="auto"/>
              </w:tcPr>
            </w:tcPrChange>
          </w:tcPr>
          <w:p w:rsidR="00DD02BA" w:rsidRDefault="00DD02BA" w:rsidP="002E7FE0">
            <w:pPr>
              <w:rPr>
                <w:ins w:id="990" w:author="Pham Minh Tu" w:date="2019-12-30T16:33:00Z"/>
              </w:rPr>
            </w:pPr>
            <w:ins w:id="991" w:author="Pham Minh Tu" w:date="2019-12-30T16:33:00Z">
              <w:r>
                <w:t>None</w:t>
              </w:r>
            </w:ins>
          </w:p>
        </w:tc>
      </w:tr>
      <w:tr w:rsidR="00DD02BA" w:rsidTr="00DD02BA">
        <w:trPr>
          <w:ins w:id="992" w:author="Pham Minh Tu" w:date="2019-12-30T16:33:00Z"/>
        </w:trPr>
        <w:tc>
          <w:tcPr>
            <w:tcW w:w="2077" w:type="dxa"/>
            <w:vMerge/>
            <w:shd w:val="clear" w:color="auto" w:fill="D0CECE"/>
            <w:tcPrChange w:id="993" w:author="Pham Minh Tu" w:date="2019-12-30T16:39:00Z">
              <w:tcPr>
                <w:tcW w:w="2077" w:type="dxa"/>
                <w:vMerge/>
                <w:shd w:val="clear" w:color="auto" w:fill="D0CECE"/>
              </w:tcPr>
            </w:tcPrChange>
          </w:tcPr>
          <w:p w:rsidR="00DD02BA" w:rsidRPr="00E2291F" w:rsidRDefault="00DD02BA" w:rsidP="002E7FE0">
            <w:pPr>
              <w:rPr>
                <w:ins w:id="994" w:author="Pham Minh Tu" w:date="2019-12-30T16:33:00Z"/>
                <w:b/>
              </w:rPr>
            </w:pPr>
          </w:p>
        </w:tc>
        <w:tc>
          <w:tcPr>
            <w:tcW w:w="4154" w:type="dxa"/>
            <w:vMerge/>
            <w:shd w:val="clear" w:color="auto" w:fill="auto"/>
            <w:tcPrChange w:id="995" w:author="Pham Minh Tu" w:date="2019-12-30T16:39:00Z">
              <w:tcPr>
                <w:tcW w:w="2077" w:type="dxa"/>
                <w:vMerge/>
                <w:shd w:val="clear" w:color="auto" w:fill="auto"/>
              </w:tcPr>
            </w:tcPrChange>
          </w:tcPr>
          <w:p w:rsidR="00DD02BA" w:rsidRDefault="00DD02BA" w:rsidP="002E7FE0">
            <w:pPr>
              <w:rPr>
                <w:ins w:id="996" w:author="Pham Minh Tu" w:date="2019-12-30T16:33:00Z"/>
              </w:rPr>
            </w:pPr>
          </w:p>
        </w:tc>
        <w:tc>
          <w:tcPr>
            <w:tcW w:w="1038" w:type="dxa"/>
            <w:shd w:val="clear" w:color="auto" w:fill="D3D3D3"/>
            <w:tcPrChange w:id="997" w:author="Pham Minh Tu" w:date="2019-12-30T16:39:00Z">
              <w:tcPr>
                <w:tcW w:w="1038" w:type="dxa"/>
                <w:shd w:val="clear" w:color="auto" w:fill="D3D3D3"/>
              </w:tcPr>
            </w:tcPrChange>
          </w:tcPr>
          <w:p w:rsidR="00DD02BA" w:rsidRDefault="00DD02BA" w:rsidP="002E7FE0">
            <w:pPr>
              <w:rPr>
                <w:ins w:id="998" w:author="Pham Minh Tu" w:date="2019-12-30T16:33:00Z"/>
              </w:rPr>
            </w:pPr>
            <w:ins w:id="999" w:author="Pham Minh Tu" w:date="2019-12-30T16:33:00Z">
              <w:r>
                <w:t>Range:</w:t>
              </w:r>
            </w:ins>
          </w:p>
        </w:tc>
        <w:tc>
          <w:tcPr>
            <w:tcW w:w="1203" w:type="dxa"/>
            <w:shd w:val="clear" w:color="auto" w:fill="auto"/>
            <w:tcPrChange w:id="1000" w:author="Pham Minh Tu" w:date="2019-12-30T16:39:00Z">
              <w:tcPr>
                <w:tcW w:w="1038" w:type="dxa"/>
                <w:shd w:val="clear" w:color="auto" w:fill="auto"/>
              </w:tcPr>
            </w:tcPrChange>
          </w:tcPr>
          <w:p w:rsidR="00DD02BA" w:rsidRDefault="00DD02BA">
            <w:pPr>
              <w:rPr>
                <w:ins w:id="1001" w:author="Pham Minh Tu" w:date="2019-12-30T16:33:00Z"/>
              </w:rPr>
            </w:pPr>
            <w:ins w:id="1002" w:author="Pham Minh Tu" w:date="2019-12-30T16:33:00Z">
              <w:r>
                <w:t xml:space="preserve"> </w:t>
              </w:r>
            </w:ins>
            <w:ins w:id="1003" w:author="Pham Minh Tu" w:date="2019-12-30T16:38:00Z">
              <w:r>
                <w:t>true/false</w:t>
              </w:r>
            </w:ins>
            <w:ins w:id="1004" w:author="Pham Minh Tu" w:date="2019-12-30T16:33:00Z">
              <w:r>
                <w:t xml:space="preserve"> </w:t>
              </w:r>
            </w:ins>
          </w:p>
        </w:tc>
      </w:tr>
      <w:tr w:rsidR="00DD02BA" w:rsidTr="00DD02BA">
        <w:trPr>
          <w:ins w:id="1005" w:author="Pham Minh Tu" w:date="2019-12-30T16:33:00Z"/>
        </w:trPr>
        <w:tc>
          <w:tcPr>
            <w:tcW w:w="2077" w:type="dxa"/>
            <w:shd w:val="clear" w:color="auto" w:fill="D0CECE"/>
            <w:tcPrChange w:id="1006" w:author="Pham Minh Tu" w:date="2019-12-30T16:39:00Z">
              <w:tcPr>
                <w:tcW w:w="2077" w:type="dxa"/>
                <w:shd w:val="clear" w:color="auto" w:fill="D0CECE"/>
              </w:tcPr>
            </w:tcPrChange>
          </w:tcPr>
          <w:p w:rsidR="00DD02BA" w:rsidRPr="00E2291F" w:rsidRDefault="00DD02BA" w:rsidP="002E7FE0">
            <w:pPr>
              <w:rPr>
                <w:ins w:id="1007" w:author="Pham Minh Tu" w:date="2019-12-30T16:33:00Z"/>
                <w:b/>
              </w:rPr>
            </w:pPr>
            <w:ins w:id="1008" w:author="Pham Minh Tu" w:date="2019-12-30T16:33:00Z">
              <w:r w:rsidRPr="00E2291F">
                <w:rPr>
                  <w:b/>
                </w:rPr>
                <w:t>Generated Value</w:t>
              </w:r>
            </w:ins>
          </w:p>
        </w:tc>
        <w:tc>
          <w:tcPr>
            <w:tcW w:w="6395" w:type="dxa"/>
            <w:gridSpan w:val="3"/>
            <w:shd w:val="clear" w:color="auto" w:fill="auto"/>
            <w:tcPrChange w:id="1009" w:author="Pham Minh Tu" w:date="2019-12-30T16:39:00Z">
              <w:tcPr>
                <w:tcW w:w="6231" w:type="dxa"/>
                <w:gridSpan w:val="3"/>
                <w:shd w:val="clear" w:color="auto" w:fill="auto"/>
              </w:tcPr>
            </w:tcPrChange>
          </w:tcPr>
          <w:p w:rsidR="00DD02BA" w:rsidRDefault="00DD02BA" w:rsidP="002E7FE0">
            <w:pPr>
              <w:rPr>
                <w:ins w:id="1010" w:author="Pham Minh Tu" w:date="2019-12-30T16:33:00Z"/>
              </w:rPr>
            </w:pPr>
            <w:ins w:id="1011" w:author="Pham Minh Tu" w:date="2019-12-30T16:33:00Z">
              <w:r>
                <w:t xml:space="preserve"> None </w:t>
              </w:r>
            </w:ins>
          </w:p>
        </w:tc>
      </w:tr>
      <w:tr w:rsidR="00DD02BA" w:rsidTr="00DD02BA">
        <w:trPr>
          <w:ins w:id="1012" w:author="Pham Minh Tu" w:date="2019-12-30T16:33:00Z"/>
        </w:trPr>
        <w:tc>
          <w:tcPr>
            <w:tcW w:w="2077" w:type="dxa"/>
            <w:shd w:val="clear" w:color="auto" w:fill="D0CECE"/>
            <w:tcPrChange w:id="1013" w:author="Pham Minh Tu" w:date="2019-12-30T16:39:00Z">
              <w:tcPr>
                <w:tcW w:w="2077" w:type="dxa"/>
                <w:shd w:val="clear" w:color="auto" w:fill="D0CECE"/>
              </w:tcPr>
            </w:tcPrChange>
          </w:tcPr>
          <w:p w:rsidR="00DD02BA" w:rsidRPr="00E2291F" w:rsidRDefault="00DD02BA" w:rsidP="002E7FE0">
            <w:pPr>
              <w:rPr>
                <w:ins w:id="1014" w:author="Pham Minh Tu" w:date="2019-12-30T16:33:00Z"/>
                <w:b/>
              </w:rPr>
            </w:pPr>
            <w:ins w:id="1015" w:author="Pham Minh Tu" w:date="2019-12-30T16:39:00Z">
              <w:r>
                <w:rPr>
                  <w:b/>
                </w:rPr>
                <w:t>A</w:t>
              </w:r>
            </w:ins>
            <w:ins w:id="1016" w:author="Pham Minh Tu" w:date="2019-12-31T11:06:00Z">
              <w:r w:rsidR="00831289">
                <w:rPr>
                  <w:b/>
                </w:rPr>
                <w:t>l</w:t>
              </w:r>
            </w:ins>
            <w:ins w:id="1017" w:author="Pham Minh Tu" w:date="2019-12-30T16:39:00Z">
              <w:r>
                <w:rPr>
                  <w:b/>
                </w:rPr>
                <w:t>gorithm</w:t>
              </w:r>
            </w:ins>
          </w:p>
        </w:tc>
        <w:tc>
          <w:tcPr>
            <w:tcW w:w="6395" w:type="dxa"/>
            <w:gridSpan w:val="3"/>
            <w:shd w:val="clear" w:color="auto" w:fill="auto"/>
            <w:tcPrChange w:id="1018" w:author="Pham Minh Tu" w:date="2019-12-30T16:39:00Z">
              <w:tcPr>
                <w:tcW w:w="6231" w:type="dxa"/>
                <w:gridSpan w:val="3"/>
                <w:shd w:val="clear" w:color="auto" w:fill="auto"/>
              </w:tcPr>
            </w:tcPrChange>
          </w:tcPr>
          <w:p w:rsidR="00DD02BA" w:rsidRDefault="00831289" w:rsidP="002E7FE0">
            <w:pPr>
              <w:pStyle w:val="SourceCode"/>
              <w:rPr>
                <w:ins w:id="1019" w:author="Pham Minh Tu" w:date="2019-12-30T16:33:00Z"/>
              </w:rPr>
            </w:pPr>
            <w:ins w:id="1020" w:author="Pham Minh Tu" w:date="2019-12-31T11:05:00Z">
              <w:r>
                <w:object w:dxaOrig="13635" w:dyaOrig="8460">
                  <v:shape id="_x0000_i1027" type="#_x0000_t75" style="width:308.85pt;height:191.6pt" o:ole="">
                    <v:imagedata r:id="rId21" o:title=""/>
                  </v:shape>
                  <o:OLEObject Type="Embed" ProgID="PBrush" ShapeID="_x0000_i1027" DrawAspect="Content" ObjectID="_1639834933" r:id="rId22"/>
                </w:object>
              </w:r>
            </w:ins>
            <w:ins w:id="1021" w:author="Pham Minh Tu" w:date="2019-12-31T11:05:00Z">
              <w:r w:rsidDel="00831289">
                <w:t xml:space="preserve"> </w:t>
              </w:r>
            </w:ins>
            <w:del w:id="1022" w:author="Pham Minh Tu" w:date="2019-12-31T11:05:00Z">
              <w:r w:rsidR="009A3109" w:rsidDel="00831289">
                <w:fldChar w:fldCharType="begin"/>
              </w:r>
              <w:r w:rsidR="009A3109" w:rsidDel="00831289">
                <w:fldChar w:fldCharType="end"/>
              </w:r>
            </w:del>
          </w:p>
        </w:tc>
      </w:tr>
    </w:tbl>
    <w:p w:rsidR="00DD02BA" w:rsidRDefault="00DD02BA" w:rsidP="00DD02BA">
      <w:pPr>
        <w:pStyle w:val="RefReq"/>
        <w:rPr>
          <w:ins w:id="1023" w:author="Pham Minh Tu" w:date="2019-12-30T16:33:00Z"/>
        </w:rPr>
      </w:pPr>
      <w:ins w:id="1024" w:author="Pham Minh Tu" w:date="2019-12-30T16:33:00Z">
        <w:r>
          <w:t xml:space="preserve">{Ref: [1] </w:t>
        </w:r>
        <w:r w:rsidRPr="00E71B4D">
          <w:t>CMN_GFD_ERR_00</w:t>
        </w:r>
        <w:r>
          <w:t xml:space="preserve">6, </w:t>
        </w:r>
        <w:r w:rsidRPr="00C82F66">
          <w:t>CMN_GFD_WRN_001</w:t>
        </w:r>
        <w:r>
          <w:t>}</w:t>
        </w:r>
      </w:ins>
    </w:p>
    <w:p w:rsidR="004025D7" w:rsidRDefault="004025D7" w:rsidP="004025D7"/>
    <w:p w:rsidR="004025D7" w:rsidRDefault="004025D7" w:rsidP="00EE7D73">
      <w:pPr>
        <w:pStyle w:val="Heading3"/>
      </w:pPr>
      <w:bookmarkStart w:id="1025" w:name="_Toc29218950"/>
      <w:r>
        <w:t>Renesas::Generator::MCALConfGen::Business::CommandLine::CommandLineInput</w:t>
      </w:r>
      <w:bookmarkEnd w:id="102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CommandLineInput.cs</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Description</w:t>
            </w:r>
          </w:p>
        </w:tc>
        <w:tc>
          <w:tcPr>
            <w:tcW w:w="5816" w:type="dxa"/>
            <w:shd w:val="clear" w:color="auto" w:fill="auto"/>
          </w:tcPr>
          <w:p w:rsidR="004025D7" w:rsidRDefault="00594D73" w:rsidP="00CD1F8E">
            <w:r w:rsidRPr="00594D73">
              <w:t>CommandLineInput class that store options, their values and files entried by user.</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OptionsWithValues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Contains options with their values such as {"-o":"D:\\test"}, {"-fr":"renesas"},...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OptionsAppearances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options duplication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Files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Files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CommandLineInput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Command line input constructor without arguments </w:t>
            </w:r>
          </w:p>
        </w:tc>
      </w:tr>
    </w:tbl>
    <w:p w:rsidR="004025D7" w:rsidRDefault="004025D7" w:rsidP="00EE7D73">
      <w:pPr>
        <w:pStyle w:val="Heading4"/>
      </w:pPr>
      <w:r>
        <w:t>Fields</w:t>
      </w:r>
    </w:p>
    <w:p w:rsidR="004025D7" w:rsidRDefault="004025D7" w:rsidP="00EE7D73">
      <w:pPr>
        <w:pStyle w:val="Heading5"/>
      </w:pPr>
      <w:r>
        <w:t>OptionsWithValues</w:t>
      </w:r>
    </w:p>
    <w:p w:rsidR="004025D7" w:rsidRDefault="004025D7" w:rsidP="004025D7">
      <w:pPr>
        <w:pStyle w:val="DesignID"/>
      </w:pPr>
      <w:r>
        <w:t>GENERIC_GDD_CLS_002_001: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OptionsWithValues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Dictionary&lt; string, string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Contains options with their values such as {"-o":"D:\\test"}, {"-fr":"renesas"},... </w:t>
            </w:r>
          </w:p>
        </w:tc>
      </w:tr>
    </w:tbl>
    <w:p w:rsidR="004025D7" w:rsidRDefault="0072097B" w:rsidP="004025D7">
      <w:r>
        <w:t xml:space="preserve">{Ref: </w:t>
      </w:r>
      <w:r w:rsidRPr="00E451BA">
        <w:t>GENERIC_TFD_</w:t>
      </w:r>
      <w:del w:id="1026" w:author="Pham Minh Tu" w:date="2020-01-03T14:49:00Z">
        <w:r w:rsidRPr="00E451BA" w:rsidDel="00C311A1">
          <w:delText>X1x</w:delText>
        </w:r>
      </w:del>
      <w:ins w:id="1027" w:author="Pham Minh Tu" w:date="2020-01-03T14:49:00Z">
        <w:r w:rsidR="00C311A1">
          <w:t>X2x</w:t>
        </w:r>
      </w:ins>
      <w:r w:rsidRPr="00E451BA">
        <w:t>_GT_SAMPUSG_010</w:t>
      </w:r>
      <w:r>
        <w:t>}</w:t>
      </w:r>
    </w:p>
    <w:p w:rsidR="004025D7" w:rsidRDefault="004025D7" w:rsidP="00EE7D73">
      <w:pPr>
        <w:pStyle w:val="Heading5"/>
      </w:pPr>
      <w:r>
        <w:t>OptionsAppearances</w:t>
      </w:r>
    </w:p>
    <w:p w:rsidR="004025D7" w:rsidRDefault="004025D7" w:rsidP="004025D7">
      <w:pPr>
        <w:pStyle w:val="DesignID"/>
      </w:pPr>
      <w:r>
        <w:t>GENERIC_GDD_CLS_002_002: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OptionsAppearances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Dictionary&lt; string, int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options duplication </w:t>
            </w:r>
          </w:p>
        </w:tc>
      </w:tr>
    </w:tbl>
    <w:p w:rsidR="004025D7" w:rsidRDefault="004025D7" w:rsidP="004025D7"/>
    <w:p w:rsidR="004025D7" w:rsidRDefault="004025D7" w:rsidP="00EE7D73">
      <w:pPr>
        <w:pStyle w:val="Heading5"/>
      </w:pPr>
      <w:r>
        <w:t>Files</w:t>
      </w:r>
    </w:p>
    <w:p w:rsidR="004025D7" w:rsidRDefault="004025D7" w:rsidP="004025D7">
      <w:pPr>
        <w:pStyle w:val="DesignID"/>
      </w:pPr>
      <w:r>
        <w:t>GENERIC_GDD_CLS_002_003: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Files</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Type</w:t>
            </w:r>
          </w:p>
        </w:tc>
        <w:tc>
          <w:tcPr>
            <w:tcW w:w="5816" w:type="dxa"/>
            <w:shd w:val="clear" w:color="auto" w:fill="auto"/>
          </w:tcPr>
          <w:p w:rsidR="004025D7" w:rsidRDefault="004025D7" w:rsidP="00CD1F8E">
            <w:r>
              <w:t>List&lt; string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Files </w:t>
            </w:r>
          </w:p>
        </w:tc>
      </w:tr>
    </w:tbl>
    <w:p w:rsidR="004025D7" w:rsidRDefault="004025D7" w:rsidP="004025D7"/>
    <w:p w:rsidR="004025D7" w:rsidRDefault="004025D7" w:rsidP="00EE7D73">
      <w:pPr>
        <w:pStyle w:val="Heading4"/>
      </w:pPr>
      <w:r>
        <w:t>Methods</w:t>
      </w:r>
    </w:p>
    <w:p w:rsidR="004025D7" w:rsidRDefault="004025D7" w:rsidP="00EE7D73">
      <w:pPr>
        <w:pStyle w:val="Heading5"/>
      </w:pPr>
      <w:r>
        <w:t>CommandLineInput</w:t>
      </w:r>
    </w:p>
    <w:p w:rsidR="004025D7" w:rsidRDefault="004025D7" w:rsidP="004025D7">
      <w:pPr>
        <w:pStyle w:val="DesignID"/>
      </w:pPr>
      <w:r>
        <w:t>GENERIC_GDD_CLS_002_004: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CommandLineInput</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t>Command line input constructor without arguments</w:t>
            </w:r>
          </w:p>
          <w:p w:rsidR="004025D7" w:rsidRDefault="004025D7" w:rsidP="00CD1F8E">
            <w:pPr>
              <w:pStyle w:val="SourceCode"/>
            </w:pPr>
            <w:r>
              <w:t>Algorithm:</w:t>
            </w:r>
            <w:r>
              <w:br/>
              <w:t>Init variables such as OptionsWithValues, OptionsAppearances, Files</w:t>
            </w:r>
          </w:p>
        </w:tc>
      </w:tr>
    </w:tbl>
    <w:p w:rsidR="004025D7" w:rsidRDefault="004025D7" w:rsidP="004025D7">
      <w:pPr>
        <w:pStyle w:val="RefReq"/>
      </w:pPr>
      <w:r>
        <w:t>{Ref: N/A}</w:t>
      </w:r>
    </w:p>
    <w:p w:rsidR="004025D7" w:rsidRDefault="004025D7" w:rsidP="004025D7"/>
    <w:p w:rsidR="004025D7" w:rsidRDefault="004025D7" w:rsidP="001178A8">
      <w:pPr>
        <w:pStyle w:val="Heading3"/>
      </w:pPr>
      <w:bookmarkStart w:id="1028" w:name="_Toc29218951"/>
      <w:r>
        <w:t>Renesas::Generator::MCALConfGen::Business::CommandLine::OptionAttribute</w:t>
      </w:r>
      <w:bookmarkEnd w:id="102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OptionAttribute.cs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594D73" w:rsidP="00CD1F8E">
            <w:r w:rsidRPr="00594D73">
              <w:t>OptionAttribute class that decorates for a fields which store an cmd option.</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option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Contains option name information such as -h, -o, -c, -fr,...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OptionAttribute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Option attribute constructor with argument option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GetOption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option name </w:t>
            </w:r>
          </w:p>
        </w:tc>
      </w:tr>
    </w:tbl>
    <w:p w:rsidR="004025D7" w:rsidRDefault="004025D7" w:rsidP="001178A8">
      <w:pPr>
        <w:pStyle w:val="Heading4"/>
      </w:pPr>
      <w:r>
        <w:lastRenderedPageBreak/>
        <w:t>Fields</w:t>
      </w:r>
    </w:p>
    <w:p w:rsidR="004025D7" w:rsidRDefault="004025D7" w:rsidP="001178A8">
      <w:pPr>
        <w:pStyle w:val="Heading5"/>
      </w:pPr>
      <w:r>
        <w:t>option</w:t>
      </w:r>
    </w:p>
    <w:p w:rsidR="004025D7" w:rsidRDefault="004025D7" w:rsidP="004025D7">
      <w:pPr>
        <w:pStyle w:val="DesignID"/>
      </w:pPr>
      <w:r>
        <w:t>GENERIC_GDD_CLS_003_001: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Contains option name information such as -h, -o, -c, -fr,... </w:t>
            </w:r>
          </w:p>
        </w:tc>
      </w:tr>
    </w:tbl>
    <w:p w:rsidR="004025D7" w:rsidRDefault="004025D7" w:rsidP="004025D7"/>
    <w:p w:rsidR="004025D7" w:rsidRDefault="004025D7" w:rsidP="001178A8">
      <w:pPr>
        <w:pStyle w:val="Heading4"/>
      </w:pPr>
      <w:r>
        <w:t>Methods</w:t>
      </w:r>
    </w:p>
    <w:p w:rsidR="004025D7" w:rsidRDefault="004025D7" w:rsidP="001178A8">
      <w:pPr>
        <w:pStyle w:val="Heading5"/>
      </w:pPr>
      <w:r>
        <w:t>GetOption</w:t>
      </w:r>
    </w:p>
    <w:p w:rsidR="004025D7" w:rsidRDefault="004025D7" w:rsidP="004025D7">
      <w:pPr>
        <w:pStyle w:val="DesignID"/>
      </w:pPr>
      <w:r>
        <w:t>GENERIC_GDD_CLS_003_002: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GetOption</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option name</w:t>
            </w:r>
          </w:p>
          <w:p w:rsidR="004025D7" w:rsidRDefault="004025D7" w:rsidP="00CD1F8E">
            <w:pPr>
              <w:pStyle w:val="SourceCode"/>
            </w:pPr>
            <w:r>
              <w:t>Algorithm:</w:t>
            </w:r>
            <w:r>
              <w:br/>
              <w:t>Access option name</w:t>
            </w:r>
          </w:p>
        </w:tc>
      </w:tr>
    </w:tbl>
    <w:p w:rsidR="004025D7" w:rsidRDefault="004025D7" w:rsidP="004025D7">
      <w:pPr>
        <w:pStyle w:val="RefReq"/>
      </w:pPr>
      <w:r>
        <w:t xml:space="preserve">{Ref: </w:t>
      </w:r>
      <w:r w:rsidR="00630415">
        <w:t>N/A</w:t>
      </w:r>
      <w:r>
        <w:t>}</w:t>
      </w:r>
    </w:p>
    <w:p w:rsidR="004025D7" w:rsidRDefault="004025D7" w:rsidP="004025D7"/>
    <w:p w:rsidR="004025D7" w:rsidRDefault="004025D7" w:rsidP="001178A8">
      <w:pPr>
        <w:pStyle w:val="Heading5"/>
      </w:pPr>
      <w:r>
        <w:t>OptionAttribute</w:t>
      </w:r>
    </w:p>
    <w:p w:rsidR="004025D7" w:rsidRDefault="004025D7" w:rsidP="004025D7">
      <w:pPr>
        <w:pStyle w:val="DesignID"/>
      </w:pPr>
      <w:r>
        <w:t>GENERIC_GDD_CLS_003_003: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OptionAttribute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option</w:t>
            </w:r>
          </w:p>
        </w:tc>
        <w:tc>
          <w:tcPr>
            <w:tcW w:w="4154" w:type="dxa"/>
            <w:gridSpan w:val="2"/>
            <w:shd w:val="clear" w:color="auto" w:fill="auto"/>
          </w:tcPr>
          <w:p w:rsidR="004025D7" w:rsidRDefault="004025D7" w:rsidP="00CD1F8E">
            <w:r>
              <w:t xml:space="preserve">Option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Option attribute constructor with argument option</w:t>
            </w:r>
          </w:p>
          <w:p w:rsidR="004025D7" w:rsidRDefault="004025D7" w:rsidP="00CD1F8E">
            <w:pPr>
              <w:pStyle w:val="SourceCode"/>
            </w:pPr>
            <w:r>
              <w:t>Algorithm:</w:t>
            </w:r>
            <w:r>
              <w:br/>
              <w:t>Init option name</w:t>
            </w:r>
          </w:p>
        </w:tc>
      </w:tr>
    </w:tbl>
    <w:p w:rsidR="004025D7" w:rsidRDefault="004025D7" w:rsidP="004025D7">
      <w:pPr>
        <w:pStyle w:val="RefReq"/>
      </w:pPr>
      <w:r>
        <w:t>{Ref: N/A}</w:t>
      </w:r>
    </w:p>
    <w:p w:rsidR="004025D7" w:rsidRDefault="004025D7" w:rsidP="004025D7"/>
    <w:p w:rsidR="00570D79" w:rsidRDefault="00570D79" w:rsidP="004025D7">
      <w:pPr>
        <w:pStyle w:val="Heading2"/>
      </w:pPr>
      <w:bookmarkStart w:id="1029" w:name="_Toc29218952"/>
      <w:r>
        <w:lastRenderedPageBreak/>
        <w:t>Generation</w:t>
      </w:r>
      <w:bookmarkEnd w:id="1029"/>
    </w:p>
    <w:p w:rsidR="00923F0D" w:rsidRDefault="00923F0D" w:rsidP="00923F0D">
      <w:r>
        <w:t>Generation component process output of Generation Tool such as Header and Source files.</w:t>
      </w:r>
    </w:p>
    <w:p w:rsidR="00923F0D" w:rsidRDefault="00923F0D" w:rsidP="00923F0D">
      <w:r>
        <w:t xml:space="preserve">Ex. </w:t>
      </w:r>
      <w:r w:rsidRPr="00923F0D">
        <w:t>Lin_Cbk.h</w:t>
      </w:r>
      <w:r>
        <w:t xml:space="preserve">, </w:t>
      </w:r>
      <w:r w:rsidRPr="00923F0D">
        <w:t>Lin_Cfg.h</w:t>
      </w:r>
      <w:r>
        <w:t xml:space="preserve">, </w:t>
      </w:r>
      <w:r w:rsidRPr="00923F0D">
        <w:t>Lin_PBcfg.c</w:t>
      </w:r>
    </w:p>
    <w:p w:rsidR="00923F0D" w:rsidRPr="000C60BC" w:rsidRDefault="00923F0D" w:rsidP="000C60BC">
      <w:pPr>
        <w:pStyle w:val="Heading3"/>
      </w:pPr>
      <w:bookmarkStart w:id="1030" w:name="_Toc29218953"/>
      <w:r w:rsidRPr="000C60BC">
        <w:t>UML</w:t>
      </w:r>
      <w:bookmarkEnd w:id="1030"/>
    </w:p>
    <w:p w:rsidR="00570D79" w:rsidRDefault="00D24DD2" w:rsidP="00570D79">
      <w:r>
        <w:rPr>
          <w:noProof/>
          <w:lang w:eastAsia="en-US"/>
        </w:rPr>
        <w:drawing>
          <wp:inline distT="0" distB="0" distL="0" distR="0" wp14:anchorId="5E26E9E1" wp14:editId="15E7451E">
            <wp:extent cx="3172570" cy="2806334"/>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0655" cy="2822332"/>
                    </a:xfrm>
                    <a:prstGeom prst="rect">
                      <a:avLst/>
                    </a:prstGeom>
                    <a:noFill/>
                    <a:ln>
                      <a:noFill/>
                    </a:ln>
                  </pic:spPr>
                </pic:pic>
              </a:graphicData>
            </a:graphic>
          </wp:inline>
        </w:drawing>
      </w:r>
    </w:p>
    <w:p w:rsidR="00BE5613" w:rsidRDefault="00BE5613" w:rsidP="00570D79">
      <w:r>
        <w:t>Generation class implement from IGeneration to generate all files (.c, .h) in Generation Tool. Each MCAL module need extending base class such as SourceFileGeneration to define output file (.c) and HeaderFileGeneration to define output file (.h)</w:t>
      </w:r>
    </w:p>
    <w:p w:rsidR="00D24DD2" w:rsidRDefault="00BE5613" w:rsidP="00570D79">
      <w:r>
        <w:t>Common information will be stored on parent class as FileGeneration, objective is re-use information both Header and Source file. In addition, this class define steps to process output file.</w:t>
      </w:r>
    </w:p>
    <w:p w:rsidR="00362D77" w:rsidRDefault="00BE5613" w:rsidP="00570D79">
      <w:r>
        <w:t xml:space="preserve">Section class </w:t>
      </w:r>
      <w:r w:rsidR="00362D77">
        <w:t>handle section</w:t>
      </w:r>
      <w:r>
        <w:t xml:space="preserve"> </w:t>
      </w:r>
      <w:r w:rsidR="00362D77">
        <w:t xml:space="preserve">template </w:t>
      </w:r>
      <w:r>
        <w:t>in Header or Source file</w:t>
      </w:r>
      <w:r w:rsidR="00362D77">
        <w:t>s</w:t>
      </w:r>
      <w:r>
        <w:t xml:space="preserve">, section </w:t>
      </w:r>
      <w:r w:rsidR="00362D77">
        <w:t xml:space="preserve">group generated parameters such as </w:t>
      </w:r>
      <w:r w:rsidR="00362D77" w:rsidRPr="00362D77">
        <w:t>Global Data Types</w:t>
      </w:r>
      <w:r w:rsidR="00362D77">
        <w:t xml:space="preserve">, </w:t>
      </w:r>
      <w:r w:rsidR="00362D77" w:rsidRPr="00362D77">
        <w:t>Global Data</w:t>
      </w:r>
      <w:r w:rsidR="00362D77">
        <w:t xml:space="preserve">, </w:t>
      </w:r>
      <w:r w:rsidR="00362D77" w:rsidRPr="00362D77">
        <w:t>Function Definitions</w:t>
      </w:r>
      <w:r w:rsidR="00362D77">
        <w:t>,</w:t>
      </w:r>
      <w:r w:rsidR="00362D77" w:rsidRPr="00362D77">
        <w:t xml:space="preserve"> Version Information</w:t>
      </w:r>
      <w:r w:rsidR="00362D77">
        <w:t xml:space="preserve">, </w:t>
      </w:r>
      <w:r w:rsidR="00362D77" w:rsidRPr="00362D77">
        <w:t>Common Published Information</w:t>
      </w:r>
      <w:r w:rsidR="00362D77">
        <w:t>,…..</w:t>
      </w:r>
    </w:p>
    <w:p w:rsidR="00362D77" w:rsidRDefault="003D19A2" w:rsidP="00570D79">
      <w:r>
        <w:rPr>
          <w:noProof/>
          <w:lang w:eastAsia="en-US"/>
        </w:rPr>
        <w:drawing>
          <wp:inline distT="0" distB="0" distL="0" distR="0" wp14:anchorId="64534459" wp14:editId="6971E9DD">
            <wp:extent cx="2576945" cy="154262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1712" cy="1545478"/>
                    </a:xfrm>
                    <a:prstGeom prst="rect">
                      <a:avLst/>
                    </a:prstGeom>
                    <a:noFill/>
                    <a:ln>
                      <a:noFill/>
                    </a:ln>
                  </pic:spPr>
                </pic:pic>
              </a:graphicData>
            </a:graphic>
          </wp:inline>
        </w:drawing>
      </w:r>
    </w:p>
    <w:p w:rsidR="00BE5613" w:rsidRDefault="00BE5613" w:rsidP="00570D79"/>
    <w:p w:rsidR="004F1356" w:rsidRDefault="004F1356" w:rsidP="00570D79">
      <w:r>
        <w:t xml:space="preserve">Data structures in Header and Source file </w:t>
      </w:r>
      <w:r w:rsidR="004E2B98">
        <w:t xml:space="preserve">are processed in class </w:t>
      </w:r>
      <w:r w:rsidR="004E2B98" w:rsidRPr="004E2B98">
        <w:t>BaseGenerationItem</w:t>
      </w:r>
      <w:r w:rsidR="004E2B98">
        <w:t>, some common information such as name of generated definition macro, generated value of macro, pre-comment, post-comment, start qac and end qac.</w:t>
      </w:r>
    </w:p>
    <w:p w:rsidR="004E5EDD" w:rsidRDefault="004E2B98" w:rsidP="004E5EDD">
      <w:r>
        <w:t>Each generated item</w:t>
      </w:r>
      <w:r w:rsidR="0046736F">
        <w:t>s</w:t>
      </w:r>
      <w:r>
        <w:t xml:space="preserve"> is expressed </w:t>
      </w:r>
      <w:r w:rsidR="0046736F">
        <w:t>with types such as: struct, definition macro, C comment, raw text</w:t>
      </w:r>
      <w:r w:rsidR="00D66B3A">
        <w:t xml:space="preserve">. All types are managed by classes such as DefineGenerationItem, </w:t>
      </w:r>
      <w:r w:rsidR="00D66B3A">
        <w:lastRenderedPageBreak/>
        <w:t>StructMemberGenerationItem,…</w:t>
      </w:r>
      <w:r w:rsidR="004E5EDD">
        <w:t xml:space="preserve"> Some common informations are presented on base class as BaseGenerationItem.</w:t>
      </w:r>
    </w:p>
    <w:p w:rsidR="004E2B98" w:rsidRDefault="004E2B98" w:rsidP="00570D79"/>
    <w:p w:rsidR="00D66B3A" w:rsidRDefault="00D66B3A" w:rsidP="00570D79">
      <w:r>
        <w:rPr>
          <w:noProof/>
          <w:lang w:eastAsia="en-US"/>
        </w:rPr>
        <w:drawing>
          <wp:inline distT="0" distB="0" distL="0" distR="0" wp14:anchorId="5225B3D4" wp14:editId="0B709F1D">
            <wp:extent cx="5266690" cy="2564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690" cy="2564765"/>
                    </a:xfrm>
                    <a:prstGeom prst="rect">
                      <a:avLst/>
                    </a:prstGeom>
                    <a:noFill/>
                    <a:ln>
                      <a:noFill/>
                    </a:ln>
                  </pic:spPr>
                </pic:pic>
              </a:graphicData>
            </a:graphic>
          </wp:inline>
        </w:drawing>
      </w:r>
    </w:p>
    <w:p w:rsidR="00DD3838" w:rsidRDefault="00DD3838" w:rsidP="00570D79">
      <w:r>
        <w:t xml:space="preserve">The MCAL module need creating </w:t>
      </w:r>
      <w:del w:id="1031" w:author="Pham Minh Tu" w:date="2019-12-26T10:14:00Z">
        <w:r w:rsidDel="00A15376">
          <w:delText xml:space="preserve">item </w:delText>
        </w:r>
      </w:del>
      <w:r>
        <w:t>instances to generate coresponding output. Table below describe each output types that supported by Tool.</w:t>
      </w:r>
    </w:p>
    <w:tbl>
      <w:tblPr>
        <w:tblStyle w:val="TableGrid"/>
        <w:tblW w:w="0" w:type="auto"/>
        <w:tblLook w:val="04A0" w:firstRow="1" w:lastRow="0" w:firstColumn="1" w:lastColumn="0" w:noHBand="0" w:noVBand="1"/>
      </w:tblPr>
      <w:tblGrid>
        <w:gridCol w:w="4644"/>
        <w:gridCol w:w="3879"/>
      </w:tblGrid>
      <w:tr w:rsidR="00DD3838" w:rsidTr="00832B12">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4644" w:type="dxa"/>
          </w:tcPr>
          <w:p w:rsidR="00DD3838" w:rsidRDefault="00DD3838" w:rsidP="00570D79">
            <w:r>
              <w:t>Class name</w:t>
            </w:r>
          </w:p>
        </w:tc>
        <w:tc>
          <w:tcPr>
            <w:tcW w:w="3879" w:type="dxa"/>
          </w:tcPr>
          <w:p w:rsidR="00DD3838" w:rsidRDefault="00DD3838" w:rsidP="00570D79">
            <w:pPr>
              <w:cnfStyle w:val="100000000000" w:firstRow="1" w:lastRow="0" w:firstColumn="0" w:lastColumn="0" w:oddVBand="0" w:evenVBand="0" w:oddHBand="0" w:evenHBand="0" w:firstRowFirstColumn="0" w:firstRowLastColumn="0" w:lastRowFirstColumn="0" w:lastRowLastColumn="0"/>
            </w:pPr>
            <w:r>
              <w:t>Output</w:t>
            </w:r>
          </w:p>
        </w:tc>
      </w:tr>
      <w:tr w:rsidR="00DD3838" w:rsidTr="00832B12">
        <w:tc>
          <w:tcPr>
            <w:tcW w:w="4644" w:type="dxa"/>
          </w:tcPr>
          <w:p w:rsidR="00DD3838" w:rsidRDefault="00DD3838" w:rsidP="00570D79">
            <w:r>
              <w:t>Instance of class CommentGenerationItem</w:t>
            </w:r>
          </w:p>
        </w:tc>
        <w:tc>
          <w:tcPr>
            <w:tcW w:w="3879" w:type="dxa"/>
          </w:tcPr>
          <w:p w:rsidR="00DD3838" w:rsidRDefault="00DD3838" w:rsidP="00570D79">
            <w:r>
              <w:t>Generate C comment. Ex. /* … */</w:t>
            </w:r>
          </w:p>
        </w:tc>
      </w:tr>
      <w:tr w:rsidR="00DD3838" w:rsidTr="00832B12">
        <w:tc>
          <w:tcPr>
            <w:tcW w:w="4644" w:type="dxa"/>
          </w:tcPr>
          <w:p w:rsidR="00DD3838" w:rsidRDefault="00832B12" w:rsidP="00832B12">
            <w:r>
              <w:t>Instance of class BreakLineGenerationItem</w:t>
            </w:r>
          </w:p>
        </w:tc>
        <w:tc>
          <w:tcPr>
            <w:tcW w:w="3879" w:type="dxa"/>
          </w:tcPr>
          <w:p w:rsidR="00DD3838" w:rsidRDefault="00832B12" w:rsidP="00570D79">
            <w:r>
              <w:t>Define number of new lines each output row</w:t>
            </w:r>
          </w:p>
        </w:tc>
      </w:tr>
      <w:tr w:rsidR="00DD3838" w:rsidTr="00832B12">
        <w:tc>
          <w:tcPr>
            <w:tcW w:w="4644" w:type="dxa"/>
          </w:tcPr>
          <w:p w:rsidR="00DD3838" w:rsidRDefault="00832B12" w:rsidP="00832B12">
            <w:r>
              <w:t>Instance of class DefineGenerationItem</w:t>
            </w:r>
          </w:p>
        </w:tc>
        <w:tc>
          <w:tcPr>
            <w:tcW w:w="3879" w:type="dxa"/>
          </w:tcPr>
          <w:p w:rsidR="00DD3838" w:rsidRDefault="00832B12" w:rsidP="00570D79">
            <w:r>
              <w:t>Generate definition macro values</w:t>
            </w:r>
          </w:p>
        </w:tc>
      </w:tr>
      <w:tr w:rsidR="00832B12" w:rsidTr="00832B12">
        <w:tc>
          <w:tcPr>
            <w:tcW w:w="4644" w:type="dxa"/>
          </w:tcPr>
          <w:p w:rsidR="00832B12" w:rsidRDefault="00832B12" w:rsidP="00832B12">
            <w:r>
              <w:t>Instance of class StringGenerationItem</w:t>
            </w:r>
          </w:p>
        </w:tc>
        <w:tc>
          <w:tcPr>
            <w:tcW w:w="3879" w:type="dxa"/>
          </w:tcPr>
          <w:p w:rsidR="00832B12" w:rsidRDefault="00832B12" w:rsidP="00832B12">
            <w:r>
              <w:t>Generate any text</w:t>
            </w:r>
          </w:p>
        </w:tc>
      </w:tr>
      <w:tr w:rsidR="00832B12" w:rsidTr="00832B12">
        <w:tc>
          <w:tcPr>
            <w:tcW w:w="4644" w:type="dxa"/>
          </w:tcPr>
          <w:p w:rsidR="00832B12" w:rsidRDefault="00832B12" w:rsidP="00832B12">
            <w:r>
              <w:t>Instance of class StructMemberGenerationItem</w:t>
            </w:r>
          </w:p>
        </w:tc>
        <w:tc>
          <w:tcPr>
            <w:tcW w:w="3879" w:type="dxa"/>
          </w:tcPr>
          <w:p w:rsidR="00832B12" w:rsidRDefault="00832B12" w:rsidP="00832B12">
            <w:r>
              <w:t>Generate member of struct in C. Ex:</w:t>
            </w:r>
          </w:p>
          <w:p w:rsidR="00832B12" w:rsidRDefault="00832B12" w:rsidP="00832B12">
            <w:pPr>
              <w:spacing w:after="0" w:afterAutospacing="0"/>
            </w:pPr>
            <w:r>
              <w:t>CONST(Lin_ChannelInfo, LIN_CONFIG_DATA) Lin_GaaChannelConfig[] =</w:t>
            </w:r>
          </w:p>
          <w:p w:rsidR="00832B12" w:rsidRDefault="00832B12" w:rsidP="00832B12">
            <w:pPr>
              <w:spacing w:after="0" w:afterAutospacing="0"/>
            </w:pPr>
            <w:r>
              <w:t>{</w:t>
            </w:r>
          </w:p>
          <w:p w:rsidR="00832B12" w:rsidRPr="00832B12" w:rsidRDefault="00832B12" w:rsidP="00832B12">
            <w:pPr>
              <w:spacing w:after="0" w:afterAutospacing="0"/>
              <w:rPr>
                <w:color w:val="FF0000"/>
              </w:rPr>
            </w:pPr>
            <w:r>
              <w:t xml:space="preserve">    </w:t>
            </w:r>
            <w:r w:rsidRPr="00832B12">
              <w:rPr>
                <w:color w:val="FF0000"/>
              </w:rPr>
              <w:t>/* member 1 */</w:t>
            </w:r>
          </w:p>
          <w:p w:rsidR="00832B12" w:rsidRPr="00832B12" w:rsidRDefault="00832B12" w:rsidP="00832B12">
            <w:pPr>
              <w:spacing w:after="0" w:afterAutospacing="0"/>
              <w:rPr>
                <w:color w:val="FF0000"/>
              </w:rPr>
            </w:pPr>
            <w:r w:rsidRPr="00832B12">
              <w:rPr>
                <w:color w:val="FF0000"/>
              </w:rPr>
              <w:t xml:space="preserve">    0x00U,</w:t>
            </w:r>
          </w:p>
          <w:p w:rsidR="00832B12" w:rsidRPr="00832B12" w:rsidRDefault="00832B12" w:rsidP="00832B12">
            <w:pPr>
              <w:spacing w:after="0" w:afterAutospacing="0"/>
              <w:rPr>
                <w:color w:val="FF0000"/>
              </w:rPr>
            </w:pPr>
            <w:r w:rsidRPr="00832B12">
              <w:rPr>
                <w:color w:val="FF0000"/>
              </w:rPr>
              <w:t xml:space="preserve">    /* member 2 */</w:t>
            </w:r>
          </w:p>
          <w:p w:rsidR="00832B12" w:rsidRPr="00832B12" w:rsidRDefault="00832B12" w:rsidP="00832B12">
            <w:pPr>
              <w:spacing w:after="0" w:afterAutospacing="0"/>
              <w:rPr>
                <w:color w:val="FF0000"/>
              </w:rPr>
            </w:pPr>
            <w:r w:rsidRPr="00832B12">
              <w:rPr>
                <w:color w:val="FF0000"/>
              </w:rPr>
              <w:t xml:space="preserve">    0x00U,</w:t>
            </w:r>
          </w:p>
          <w:p w:rsidR="00832B12" w:rsidRPr="00832B12" w:rsidRDefault="00832B12" w:rsidP="00832B12">
            <w:pPr>
              <w:spacing w:after="0" w:afterAutospacing="0"/>
              <w:rPr>
                <w:color w:val="FF0000"/>
              </w:rPr>
            </w:pPr>
            <w:r w:rsidRPr="00832B12">
              <w:rPr>
                <w:color w:val="FF0000"/>
              </w:rPr>
              <w:t xml:space="preserve">    /* member 3*/</w:t>
            </w:r>
          </w:p>
          <w:p w:rsidR="00832B12" w:rsidRPr="00832B12" w:rsidRDefault="00832B12" w:rsidP="00832B12">
            <w:pPr>
              <w:spacing w:after="0" w:afterAutospacing="0"/>
              <w:rPr>
                <w:color w:val="FF0000"/>
              </w:rPr>
            </w:pPr>
            <w:r w:rsidRPr="00832B12">
              <w:rPr>
                <w:color w:val="FF0000"/>
              </w:rPr>
              <w:t xml:space="preserve">    LIN_TRUE,</w:t>
            </w:r>
          </w:p>
          <w:p w:rsidR="00832B12" w:rsidRDefault="00832B12" w:rsidP="00832B12">
            <w:pPr>
              <w:spacing w:after="0" w:afterAutospacing="0"/>
            </w:pPr>
            <w:r>
              <w:t>}</w:t>
            </w:r>
          </w:p>
        </w:tc>
      </w:tr>
      <w:tr w:rsidR="00C11325" w:rsidTr="00832B12">
        <w:tc>
          <w:tcPr>
            <w:tcW w:w="4644" w:type="dxa"/>
          </w:tcPr>
          <w:p w:rsidR="00C11325" w:rsidRDefault="00400D81" w:rsidP="00400D81">
            <w:r>
              <w:t>Instance of class StructGenerationItem</w:t>
            </w:r>
          </w:p>
        </w:tc>
        <w:tc>
          <w:tcPr>
            <w:tcW w:w="3879" w:type="dxa"/>
          </w:tcPr>
          <w:p w:rsidR="00400D81" w:rsidRDefault="00400D81" w:rsidP="00400D81">
            <w:r>
              <w:t>Generate a struct in C. Ex:</w:t>
            </w:r>
          </w:p>
          <w:p w:rsidR="00400D81" w:rsidRDefault="00400D81" w:rsidP="00400D81">
            <w:pPr>
              <w:spacing w:after="0" w:afterAutospacing="0"/>
            </w:pPr>
            <w:r w:rsidRPr="00400D81">
              <w:rPr>
                <w:color w:val="FF0000"/>
              </w:rPr>
              <w:t xml:space="preserve">CONST(Lin_ChannelInfo, LIN_CONFIG_DATA) Lin_GaaChannelConfig[] </w:t>
            </w:r>
            <w:r>
              <w:t>=</w:t>
            </w:r>
          </w:p>
          <w:p w:rsidR="00400D81" w:rsidRDefault="00400D81" w:rsidP="00400D81">
            <w:pPr>
              <w:spacing w:after="0" w:afterAutospacing="0"/>
            </w:pPr>
            <w:r>
              <w:t>{</w:t>
            </w:r>
          </w:p>
          <w:p w:rsidR="00C11325" w:rsidRDefault="00400D81" w:rsidP="00400D81">
            <w:r>
              <w:t>}</w:t>
            </w:r>
          </w:p>
        </w:tc>
      </w:tr>
    </w:tbl>
    <w:p w:rsidR="00DD3838" w:rsidRDefault="00DD3838" w:rsidP="00570D79">
      <w:pPr>
        <w:rPr>
          <w:ins w:id="1032" w:author="Pham Minh Tu" w:date="2019-12-25T15:29:00Z"/>
        </w:rPr>
      </w:pPr>
    </w:p>
    <w:p w:rsidR="00E9732A" w:rsidRDefault="00FD3D3D" w:rsidP="00570D79">
      <w:pPr>
        <w:rPr>
          <w:ins w:id="1033" w:author="Pham Minh Tu" w:date="2019-12-25T15:46:00Z"/>
        </w:rPr>
      </w:pPr>
      <w:ins w:id="1034" w:author="Pham Minh Tu" w:date="2019-12-25T15:46:00Z">
        <w:r>
          <w:rPr>
            <w:noProof/>
            <w:lang w:eastAsia="en-US"/>
          </w:rPr>
          <w:lastRenderedPageBreak/>
          <w:drawing>
            <wp:inline distT="0" distB="0" distL="0" distR="0" wp14:anchorId="7A94DFDE" wp14:editId="3C5D3AAA">
              <wp:extent cx="3360420" cy="2161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0420" cy="2161540"/>
                      </a:xfrm>
                      <a:prstGeom prst="rect">
                        <a:avLst/>
                      </a:prstGeom>
                      <a:noFill/>
                      <a:ln>
                        <a:noFill/>
                      </a:ln>
                    </pic:spPr>
                  </pic:pic>
                </a:graphicData>
              </a:graphic>
            </wp:inline>
          </w:drawing>
        </w:r>
      </w:ins>
    </w:p>
    <w:p w:rsidR="00227C8C" w:rsidRPr="00A927B8" w:rsidRDefault="00FD3D3D" w:rsidP="00570D79">
      <w:pPr>
        <w:rPr>
          <w:ins w:id="1035" w:author="Pham Minh Tu" w:date="2019-12-25T16:24:00Z"/>
          <w:rPrChange w:id="1036" w:author="Pham Minh Tu" w:date="2019-12-25T16:25:00Z">
            <w:rPr>
              <w:ins w:id="1037" w:author="Pham Minh Tu" w:date="2019-12-25T16:24:00Z"/>
              <w:rFonts w:ascii="Segoe UI" w:hAnsi="Segoe UI" w:cs="Segoe UI"/>
              <w:color w:val="171717"/>
              <w:shd w:val="clear" w:color="auto" w:fill="FFFFFF"/>
            </w:rPr>
          </w:rPrChange>
        </w:rPr>
      </w:pPr>
      <w:ins w:id="1038" w:author="Pham Minh Tu" w:date="2019-12-25T15:46:00Z">
        <w:r>
          <w:t>Some class</w:t>
        </w:r>
      </w:ins>
      <w:ins w:id="1039" w:author="Pham Minh Tu" w:date="2019-12-25T15:48:00Z">
        <w:r w:rsidR="00CE3651">
          <w:t>es</w:t>
        </w:r>
      </w:ins>
      <w:ins w:id="1040" w:author="Pham Minh Tu" w:date="2019-12-25T15:46:00Z">
        <w:r>
          <w:t xml:space="preserve"> play </w:t>
        </w:r>
      </w:ins>
      <w:ins w:id="1041" w:author="Pham Minh Tu" w:date="2019-12-25T15:47:00Z">
        <w:r w:rsidR="00227C8C">
          <w:t xml:space="preserve">the </w:t>
        </w:r>
      </w:ins>
      <w:ins w:id="1042" w:author="Pham Minh Tu" w:date="2019-12-25T16:01:00Z">
        <w:r w:rsidR="00227C8C">
          <w:t>A</w:t>
        </w:r>
      </w:ins>
      <w:ins w:id="1043" w:author="Pham Minh Tu" w:date="2019-12-25T15:47:00Z">
        <w:r>
          <w:t xml:space="preserve">ttribute </w:t>
        </w:r>
      </w:ins>
      <w:ins w:id="1044" w:author="Pham Minh Tu" w:date="2019-12-25T15:46:00Z">
        <w:r>
          <w:t xml:space="preserve">role </w:t>
        </w:r>
      </w:ins>
      <w:ins w:id="1045" w:author="Pham Minh Tu" w:date="2019-12-25T16:02:00Z">
        <w:r w:rsidR="00227C8C">
          <w:t xml:space="preserve">to mark </w:t>
        </w:r>
      </w:ins>
      <w:ins w:id="1046" w:author="Pham Minh Tu" w:date="2019-12-25T16:03:00Z">
        <w:r w:rsidR="00227C8C">
          <w:t>method such as a new line will be inserted in file output.</w:t>
        </w:r>
      </w:ins>
      <w:ins w:id="1047" w:author="Pham Minh Tu" w:date="2019-12-25T16:04:00Z">
        <w:r w:rsidR="00227C8C">
          <w:t xml:space="preserve"> In addition, Enum data</w:t>
        </w:r>
      </w:ins>
      <w:ins w:id="1048" w:author="Pham Minh Tu" w:date="2019-12-25T16:27:00Z">
        <w:r w:rsidR="00A927B8">
          <w:t xml:space="preserve"> </w:t>
        </w:r>
      </w:ins>
      <w:ins w:id="1049" w:author="Pham Minh Tu" w:date="2019-12-25T16:04:00Z">
        <w:r w:rsidR="00227C8C">
          <w:t>type</w:t>
        </w:r>
      </w:ins>
      <w:ins w:id="1050" w:author="Pham Minh Tu" w:date="2019-12-25T16:05:00Z">
        <w:r w:rsidR="00227C8C">
          <w:t xml:space="preserve">s </w:t>
        </w:r>
      </w:ins>
      <w:ins w:id="1051" w:author="Pham Minh Tu" w:date="2019-12-25T16:15:00Z">
        <w:r w:rsidR="00F8504C" w:rsidRPr="00F8504C">
          <w:t>represent</w:t>
        </w:r>
      </w:ins>
      <w:ins w:id="1052" w:author="Pham Minh Tu" w:date="2019-12-25T16:05:00Z">
        <w:r w:rsidR="00227C8C" w:rsidRPr="00F8504C">
          <w:t xml:space="preserve"> </w:t>
        </w:r>
      </w:ins>
      <w:ins w:id="1053" w:author="Pham Minh Tu" w:date="2019-12-25T16:16:00Z">
        <w:r w:rsidR="00F8504C" w:rsidRPr="00A927B8">
          <w:rPr>
            <w:rPrChange w:id="1054" w:author="Pham Minh Tu" w:date="2019-12-25T16:25:00Z">
              <w:rPr>
                <w:rFonts w:ascii="Segoe UI" w:hAnsi="Segoe UI" w:cs="Segoe UI"/>
                <w:color w:val="171717"/>
                <w:shd w:val="clear" w:color="auto" w:fill="FFFFFF"/>
              </w:rPr>
            </w:rPrChange>
          </w:rPr>
          <w:t xml:space="preserve">a combination of </w:t>
        </w:r>
      </w:ins>
      <w:ins w:id="1055" w:author="Pham Minh Tu" w:date="2019-12-25T16:17:00Z">
        <w:r w:rsidR="00F8504C" w:rsidRPr="00A927B8">
          <w:rPr>
            <w:rPrChange w:id="1056" w:author="Pham Minh Tu" w:date="2019-12-25T16:25:00Z">
              <w:rPr>
                <w:rFonts w:ascii="Segoe UI" w:hAnsi="Segoe UI" w:cs="Segoe UI"/>
                <w:color w:val="171717"/>
                <w:shd w:val="clear" w:color="auto" w:fill="FFFFFF"/>
              </w:rPr>
            </w:rPrChange>
          </w:rPr>
          <w:t xml:space="preserve">significative </w:t>
        </w:r>
      </w:ins>
      <w:ins w:id="1057" w:author="Pham Minh Tu" w:date="2019-12-25T16:16:00Z">
        <w:r w:rsidR="00F8504C" w:rsidRPr="00A927B8">
          <w:rPr>
            <w:rPrChange w:id="1058" w:author="Pham Minh Tu" w:date="2019-12-25T16:25:00Z">
              <w:rPr>
                <w:rFonts w:ascii="Segoe UI" w:hAnsi="Segoe UI" w:cs="Segoe UI"/>
                <w:color w:val="171717"/>
                <w:shd w:val="clear" w:color="auto" w:fill="FFFFFF"/>
              </w:rPr>
            </w:rPrChange>
          </w:rPr>
          <w:t>choices</w:t>
        </w:r>
      </w:ins>
      <w:ins w:id="1059" w:author="Pham Minh Tu" w:date="2019-12-25T16:17:00Z">
        <w:r w:rsidR="00F8504C" w:rsidRPr="00A927B8">
          <w:rPr>
            <w:rPrChange w:id="1060" w:author="Pham Minh Tu" w:date="2019-12-25T16:25:00Z">
              <w:rPr>
                <w:rFonts w:ascii="Segoe UI" w:hAnsi="Segoe UI" w:cs="Segoe UI"/>
                <w:color w:val="171717"/>
                <w:shd w:val="clear" w:color="auto" w:fill="FFFFFF"/>
              </w:rPr>
            </w:rPrChange>
          </w:rPr>
          <w:t xml:space="preserve"> </w:t>
        </w:r>
      </w:ins>
      <w:ins w:id="1061" w:author="Pham Minh Tu" w:date="2019-12-25T16:18:00Z">
        <w:r w:rsidR="00F8504C" w:rsidRPr="00A927B8">
          <w:rPr>
            <w:rPrChange w:id="1062" w:author="Pham Minh Tu" w:date="2019-12-25T16:25:00Z">
              <w:rPr>
                <w:rFonts w:ascii="Segoe UI" w:hAnsi="Segoe UI" w:cs="Segoe UI"/>
                <w:color w:val="171717"/>
                <w:shd w:val="clear" w:color="auto" w:fill="FFFFFF"/>
              </w:rPr>
            </w:rPrChange>
          </w:rPr>
          <w:t>as section name in file output.</w:t>
        </w:r>
      </w:ins>
    </w:p>
    <w:p w:rsidR="00A927B8" w:rsidRPr="00A927B8" w:rsidRDefault="00A927B8" w:rsidP="00570D79">
      <w:pPr>
        <w:rPr>
          <w:ins w:id="1063" w:author="Pham Minh Tu" w:date="2019-12-25T16:24:00Z"/>
          <w:rPrChange w:id="1064" w:author="Pham Minh Tu" w:date="2019-12-25T16:25:00Z">
            <w:rPr>
              <w:ins w:id="1065" w:author="Pham Minh Tu" w:date="2019-12-25T16:24:00Z"/>
              <w:rFonts w:ascii="Segoe UI" w:hAnsi="Segoe UI" w:cs="Segoe UI"/>
              <w:color w:val="171717"/>
              <w:shd w:val="clear" w:color="auto" w:fill="FFFFFF"/>
            </w:rPr>
          </w:rPrChange>
        </w:rPr>
      </w:pPr>
      <w:ins w:id="1066" w:author="Pham Minh Tu" w:date="2019-12-25T16:24:00Z">
        <w:r w:rsidRPr="00A927B8">
          <w:rPr>
            <w:rPrChange w:id="1067" w:author="Pham Minh Tu" w:date="2019-12-25T16:25:00Z">
              <w:rPr>
                <w:rFonts w:ascii="Segoe UI" w:hAnsi="Segoe UI" w:cs="Segoe UI"/>
                <w:color w:val="171717"/>
                <w:shd w:val="clear" w:color="auto" w:fill="FFFFFF"/>
              </w:rPr>
            </w:rPrChange>
          </w:rPr>
          <w:t xml:space="preserve">Ex. </w:t>
        </w:r>
      </w:ins>
    </w:p>
    <w:p w:rsidR="00A927B8" w:rsidRDefault="00A927B8" w:rsidP="00570D79">
      <w:pPr>
        <w:rPr>
          <w:ins w:id="1068" w:author="Pham Minh Tu" w:date="2019-12-25T16:25:00Z"/>
        </w:rPr>
      </w:pPr>
      <w:ins w:id="1069" w:author="Pham Minh Tu" w:date="2019-12-25T16:24:00Z">
        <w:r w:rsidRPr="00A927B8">
          <w:rPr>
            <w:rPrChange w:id="1070" w:author="Pham Minh Tu" w:date="2019-12-25T16:25:00Z">
              <w:rPr>
                <w:rFonts w:ascii="Segoe UI" w:hAnsi="Segoe UI" w:cs="Segoe UI"/>
                <w:color w:val="171717"/>
                <w:shd w:val="clear" w:color="auto" w:fill="FFFFFF"/>
              </w:rPr>
            </w:rPrChange>
          </w:rPr>
          <w:t xml:space="preserve">NewLineAttribute: </w:t>
        </w:r>
      </w:ins>
      <w:ins w:id="1071" w:author="Pham Minh Tu" w:date="2019-12-25T16:26:00Z">
        <w:r>
          <w:t xml:space="preserve">mark for </w:t>
        </w:r>
      </w:ins>
      <w:ins w:id="1072" w:author="Pham Minh Tu" w:date="2019-12-25T16:24:00Z">
        <w:r w:rsidRPr="00A927B8">
          <w:rPr>
            <w:rPrChange w:id="1073" w:author="Pham Minh Tu" w:date="2019-12-25T16:25:00Z">
              <w:rPr>
                <w:rFonts w:ascii="Segoe UI" w:hAnsi="Segoe UI" w:cs="Segoe UI"/>
                <w:color w:val="171717"/>
                <w:shd w:val="clear" w:color="auto" w:fill="FFFFFF"/>
              </w:rPr>
            </w:rPrChange>
          </w:rPr>
          <w:t>add</w:t>
        </w:r>
      </w:ins>
      <w:ins w:id="1074" w:author="Pham Minh Tu" w:date="2019-12-25T16:26:00Z">
        <w:r>
          <w:t>ing</w:t>
        </w:r>
      </w:ins>
      <w:ins w:id="1075" w:author="Pham Minh Tu" w:date="2019-12-25T16:24:00Z">
        <w:r w:rsidRPr="00A927B8">
          <w:rPr>
            <w:rPrChange w:id="1076" w:author="Pham Minh Tu" w:date="2019-12-25T16:25:00Z">
              <w:rPr>
                <w:rFonts w:ascii="Segoe UI" w:hAnsi="Segoe UI" w:cs="Segoe UI"/>
                <w:color w:val="171717"/>
                <w:shd w:val="clear" w:color="auto" w:fill="FFFFFF"/>
              </w:rPr>
            </w:rPrChange>
          </w:rPr>
          <w:t xml:space="preserve"> new line </w:t>
        </w:r>
      </w:ins>
      <w:ins w:id="1077" w:author="Pham Minh Tu" w:date="2019-12-26T10:18:00Z">
        <w:r w:rsidR="00A15376">
          <w:t xml:space="preserve">that </w:t>
        </w:r>
      </w:ins>
      <w:ins w:id="1078" w:author="Pham Minh Tu" w:date="2019-12-25T16:24:00Z">
        <w:r w:rsidRPr="00A927B8">
          <w:rPr>
            <w:rPrChange w:id="1079" w:author="Pham Minh Tu" w:date="2019-12-25T16:25:00Z">
              <w:rPr>
                <w:rFonts w:ascii="Segoe UI" w:hAnsi="Segoe UI" w:cs="Segoe UI"/>
                <w:color w:val="171717"/>
                <w:shd w:val="clear" w:color="auto" w:fill="FFFFFF"/>
              </w:rPr>
            </w:rPrChange>
          </w:rPr>
          <w:t>follow generated</w:t>
        </w:r>
      </w:ins>
      <w:ins w:id="1080" w:author="Pham Minh Tu" w:date="2019-12-25T16:25:00Z">
        <w:r w:rsidRPr="00A927B8">
          <w:rPr>
            <w:rPrChange w:id="1081" w:author="Pham Minh Tu" w:date="2019-12-25T16:25:00Z">
              <w:rPr>
                <w:rFonts w:ascii="Segoe UI" w:hAnsi="Segoe UI" w:cs="Segoe UI"/>
                <w:color w:val="171717"/>
                <w:shd w:val="clear" w:color="auto" w:fill="FFFFFF"/>
              </w:rPr>
            </w:rPrChange>
          </w:rPr>
          <w:t xml:space="preserve"> definition</w:t>
        </w:r>
      </w:ins>
      <w:ins w:id="1082" w:author="Pham Minh Tu" w:date="2019-12-25T16:24:00Z">
        <w:r w:rsidRPr="00A927B8">
          <w:rPr>
            <w:rPrChange w:id="1083" w:author="Pham Minh Tu" w:date="2019-12-25T16:25:00Z">
              <w:rPr>
                <w:rFonts w:ascii="Segoe UI" w:hAnsi="Segoe UI" w:cs="Segoe UI"/>
                <w:color w:val="171717"/>
                <w:shd w:val="clear" w:color="auto" w:fill="FFFFFF"/>
              </w:rPr>
            </w:rPrChange>
          </w:rPr>
          <w:t xml:space="preserve"> marco</w:t>
        </w:r>
      </w:ins>
    </w:p>
    <w:p w:rsidR="00A927B8" w:rsidRDefault="00A927B8" w:rsidP="00570D79">
      <w:pPr>
        <w:rPr>
          <w:ins w:id="1084" w:author="Pham Minh Tu" w:date="2019-12-25T16:26:00Z"/>
        </w:rPr>
      </w:pPr>
      <w:ins w:id="1085" w:author="Pham Minh Tu" w:date="2019-12-25T16:25:00Z">
        <w:r>
          <w:t>Item</w:t>
        </w:r>
      </w:ins>
      <w:ins w:id="1086" w:author="Pham Minh Tu" w:date="2019-12-25T16:26:00Z">
        <w:r>
          <w:t>GenerateAttribute: mark for whether definition macro is generated or not.</w:t>
        </w:r>
      </w:ins>
    </w:p>
    <w:p w:rsidR="00A927B8" w:rsidRDefault="00A927B8" w:rsidP="00570D79">
      <w:pPr>
        <w:rPr>
          <w:ins w:id="1087" w:author="Pham Minh Tu" w:date="2019-12-25T16:29:00Z"/>
        </w:rPr>
      </w:pPr>
      <w:ins w:id="1088" w:author="Pham Minh Tu" w:date="2019-12-25T16:26:00Z">
        <w:r>
          <w:t>SectionName data</w:t>
        </w:r>
      </w:ins>
      <w:ins w:id="1089" w:author="Pham Minh Tu" w:date="2019-12-25T16:27:00Z">
        <w:r>
          <w:t xml:space="preserve"> </w:t>
        </w:r>
      </w:ins>
      <w:ins w:id="1090" w:author="Pham Minh Tu" w:date="2019-12-25T16:26:00Z">
        <w:r>
          <w:t xml:space="preserve">type: </w:t>
        </w:r>
      </w:ins>
      <w:ins w:id="1091" w:author="Pham Minh Tu" w:date="2019-12-25T16:28:00Z">
        <w:r w:rsidRPr="00A927B8">
          <w:rPr>
            <w:rPrChange w:id="1092" w:author="Pham Minh Tu" w:date="2019-12-25T16:28:00Z">
              <w:rPr>
                <w:rFonts w:ascii="Segoe UI" w:hAnsi="Segoe UI" w:cs="Segoe UI"/>
                <w:color w:val="171717"/>
                <w:shd w:val="clear" w:color="auto" w:fill="FFFFFF"/>
              </w:rPr>
            </w:rPrChange>
          </w:rPr>
          <w:t xml:space="preserve">define enum members for </w:t>
        </w:r>
      </w:ins>
      <w:ins w:id="1093" w:author="Pham Minh Tu" w:date="2019-12-25T16:29:00Z">
        <w:r>
          <w:t>Section</w:t>
        </w:r>
      </w:ins>
      <w:ins w:id="1094" w:author="Pham Minh Tu" w:date="2019-12-25T16:28:00Z">
        <w:r w:rsidRPr="00A927B8">
          <w:rPr>
            <w:rPrChange w:id="1095" w:author="Pham Minh Tu" w:date="2019-12-25T16:28:00Z">
              <w:rPr>
                <w:rFonts w:ascii="Segoe UI" w:hAnsi="Segoe UI" w:cs="Segoe UI"/>
                <w:color w:val="171717"/>
                <w:shd w:val="clear" w:color="auto" w:fill="FFFFFF"/>
              </w:rPr>
            </w:rPrChange>
          </w:rPr>
          <w:t xml:space="preserve"> choices</w:t>
        </w:r>
        <w:r>
          <w:t xml:space="preserve"> such as </w:t>
        </w:r>
      </w:ins>
      <w:ins w:id="1096" w:author="Pham Minh Tu" w:date="2019-12-25T16:29:00Z">
        <w:r w:rsidRPr="00362D77">
          <w:t>Global Data Types</w:t>
        </w:r>
        <w:r>
          <w:t xml:space="preserve">, </w:t>
        </w:r>
        <w:r w:rsidRPr="00362D77">
          <w:t>Global Data</w:t>
        </w:r>
        <w:r>
          <w:t xml:space="preserve">, </w:t>
        </w:r>
        <w:r w:rsidRPr="00362D77">
          <w:t>Function Definitions</w:t>
        </w:r>
        <w:r>
          <w:t>,</w:t>
        </w:r>
        <w:r w:rsidRPr="00362D77">
          <w:t xml:space="preserve"> Version Information</w:t>
        </w:r>
        <w:r>
          <w:t xml:space="preserve">, </w:t>
        </w:r>
        <w:r w:rsidRPr="00362D77">
          <w:t>Common Published Information</w:t>
        </w:r>
        <w:r>
          <w:t>.</w:t>
        </w:r>
      </w:ins>
    </w:p>
    <w:p w:rsidR="00A927B8" w:rsidRPr="00A927B8" w:rsidRDefault="00A927B8" w:rsidP="00A927B8">
      <w:pPr>
        <w:rPr>
          <w:ins w:id="1097" w:author="Pham Minh Tu" w:date="2019-12-25T16:25:00Z"/>
          <w:rPrChange w:id="1098" w:author="Pham Minh Tu" w:date="2019-12-25T16:25:00Z">
            <w:rPr>
              <w:ins w:id="1099" w:author="Pham Minh Tu" w:date="2019-12-25T16:25:00Z"/>
              <w:rFonts w:ascii="Segoe UI" w:hAnsi="Segoe UI" w:cs="Segoe UI"/>
              <w:color w:val="171717"/>
              <w:shd w:val="clear" w:color="auto" w:fill="FFFFFF"/>
            </w:rPr>
          </w:rPrChange>
        </w:rPr>
      </w:pPr>
      <w:ins w:id="1100" w:author="Pham Minh Tu" w:date="2019-12-25T16:29:00Z">
        <w:r>
          <w:t>MemorySection data type</w:t>
        </w:r>
      </w:ins>
      <w:ins w:id="1101" w:author="Pham Minh Tu" w:date="2019-12-25T16:30:00Z">
        <w:r>
          <w:t xml:space="preserve">: </w:t>
        </w:r>
        <w:r w:rsidRPr="00874CE9">
          <w:t xml:space="preserve">define members for </w:t>
        </w:r>
        <w:r>
          <w:t>memory section</w:t>
        </w:r>
        <w:r w:rsidRPr="00874CE9">
          <w:t xml:space="preserve"> choices</w:t>
        </w:r>
        <w:r>
          <w:t xml:space="preserve"> such as start section, stop section,</w:t>
        </w:r>
      </w:ins>
      <w:ins w:id="1102" w:author="Pham Minh Tu" w:date="2019-12-25T16:31:00Z">
        <w:r>
          <w:t>….</w:t>
        </w:r>
      </w:ins>
    </w:p>
    <w:p w:rsidR="00FD3D3D" w:rsidDel="00A927B8" w:rsidRDefault="00FD3D3D" w:rsidP="00570D79">
      <w:pPr>
        <w:rPr>
          <w:del w:id="1103" w:author="Pham Minh Tu" w:date="2019-12-25T16:31:00Z"/>
        </w:rPr>
      </w:pPr>
      <w:bookmarkStart w:id="1104" w:name="_Toc28184225"/>
      <w:bookmarkStart w:id="1105" w:name="_Toc28184359"/>
      <w:bookmarkStart w:id="1106" w:name="_Toc28256619"/>
      <w:bookmarkStart w:id="1107" w:name="_Toc28955200"/>
      <w:bookmarkStart w:id="1108" w:name="_Toc29218954"/>
      <w:bookmarkEnd w:id="1104"/>
      <w:bookmarkEnd w:id="1105"/>
      <w:bookmarkEnd w:id="1106"/>
      <w:bookmarkEnd w:id="1107"/>
      <w:bookmarkEnd w:id="1108"/>
    </w:p>
    <w:p w:rsidR="004025D7" w:rsidRDefault="004025D7" w:rsidP="00570D79">
      <w:pPr>
        <w:pStyle w:val="Heading3"/>
      </w:pPr>
      <w:bookmarkStart w:id="1109" w:name="_Toc29218955"/>
      <w:r>
        <w:t>Renesas::Generator::MCALConfGen::Business::Generation::FileGeneration</w:t>
      </w:r>
      <w:bookmarkEnd w:id="110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FileGeneration.cs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594D73" w:rsidRDefault="00594D73" w:rsidP="00594D73">
            <w:r>
              <w:t>FileGeneration an abstract class for other classes used to generate .h and .c files.</w:t>
            </w:r>
          </w:p>
          <w:p w:rsidR="004025D7" w:rsidRDefault="00594D73" w:rsidP="00594D73">
            <w:r>
              <w:t>It also implements GenerateFile method of interface IFileGeneration.</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FileName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output file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OutputDirectory</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output directory to generate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Description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description information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Sections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sections information in a generated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BasicConfiguration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basic configuration information such as module id, ModuleName, ...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(6)</w:t>
            </w:r>
          </w:p>
        </w:tc>
        <w:tc>
          <w:tcPr>
            <w:tcW w:w="3739" w:type="dxa"/>
            <w:shd w:val="clear" w:color="auto" w:fill="auto"/>
            <w:vAlign w:val="center"/>
          </w:tcPr>
          <w:p w:rsidR="004025D7" w:rsidRDefault="004025D7" w:rsidP="00CD1F8E">
            <w:pPr>
              <w:spacing w:afterAutospacing="1"/>
            </w:pPr>
            <w:r>
              <w:t>RuntimeConfiguration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runtime configuration information such as cdf files, translation file 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IntermediateData</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intermediate data that store calculated value in intermediate class.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UserInterface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user interface that is used to report error/info/warning to user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GetAttrSection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attribute section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GetAttrSectionOrder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order attribute of method that decide order running of methods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GenerateFile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Generate an output file. It can be .h or .c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WriteToFile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Write to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FileGeneration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File generation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GenCOPYRIGHTSection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copyright section </w:t>
            </w:r>
          </w:p>
        </w:tc>
      </w:tr>
      <w:tr w:rsidR="004025D7" w:rsidTr="00CD1F8E">
        <w:trPr>
          <w:jc w:val="center"/>
        </w:trPr>
        <w:tc>
          <w:tcPr>
            <w:tcW w:w="582" w:type="dxa"/>
            <w:shd w:val="clear" w:color="auto" w:fill="auto"/>
            <w:vAlign w:val="center"/>
          </w:tcPr>
          <w:p w:rsidR="004025D7" w:rsidRDefault="00D81BEA" w:rsidP="00CD1F8E">
            <w:pPr>
              <w:spacing w:afterAutospacing="1"/>
              <w:jc w:val="center"/>
            </w:pPr>
            <w:r>
              <w:t>(7</w:t>
            </w:r>
            <w:r w:rsidR="004025D7">
              <w:t>)</w:t>
            </w:r>
          </w:p>
        </w:tc>
        <w:tc>
          <w:tcPr>
            <w:tcW w:w="3739" w:type="dxa"/>
            <w:shd w:val="clear" w:color="auto" w:fill="auto"/>
            <w:vAlign w:val="center"/>
          </w:tcPr>
          <w:p w:rsidR="004025D7" w:rsidRDefault="004025D7" w:rsidP="00CD1F8E">
            <w:pPr>
              <w:spacing w:afterAutospacing="1"/>
            </w:pPr>
            <w:r>
              <w:t>GenIncludeSection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include section </w:t>
            </w:r>
          </w:p>
        </w:tc>
      </w:tr>
      <w:tr w:rsidR="004025D7" w:rsidTr="00CD1F8E">
        <w:trPr>
          <w:jc w:val="center"/>
        </w:trPr>
        <w:tc>
          <w:tcPr>
            <w:tcW w:w="582" w:type="dxa"/>
            <w:shd w:val="clear" w:color="auto" w:fill="auto"/>
            <w:vAlign w:val="center"/>
          </w:tcPr>
          <w:p w:rsidR="004025D7" w:rsidRDefault="00D81BEA" w:rsidP="00CD1F8E">
            <w:pPr>
              <w:spacing w:afterAutospacing="1"/>
              <w:jc w:val="center"/>
            </w:pPr>
            <w:r>
              <w:t>(8</w:t>
            </w:r>
            <w:r w:rsidR="004025D7">
              <w:t>)</w:t>
            </w:r>
          </w:p>
        </w:tc>
        <w:tc>
          <w:tcPr>
            <w:tcW w:w="3739" w:type="dxa"/>
            <w:shd w:val="clear" w:color="auto" w:fill="auto"/>
            <w:vAlign w:val="center"/>
          </w:tcPr>
          <w:p w:rsidR="004025D7" w:rsidRDefault="004025D7" w:rsidP="00CD1F8E">
            <w:pPr>
              <w:spacing w:afterAutospacing="1"/>
            </w:pPr>
            <w:r>
              <w:t>GenVersionInformationSection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version information section </w:t>
            </w:r>
          </w:p>
        </w:tc>
      </w:tr>
      <w:tr w:rsidR="004025D7" w:rsidTr="00CD1F8E">
        <w:trPr>
          <w:jc w:val="center"/>
        </w:trPr>
        <w:tc>
          <w:tcPr>
            <w:tcW w:w="582" w:type="dxa"/>
            <w:shd w:val="clear" w:color="auto" w:fill="auto"/>
            <w:vAlign w:val="center"/>
          </w:tcPr>
          <w:p w:rsidR="004025D7" w:rsidRDefault="00D81BEA" w:rsidP="00CD1F8E">
            <w:pPr>
              <w:spacing w:afterAutospacing="1"/>
              <w:jc w:val="center"/>
            </w:pPr>
            <w:r>
              <w:t>(9</w:t>
            </w:r>
            <w:r w:rsidR="004025D7">
              <w:t>)</w:t>
            </w:r>
          </w:p>
        </w:tc>
        <w:tc>
          <w:tcPr>
            <w:tcW w:w="3739" w:type="dxa"/>
            <w:shd w:val="clear" w:color="auto" w:fill="auto"/>
            <w:vAlign w:val="center"/>
          </w:tcPr>
          <w:p w:rsidR="004025D7" w:rsidRDefault="004025D7" w:rsidP="00CD1F8E">
            <w:pPr>
              <w:spacing w:afterAutospacing="1"/>
            </w:pPr>
            <w:r>
              <w:t>GenEND_OF_FILE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end of file section </w:t>
            </w:r>
          </w:p>
        </w:tc>
      </w:tr>
      <w:tr w:rsidR="004025D7" w:rsidTr="00CD1F8E">
        <w:trPr>
          <w:jc w:val="center"/>
        </w:trPr>
        <w:tc>
          <w:tcPr>
            <w:tcW w:w="582" w:type="dxa"/>
            <w:shd w:val="clear" w:color="auto" w:fill="auto"/>
            <w:vAlign w:val="center"/>
          </w:tcPr>
          <w:p w:rsidR="004025D7" w:rsidRDefault="00D81BEA" w:rsidP="00CD1F8E">
            <w:pPr>
              <w:spacing w:afterAutospacing="1"/>
              <w:jc w:val="center"/>
            </w:pPr>
            <w:r>
              <w:t>(10</w:t>
            </w:r>
            <w:r w:rsidR="004025D7">
              <w:t>)</w:t>
            </w:r>
          </w:p>
        </w:tc>
        <w:tc>
          <w:tcPr>
            <w:tcW w:w="3739" w:type="dxa"/>
            <w:shd w:val="clear" w:color="auto" w:fill="auto"/>
            <w:vAlign w:val="center"/>
          </w:tcPr>
          <w:p w:rsidR="004025D7" w:rsidRDefault="004025D7" w:rsidP="00CD1F8E">
            <w:pPr>
              <w:spacing w:afterAutospacing="1"/>
            </w:pPr>
            <w:r>
              <w:t>Gen_GentoolVersion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tool version section </w:t>
            </w:r>
          </w:p>
        </w:tc>
      </w:tr>
      <w:tr w:rsidR="004025D7" w:rsidTr="00CD1F8E">
        <w:trPr>
          <w:jc w:val="center"/>
        </w:trPr>
        <w:tc>
          <w:tcPr>
            <w:tcW w:w="582" w:type="dxa"/>
            <w:shd w:val="clear" w:color="auto" w:fill="auto"/>
            <w:vAlign w:val="center"/>
          </w:tcPr>
          <w:p w:rsidR="004025D7" w:rsidRDefault="00D81BEA" w:rsidP="00CD1F8E">
            <w:pPr>
              <w:spacing w:afterAutospacing="1"/>
              <w:jc w:val="center"/>
            </w:pPr>
            <w:r>
              <w:t>(11</w:t>
            </w:r>
            <w:r w:rsidR="004025D7">
              <w:t>)</w:t>
            </w:r>
          </w:p>
        </w:tc>
        <w:tc>
          <w:tcPr>
            <w:tcW w:w="3739" w:type="dxa"/>
            <w:shd w:val="clear" w:color="auto" w:fill="auto"/>
            <w:vAlign w:val="center"/>
          </w:tcPr>
          <w:p w:rsidR="004025D7" w:rsidRDefault="004025D7" w:rsidP="00CD1F8E">
            <w:pPr>
              <w:spacing w:afterAutospacing="1"/>
            </w:pPr>
            <w:r>
              <w:t>Gen_InputFiles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input files' paths </w:t>
            </w:r>
          </w:p>
        </w:tc>
      </w:tr>
    </w:tbl>
    <w:p w:rsidR="004025D7" w:rsidRDefault="004025D7">
      <w:pPr>
        <w:pStyle w:val="Heading4"/>
        <w:pPrChange w:id="1110" w:author="Pham Minh Tu" w:date="2019-12-25T16:31:00Z">
          <w:pPr>
            <w:pStyle w:val="Heading3"/>
          </w:pPr>
        </w:pPrChange>
      </w:pPr>
      <w:r>
        <w:t>Fields</w:t>
      </w:r>
    </w:p>
    <w:p w:rsidR="004025D7" w:rsidRDefault="004025D7">
      <w:pPr>
        <w:pStyle w:val="Heading5"/>
        <w:pPrChange w:id="1111" w:author="Pham Minh Tu" w:date="2019-12-25T16:31:00Z">
          <w:pPr>
            <w:pStyle w:val="Heading4"/>
          </w:pPr>
        </w:pPrChange>
      </w:pPr>
      <w:r>
        <w:t>FileName</w:t>
      </w:r>
    </w:p>
    <w:p w:rsidR="004025D7" w:rsidRDefault="004025D7" w:rsidP="004025D7">
      <w:pPr>
        <w:pStyle w:val="DesignID"/>
      </w:pPr>
      <w:r>
        <w:t>GENERIC_GDD_CLS_004_001: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FileName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output file name </w:t>
            </w:r>
          </w:p>
        </w:tc>
      </w:tr>
    </w:tbl>
    <w:p w:rsidR="004025D7" w:rsidRDefault="004025D7" w:rsidP="004025D7"/>
    <w:p w:rsidR="004025D7" w:rsidRDefault="004025D7">
      <w:pPr>
        <w:pStyle w:val="Heading5"/>
        <w:pPrChange w:id="1112" w:author="Pham Minh Tu" w:date="2019-12-25T16:31:00Z">
          <w:pPr>
            <w:pStyle w:val="Heading4"/>
          </w:pPr>
        </w:pPrChange>
      </w:pPr>
      <w:r>
        <w:t>OutputDirectory</w:t>
      </w:r>
    </w:p>
    <w:p w:rsidR="004025D7" w:rsidRDefault="004025D7" w:rsidP="004025D7">
      <w:pPr>
        <w:pStyle w:val="DesignID"/>
      </w:pPr>
      <w:r>
        <w:t>GENERIC_GDD_CLS_004_002: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OutputDirectory</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output directory to generate files </w:t>
            </w:r>
          </w:p>
        </w:tc>
      </w:tr>
    </w:tbl>
    <w:p w:rsidR="004025D7" w:rsidRDefault="004025D7" w:rsidP="004025D7"/>
    <w:p w:rsidR="004025D7" w:rsidRDefault="004025D7">
      <w:pPr>
        <w:pStyle w:val="Heading5"/>
        <w:pPrChange w:id="1113" w:author="Pham Minh Tu" w:date="2019-12-25T16:31:00Z">
          <w:pPr>
            <w:pStyle w:val="Heading4"/>
          </w:pPr>
        </w:pPrChange>
      </w:pPr>
      <w:r>
        <w:lastRenderedPageBreak/>
        <w:t>Description</w:t>
      </w:r>
    </w:p>
    <w:p w:rsidR="004025D7" w:rsidRDefault="004025D7" w:rsidP="004025D7">
      <w:pPr>
        <w:pStyle w:val="DesignID"/>
      </w:pPr>
      <w:r>
        <w:t>GENERIC_GDD_CLS_004_003: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Description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description information </w:t>
            </w:r>
          </w:p>
        </w:tc>
      </w:tr>
    </w:tbl>
    <w:p w:rsidR="004025D7" w:rsidRDefault="004025D7" w:rsidP="004025D7"/>
    <w:p w:rsidR="004025D7" w:rsidRDefault="004025D7">
      <w:pPr>
        <w:pStyle w:val="Heading5"/>
        <w:pPrChange w:id="1114" w:author="Pham Minh Tu" w:date="2019-12-25T16:31:00Z">
          <w:pPr>
            <w:pStyle w:val="Heading4"/>
          </w:pPr>
        </w:pPrChange>
      </w:pPr>
      <w:r>
        <w:t>Sections</w:t>
      </w:r>
    </w:p>
    <w:p w:rsidR="004025D7" w:rsidRDefault="004025D7" w:rsidP="004025D7">
      <w:pPr>
        <w:pStyle w:val="DesignID"/>
      </w:pPr>
      <w:r>
        <w:t>GENERIC_GDD_CLS_004_004: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Sections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Section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sections information in a generated file. </w:t>
            </w:r>
          </w:p>
        </w:tc>
      </w:tr>
    </w:tbl>
    <w:p w:rsidR="004025D7" w:rsidRDefault="004025D7" w:rsidP="004025D7"/>
    <w:p w:rsidR="004025D7" w:rsidRDefault="004025D7">
      <w:pPr>
        <w:pStyle w:val="Heading5"/>
        <w:pPrChange w:id="1115" w:author="Pham Minh Tu" w:date="2019-12-25T16:31:00Z">
          <w:pPr>
            <w:pStyle w:val="Heading4"/>
          </w:pPr>
        </w:pPrChange>
      </w:pPr>
      <w:r>
        <w:t>BasicConfiguration</w:t>
      </w:r>
    </w:p>
    <w:p w:rsidR="004025D7" w:rsidRDefault="004025D7" w:rsidP="004025D7">
      <w:pPr>
        <w:pStyle w:val="DesignID"/>
      </w:pPr>
      <w:r>
        <w:t>GENERIC_GDD_CLS_004_005: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BasicConfiguration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IBasicConfiguration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basic configuration information such as module id, ModuleName, ... </w:t>
            </w:r>
          </w:p>
        </w:tc>
      </w:tr>
    </w:tbl>
    <w:p w:rsidR="004025D7" w:rsidRDefault="004025D7" w:rsidP="004025D7"/>
    <w:p w:rsidR="004025D7" w:rsidRDefault="004025D7">
      <w:pPr>
        <w:pStyle w:val="Heading5"/>
        <w:pPrChange w:id="1116" w:author="Pham Minh Tu" w:date="2019-12-25T16:31:00Z">
          <w:pPr>
            <w:pStyle w:val="Heading4"/>
          </w:pPr>
        </w:pPrChange>
      </w:pPr>
      <w:r>
        <w:t>RuntimeConfiguration</w:t>
      </w:r>
    </w:p>
    <w:p w:rsidR="004025D7" w:rsidRDefault="004025D7" w:rsidP="004025D7">
      <w:pPr>
        <w:pStyle w:val="DesignID"/>
      </w:pPr>
      <w:r>
        <w:t>GENERIC_GDD_CLS_004_006: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RuntimeConfiguration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IRuntimeConfiguration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runtime configuration information such as cdf files, translation file path,... </w:t>
            </w:r>
          </w:p>
        </w:tc>
      </w:tr>
    </w:tbl>
    <w:p w:rsidR="004025D7" w:rsidRDefault="004025D7" w:rsidP="004025D7"/>
    <w:p w:rsidR="004025D7" w:rsidRDefault="004025D7">
      <w:pPr>
        <w:pStyle w:val="Heading5"/>
        <w:pPrChange w:id="1117" w:author="Pham Minh Tu" w:date="2019-12-25T16:31:00Z">
          <w:pPr>
            <w:pStyle w:val="Heading4"/>
          </w:pPr>
        </w:pPrChange>
      </w:pPr>
      <w:r>
        <w:t>IntermediateData</w:t>
      </w:r>
    </w:p>
    <w:p w:rsidR="004025D7" w:rsidRDefault="004025D7" w:rsidP="004025D7">
      <w:pPr>
        <w:pStyle w:val="DesignID"/>
      </w:pPr>
      <w:r>
        <w:t>GENERIC_GDD_CLS_004_007: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IntermediateData</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Type</w:t>
            </w:r>
          </w:p>
        </w:tc>
        <w:tc>
          <w:tcPr>
            <w:tcW w:w="5816" w:type="dxa"/>
            <w:shd w:val="clear" w:color="auto" w:fill="auto"/>
          </w:tcPr>
          <w:p w:rsidR="004025D7" w:rsidRDefault="004025D7" w:rsidP="00CD1F8E">
            <w:r>
              <w:t>IIntermediateData</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intermediate data that store calculated value in intermediate class. </w:t>
            </w:r>
          </w:p>
        </w:tc>
      </w:tr>
    </w:tbl>
    <w:p w:rsidR="004025D7" w:rsidRDefault="004025D7" w:rsidP="004025D7"/>
    <w:p w:rsidR="004025D7" w:rsidRDefault="004025D7">
      <w:pPr>
        <w:pStyle w:val="Heading5"/>
        <w:pPrChange w:id="1118" w:author="Pham Minh Tu" w:date="2019-12-25T16:31:00Z">
          <w:pPr>
            <w:pStyle w:val="Heading4"/>
          </w:pPr>
        </w:pPrChange>
      </w:pPr>
      <w:r>
        <w:t>UserInterface</w:t>
      </w:r>
    </w:p>
    <w:p w:rsidR="004025D7" w:rsidRDefault="004025D7" w:rsidP="004025D7">
      <w:pPr>
        <w:pStyle w:val="DesignID"/>
      </w:pPr>
      <w:r>
        <w:t>GENERIC_GDD_CLS_004_008: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UserInterface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IUserInterface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user interface that is used to report error/info/warning to user </w:t>
            </w:r>
          </w:p>
        </w:tc>
      </w:tr>
    </w:tbl>
    <w:p w:rsidR="004025D7" w:rsidRDefault="004025D7" w:rsidP="004025D7"/>
    <w:p w:rsidR="004025D7" w:rsidRDefault="004025D7">
      <w:pPr>
        <w:pStyle w:val="Heading4"/>
        <w:pPrChange w:id="1119" w:author="Pham Minh Tu" w:date="2019-12-25T16:31:00Z">
          <w:pPr>
            <w:pStyle w:val="Heading3"/>
          </w:pPr>
        </w:pPrChange>
      </w:pPr>
      <w:r>
        <w:t>Methods</w:t>
      </w:r>
    </w:p>
    <w:p w:rsidR="004025D7" w:rsidRDefault="004025D7">
      <w:pPr>
        <w:pStyle w:val="Heading5"/>
        <w:pPrChange w:id="1120" w:author="Pham Minh Tu" w:date="2019-12-25T16:31:00Z">
          <w:pPr>
            <w:pStyle w:val="Heading4"/>
          </w:pPr>
        </w:pPrChange>
      </w:pPr>
      <w:r>
        <w:t>GenerateFile</w:t>
      </w:r>
    </w:p>
    <w:p w:rsidR="004025D7" w:rsidRDefault="004025D7" w:rsidP="004025D7">
      <w:pPr>
        <w:pStyle w:val="DesignID"/>
      </w:pPr>
      <w:r>
        <w:t>GENERIC_GDD_CLS_004_009: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GenerateFile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an output file. It can be .h or .c file.</w:t>
            </w:r>
          </w:p>
          <w:p w:rsidR="004025D7" w:rsidRDefault="004025D7" w:rsidP="00CD1F8E">
            <w:pPr>
              <w:pStyle w:val="SourceCode"/>
            </w:pPr>
            <w:r>
              <w:t>Algorithm:</w:t>
            </w:r>
            <w:r>
              <w:br/>
              <w:t>Scan all non-public methods which have ItemGeneration attribute and sort them by Section</w:t>
            </w:r>
            <w:r>
              <w:br/>
              <w:t xml:space="preserve"> FOREACH each method</w:t>
            </w:r>
            <w:r>
              <w:br/>
              <w:t xml:space="preserve">     IF method has NewLine attribute THEN</w:t>
            </w:r>
            <w:r>
              <w:br/>
              <w:t xml:space="preserve">         Generate new lines based on value of NumberOfNewLines</w:t>
            </w:r>
            <w:r>
              <w:br/>
              <w:t xml:space="preserve">     END</w:t>
            </w:r>
            <w:r>
              <w:br/>
              <w:t xml:space="preserve">     Calcuate each method to write result to output files</w:t>
            </w:r>
            <w:r>
              <w:br/>
              <w:t xml:space="preserve"> END</w:t>
            </w:r>
            <w:r>
              <w:br/>
            </w:r>
            <w:r>
              <w:br/>
              <w:t xml:space="preserve"> Handle error ERR000019 if can NOT write output files</w:t>
            </w:r>
          </w:p>
        </w:tc>
      </w:tr>
    </w:tbl>
    <w:p w:rsidR="004025D7" w:rsidRDefault="004025D7" w:rsidP="004025D7">
      <w:pPr>
        <w:pStyle w:val="RefReq"/>
      </w:pPr>
      <w:r>
        <w:t xml:space="preserve">{Ref: </w:t>
      </w:r>
      <w:r w:rsidR="001D39EF">
        <w:t>[1]</w:t>
      </w:r>
      <w:r>
        <w:t xml:space="preserve"> </w:t>
      </w:r>
      <w:r w:rsidR="005A4C5A">
        <w:t>CMN_GFD_ERR_019</w:t>
      </w:r>
      <w:r w:rsidR="00D52AC0">
        <w:t xml:space="preserve">, </w:t>
      </w:r>
      <w:r w:rsidR="00D52AC0" w:rsidRPr="00702CF2">
        <w:t>GENERIC_TFD_</w:t>
      </w:r>
      <w:del w:id="1121" w:author="Pham Minh Tu" w:date="2020-01-03T14:49:00Z">
        <w:r w:rsidR="00D52AC0" w:rsidRPr="00702CF2" w:rsidDel="00C311A1">
          <w:delText>X1x</w:delText>
        </w:r>
      </w:del>
      <w:ins w:id="1122" w:author="Pham Minh Tu" w:date="2020-01-03T14:49:00Z">
        <w:r w:rsidR="00C311A1">
          <w:t>X2x</w:t>
        </w:r>
      </w:ins>
      <w:r w:rsidR="00D52AC0" w:rsidRPr="00702CF2">
        <w:t>_GT_ERR_019</w:t>
      </w:r>
      <w:r>
        <w:t>}</w:t>
      </w:r>
    </w:p>
    <w:p w:rsidR="004025D7" w:rsidRDefault="004025D7" w:rsidP="004025D7"/>
    <w:p w:rsidR="004025D7" w:rsidRDefault="004025D7">
      <w:pPr>
        <w:pStyle w:val="Heading5"/>
        <w:pPrChange w:id="1123" w:author="Pham Minh Tu" w:date="2019-12-25T16:31:00Z">
          <w:pPr>
            <w:pStyle w:val="Heading4"/>
          </w:pPr>
        </w:pPrChange>
      </w:pPr>
      <w:r>
        <w:t>GetAttrSection</w:t>
      </w:r>
    </w:p>
    <w:p w:rsidR="004025D7" w:rsidRDefault="004025D7" w:rsidP="004025D7">
      <w:pPr>
        <w:pStyle w:val="DesignID"/>
      </w:pPr>
      <w:r>
        <w:t>GENERIC_GDD_CLS_004_010: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1038" w:type="dxa"/>
            <w:gridSpan w:val="3"/>
            <w:shd w:val="clear" w:color="auto" w:fill="auto"/>
          </w:tcPr>
          <w:p w:rsidR="004025D7" w:rsidRDefault="004025D7" w:rsidP="00CD1F8E">
            <w:r>
              <w:t>GetAttrSection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MethodInfo method</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SectionName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attribute section</w:t>
            </w:r>
          </w:p>
          <w:p w:rsidR="004025D7" w:rsidRDefault="004025D7" w:rsidP="00CD1F8E">
            <w:pPr>
              <w:pStyle w:val="SourceCode"/>
            </w:pPr>
            <w:r>
              <w:t>Algorithm:</w:t>
            </w:r>
            <w:r>
              <w:br/>
              <w:t>Get attribute depend on Method of classes</w:t>
            </w:r>
            <w:r>
              <w:br/>
              <w:t xml:space="preserve"> return generated sections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24" w:author="Pham Minh Tu" w:date="2019-12-25T16:31:00Z">
          <w:pPr>
            <w:pStyle w:val="Heading4"/>
          </w:pPr>
        </w:pPrChange>
      </w:pPr>
      <w:r>
        <w:t>GetAttrSectionOrder</w:t>
      </w:r>
    </w:p>
    <w:p w:rsidR="004025D7" w:rsidRDefault="004025D7" w:rsidP="004025D7">
      <w:pPr>
        <w:pStyle w:val="DesignID"/>
      </w:pPr>
      <w:r>
        <w:t>GENERIC_GDD_CLS_004_011: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GetAttrSectionOrder</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MethodInfo method</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float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order attribute of method that decide order running of methods</w:t>
            </w:r>
          </w:p>
          <w:p w:rsidR="004025D7" w:rsidRDefault="004025D7" w:rsidP="00CD1F8E">
            <w:pPr>
              <w:pStyle w:val="SourceCode"/>
            </w:pPr>
            <w:r>
              <w:t>Algorithm:</w:t>
            </w:r>
            <w:r>
              <w:br/>
              <w:t>If order attribute of method is not null, return value of order attribute.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25" w:author="Pham Minh Tu" w:date="2019-12-25T16:31:00Z">
          <w:pPr>
            <w:pStyle w:val="Heading4"/>
          </w:pPr>
        </w:pPrChange>
      </w:pPr>
      <w:r>
        <w:t>WriteToFile</w:t>
      </w:r>
    </w:p>
    <w:p w:rsidR="004025D7" w:rsidRDefault="004025D7" w:rsidP="004025D7">
      <w:pPr>
        <w:pStyle w:val="DesignID"/>
      </w:pPr>
      <w:r>
        <w:t>GENERIC_GDD_CLS_004_012: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WriteToFile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buffer</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Write to file</w:t>
            </w:r>
          </w:p>
          <w:p w:rsidR="004025D7" w:rsidRDefault="004025D7" w:rsidP="00CD1F8E">
            <w:pPr>
              <w:pStyle w:val="SourceCode"/>
            </w:pPr>
            <w:r>
              <w:t>Algorithm:</w:t>
            </w:r>
            <w:r>
              <w:br/>
              <w:t>IF runtimeConfiguration.DryRun = true THEN</w:t>
            </w:r>
            <w:r>
              <w:br/>
            </w:r>
            <w:r>
              <w:lastRenderedPageBreak/>
              <w:t xml:space="preserve">     Do nothing</w:t>
            </w:r>
            <w:r>
              <w:br/>
              <w:t xml:space="preserve"> End</w:t>
            </w:r>
            <w:r>
              <w:br/>
            </w:r>
            <w:r>
              <w:br/>
              <w:t xml:space="preserve"> Scan all non-public methods which have ItemGeneration attribute and sort them by Section</w:t>
            </w:r>
            <w:r>
              <w:br/>
              <w:t xml:space="preserve"> FOR each method</w:t>
            </w:r>
            <w:r>
              <w:br/>
              <w:t xml:space="preserve">     IF method has NewLine attribute THEN</w:t>
            </w:r>
            <w:r>
              <w:br/>
              <w:t xml:space="preserve">         Generate new lines based on value of NumberOfNewLines</w:t>
            </w:r>
            <w:r>
              <w:br/>
              <w:t xml:space="preserve">     END</w:t>
            </w:r>
            <w:r>
              <w:br/>
              <w:t xml:space="preserve">     Calcuate each method to write result to output files</w:t>
            </w:r>
            <w:r>
              <w:br/>
              <w:t xml:space="preserve"> END</w:t>
            </w:r>
            <w:r>
              <w:br/>
            </w:r>
            <w:r>
              <w:br/>
              <w:t xml:space="preserve"> Handle error ERR000019 if can NOT write output files</w:t>
            </w:r>
          </w:p>
        </w:tc>
      </w:tr>
    </w:tbl>
    <w:p w:rsidR="004025D7" w:rsidRDefault="004025D7" w:rsidP="004025D7">
      <w:pPr>
        <w:pStyle w:val="RefReq"/>
      </w:pPr>
      <w:r>
        <w:lastRenderedPageBreak/>
        <w:t xml:space="preserve">{Ref: </w:t>
      </w:r>
      <w:r w:rsidR="001D39EF">
        <w:t>[1]</w:t>
      </w:r>
      <w:r>
        <w:t xml:space="preserve"> </w:t>
      </w:r>
      <w:r w:rsidR="005A4C5A">
        <w:t>CMN_GFD_ERR_019</w:t>
      </w:r>
      <w:r>
        <w:t>}</w:t>
      </w:r>
    </w:p>
    <w:p w:rsidR="004025D7" w:rsidRDefault="004025D7" w:rsidP="004025D7"/>
    <w:p w:rsidR="004025D7" w:rsidRDefault="004025D7">
      <w:pPr>
        <w:pStyle w:val="Heading5"/>
        <w:pPrChange w:id="1126" w:author="Pham Minh Tu" w:date="2019-12-25T16:31:00Z">
          <w:pPr>
            <w:pStyle w:val="Heading4"/>
          </w:pPr>
        </w:pPrChange>
      </w:pPr>
      <w:r>
        <w:t>FileGeneration</w:t>
      </w:r>
    </w:p>
    <w:p w:rsidR="004025D7" w:rsidRDefault="004025D7" w:rsidP="004025D7">
      <w:pPr>
        <w:pStyle w:val="DesignID"/>
      </w:pPr>
      <w:r>
        <w:t>GENERIC_GDD_CLS_004_013: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8655E3">
        <w:tc>
          <w:tcPr>
            <w:tcW w:w="2077" w:type="dxa"/>
            <w:shd w:val="clear" w:color="auto" w:fill="D0CECE"/>
          </w:tcPr>
          <w:p w:rsidR="004025D7" w:rsidRPr="00E2291F" w:rsidRDefault="004025D7" w:rsidP="00CD1F8E">
            <w:pPr>
              <w:rPr>
                <w:b/>
              </w:rPr>
            </w:pPr>
            <w:r w:rsidRPr="00E2291F">
              <w:rPr>
                <w:b/>
              </w:rPr>
              <w:t>Method Name</w:t>
            </w:r>
          </w:p>
        </w:tc>
        <w:tc>
          <w:tcPr>
            <w:tcW w:w="6231" w:type="dxa"/>
            <w:gridSpan w:val="3"/>
            <w:shd w:val="clear" w:color="auto" w:fill="auto"/>
          </w:tcPr>
          <w:p w:rsidR="004025D7" w:rsidRDefault="004025D7" w:rsidP="00CD1F8E">
            <w:r>
              <w:t>FileGeneration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fileName</w:t>
            </w:r>
          </w:p>
        </w:tc>
        <w:tc>
          <w:tcPr>
            <w:tcW w:w="4154" w:type="dxa"/>
            <w:gridSpan w:val="2"/>
            <w:shd w:val="clear" w:color="auto" w:fill="auto"/>
          </w:tcPr>
          <w:p w:rsidR="004025D7" w:rsidRDefault="004025D7" w:rsidP="00CD1F8E">
            <w:r>
              <w:t xml:space="preserve">File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outputDirectory</w:t>
            </w:r>
          </w:p>
        </w:tc>
        <w:tc>
          <w:tcPr>
            <w:tcW w:w="4154" w:type="dxa"/>
            <w:gridSpan w:val="2"/>
            <w:shd w:val="clear" w:color="auto" w:fill="auto"/>
          </w:tcPr>
          <w:p w:rsidR="004025D7" w:rsidRDefault="004025D7" w:rsidP="00CD1F8E">
            <w:r>
              <w:t xml:space="preserve">Output directory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8655E3" w:rsidTr="00CD1F8E">
        <w:tc>
          <w:tcPr>
            <w:tcW w:w="2077" w:type="dxa"/>
            <w:vMerge/>
            <w:shd w:val="clear" w:color="auto" w:fill="D0CECE"/>
          </w:tcPr>
          <w:p w:rsidR="008655E3" w:rsidRPr="00E2291F" w:rsidRDefault="008655E3" w:rsidP="008655E3">
            <w:pPr>
              <w:rPr>
                <w:b/>
              </w:rPr>
            </w:pPr>
          </w:p>
        </w:tc>
        <w:tc>
          <w:tcPr>
            <w:tcW w:w="2077" w:type="dxa"/>
            <w:vMerge w:val="restart"/>
            <w:shd w:val="clear" w:color="auto" w:fill="auto"/>
          </w:tcPr>
          <w:p w:rsidR="008655E3" w:rsidRDefault="008655E3" w:rsidP="008655E3">
            <w:r>
              <w:t xml:space="preserve"> basicConfiguration</w:t>
            </w:r>
          </w:p>
        </w:tc>
        <w:tc>
          <w:tcPr>
            <w:tcW w:w="4154" w:type="dxa"/>
            <w:gridSpan w:val="2"/>
            <w:shd w:val="clear" w:color="auto" w:fill="auto"/>
          </w:tcPr>
          <w:p w:rsidR="008655E3" w:rsidRDefault="008655E3" w:rsidP="008655E3">
            <w:r>
              <w:t xml:space="preserve">Basic configuration </w:t>
            </w:r>
          </w:p>
        </w:tc>
      </w:tr>
      <w:tr w:rsidR="008655E3" w:rsidTr="00CD1F8E">
        <w:tc>
          <w:tcPr>
            <w:tcW w:w="2077" w:type="dxa"/>
            <w:vMerge/>
            <w:shd w:val="clear" w:color="auto" w:fill="D0CECE"/>
          </w:tcPr>
          <w:p w:rsidR="008655E3" w:rsidRPr="00E2291F" w:rsidRDefault="008655E3" w:rsidP="008655E3">
            <w:pPr>
              <w:rPr>
                <w:b/>
              </w:rPr>
            </w:pPr>
          </w:p>
        </w:tc>
        <w:tc>
          <w:tcPr>
            <w:tcW w:w="2077" w:type="dxa"/>
            <w:vMerge/>
            <w:shd w:val="clear" w:color="auto" w:fill="auto"/>
          </w:tcPr>
          <w:p w:rsidR="008655E3" w:rsidRDefault="008655E3" w:rsidP="008655E3"/>
        </w:tc>
        <w:tc>
          <w:tcPr>
            <w:tcW w:w="2077" w:type="dxa"/>
            <w:shd w:val="clear" w:color="auto" w:fill="D3D3D3"/>
          </w:tcPr>
          <w:p w:rsidR="008655E3" w:rsidRDefault="008655E3" w:rsidP="008655E3">
            <w:r>
              <w:t>Range:</w:t>
            </w:r>
          </w:p>
        </w:tc>
        <w:tc>
          <w:tcPr>
            <w:tcW w:w="2077" w:type="dxa"/>
            <w:shd w:val="clear" w:color="auto" w:fill="auto"/>
          </w:tcPr>
          <w:p w:rsidR="008655E3" w:rsidRDefault="008655E3" w:rsidP="008655E3">
            <w:r>
              <w:t>None</w:t>
            </w:r>
          </w:p>
        </w:tc>
      </w:tr>
      <w:tr w:rsidR="008655E3" w:rsidTr="00CD1F8E">
        <w:tc>
          <w:tcPr>
            <w:tcW w:w="2077" w:type="dxa"/>
            <w:vMerge/>
            <w:shd w:val="clear" w:color="auto" w:fill="D0CECE"/>
          </w:tcPr>
          <w:p w:rsidR="008655E3" w:rsidRPr="00E2291F" w:rsidRDefault="008655E3" w:rsidP="008655E3">
            <w:pPr>
              <w:rPr>
                <w:b/>
              </w:rPr>
            </w:pPr>
          </w:p>
        </w:tc>
        <w:tc>
          <w:tcPr>
            <w:tcW w:w="2077" w:type="dxa"/>
            <w:vMerge w:val="restart"/>
            <w:shd w:val="clear" w:color="auto" w:fill="auto"/>
          </w:tcPr>
          <w:p w:rsidR="008655E3" w:rsidRDefault="008655E3" w:rsidP="008655E3">
            <w:r>
              <w:t xml:space="preserve"> runtimeConfiguration</w:t>
            </w:r>
          </w:p>
        </w:tc>
        <w:tc>
          <w:tcPr>
            <w:tcW w:w="4154" w:type="dxa"/>
            <w:gridSpan w:val="2"/>
            <w:shd w:val="clear" w:color="auto" w:fill="auto"/>
          </w:tcPr>
          <w:p w:rsidR="008655E3" w:rsidRDefault="008655E3" w:rsidP="008655E3">
            <w:r>
              <w:t xml:space="preserve">Runtime configuration </w:t>
            </w:r>
          </w:p>
        </w:tc>
      </w:tr>
      <w:tr w:rsidR="008655E3" w:rsidTr="00CD1F8E">
        <w:tc>
          <w:tcPr>
            <w:tcW w:w="2077" w:type="dxa"/>
            <w:vMerge/>
            <w:shd w:val="clear" w:color="auto" w:fill="D0CECE"/>
          </w:tcPr>
          <w:p w:rsidR="008655E3" w:rsidRPr="00E2291F" w:rsidRDefault="008655E3" w:rsidP="008655E3">
            <w:pPr>
              <w:rPr>
                <w:b/>
              </w:rPr>
            </w:pPr>
          </w:p>
        </w:tc>
        <w:tc>
          <w:tcPr>
            <w:tcW w:w="2077" w:type="dxa"/>
            <w:vMerge/>
            <w:shd w:val="clear" w:color="auto" w:fill="auto"/>
          </w:tcPr>
          <w:p w:rsidR="008655E3" w:rsidRDefault="008655E3" w:rsidP="008655E3"/>
        </w:tc>
        <w:tc>
          <w:tcPr>
            <w:tcW w:w="2077" w:type="dxa"/>
            <w:shd w:val="clear" w:color="auto" w:fill="D3D3D3"/>
          </w:tcPr>
          <w:p w:rsidR="008655E3" w:rsidRDefault="008655E3" w:rsidP="008655E3">
            <w:r>
              <w:t>Range:</w:t>
            </w:r>
          </w:p>
        </w:tc>
        <w:tc>
          <w:tcPr>
            <w:tcW w:w="2077" w:type="dxa"/>
            <w:shd w:val="clear" w:color="auto" w:fill="auto"/>
          </w:tcPr>
          <w:p w:rsidR="008655E3" w:rsidRDefault="008655E3" w:rsidP="008655E3">
            <w:r>
              <w:t>None</w:t>
            </w:r>
          </w:p>
        </w:tc>
      </w:tr>
      <w:tr w:rsidR="008655E3" w:rsidTr="00CD1F8E">
        <w:tc>
          <w:tcPr>
            <w:tcW w:w="2077" w:type="dxa"/>
            <w:vMerge/>
            <w:shd w:val="clear" w:color="auto" w:fill="D0CECE"/>
          </w:tcPr>
          <w:p w:rsidR="008655E3" w:rsidRPr="00E2291F" w:rsidRDefault="008655E3" w:rsidP="008655E3">
            <w:pPr>
              <w:rPr>
                <w:b/>
              </w:rPr>
            </w:pPr>
          </w:p>
        </w:tc>
        <w:tc>
          <w:tcPr>
            <w:tcW w:w="2077" w:type="dxa"/>
            <w:vMerge w:val="restart"/>
            <w:shd w:val="clear" w:color="auto" w:fill="auto"/>
          </w:tcPr>
          <w:p w:rsidR="008655E3" w:rsidRDefault="008655E3" w:rsidP="008655E3">
            <w:r>
              <w:t xml:space="preserve"> intermediateData</w:t>
            </w:r>
          </w:p>
        </w:tc>
        <w:tc>
          <w:tcPr>
            <w:tcW w:w="4154" w:type="dxa"/>
            <w:gridSpan w:val="2"/>
            <w:shd w:val="clear" w:color="auto" w:fill="auto"/>
          </w:tcPr>
          <w:p w:rsidR="008655E3" w:rsidRDefault="008655E3" w:rsidP="008655E3">
            <w:r>
              <w:t>Intermediate Data</w:t>
            </w:r>
          </w:p>
        </w:tc>
      </w:tr>
      <w:tr w:rsidR="008655E3" w:rsidTr="00CD1F8E">
        <w:tc>
          <w:tcPr>
            <w:tcW w:w="2077" w:type="dxa"/>
            <w:vMerge/>
            <w:shd w:val="clear" w:color="auto" w:fill="D0CECE"/>
          </w:tcPr>
          <w:p w:rsidR="008655E3" w:rsidRPr="00E2291F" w:rsidRDefault="008655E3" w:rsidP="008655E3">
            <w:pPr>
              <w:rPr>
                <w:b/>
              </w:rPr>
            </w:pPr>
          </w:p>
        </w:tc>
        <w:tc>
          <w:tcPr>
            <w:tcW w:w="2077" w:type="dxa"/>
            <w:vMerge/>
            <w:shd w:val="clear" w:color="auto" w:fill="auto"/>
          </w:tcPr>
          <w:p w:rsidR="008655E3" w:rsidRDefault="008655E3" w:rsidP="008655E3"/>
        </w:tc>
        <w:tc>
          <w:tcPr>
            <w:tcW w:w="2077" w:type="dxa"/>
            <w:shd w:val="clear" w:color="auto" w:fill="D3D3D3"/>
          </w:tcPr>
          <w:p w:rsidR="008655E3" w:rsidRDefault="008655E3" w:rsidP="008655E3">
            <w:r>
              <w:t>Range:</w:t>
            </w:r>
          </w:p>
        </w:tc>
        <w:tc>
          <w:tcPr>
            <w:tcW w:w="2077" w:type="dxa"/>
            <w:shd w:val="clear" w:color="auto" w:fill="auto"/>
          </w:tcPr>
          <w:p w:rsidR="008655E3" w:rsidRDefault="008655E3" w:rsidP="008655E3">
            <w:r>
              <w:t>None</w:t>
            </w:r>
          </w:p>
        </w:tc>
      </w:tr>
      <w:tr w:rsidR="008655E3" w:rsidTr="00CD1F8E">
        <w:tc>
          <w:tcPr>
            <w:tcW w:w="2077" w:type="dxa"/>
            <w:shd w:val="clear" w:color="auto" w:fill="D0CECE"/>
          </w:tcPr>
          <w:p w:rsidR="008655E3" w:rsidRPr="00E2291F" w:rsidRDefault="008655E3" w:rsidP="008655E3">
            <w:pPr>
              <w:rPr>
                <w:b/>
              </w:rPr>
            </w:pPr>
            <w:r w:rsidRPr="00E2291F">
              <w:rPr>
                <w:b/>
              </w:rPr>
              <w:t>Return</w:t>
            </w:r>
          </w:p>
        </w:tc>
        <w:tc>
          <w:tcPr>
            <w:tcW w:w="6231" w:type="dxa"/>
            <w:gridSpan w:val="3"/>
            <w:shd w:val="clear" w:color="auto" w:fill="auto"/>
          </w:tcPr>
          <w:p w:rsidR="008655E3" w:rsidRDefault="008655E3" w:rsidP="008655E3">
            <w:r>
              <w:t xml:space="preserve">None </w:t>
            </w:r>
          </w:p>
        </w:tc>
      </w:tr>
      <w:tr w:rsidR="008655E3" w:rsidTr="00CD1F8E">
        <w:tc>
          <w:tcPr>
            <w:tcW w:w="2077" w:type="dxa"/>
            <w:shd w:val="clear" w:color="auto" w:fill="D0CECE"/>
          </w:tcPr>
          <w:p w:rsidR="008655E3" w:rsidRPr="00E2291F" w:rsidRDefault="008655E3" w:rsidP="008655E3">
            <w:pPr>
              <w:rPr>
                <w:b/>
              </w:rPr>
            </w:pPr>
            <w:r w:rsidRPr="00E2291F">
              <w:rPr>
                <w:b/>
              </w:rPr>
              <w:t>Generated Value</w:t>
            </w:r>
          </w:p>
        </w:tc>
        <w:tc>
          <w:tcPr>
            <w:tcW w:w="6231" w:type="dxa"/>
            <w:gridSpan w:val="3"/>
            <w:shd w:val="clear" w:color="auto" w:fill="auto"/>
          </w:tcPr>
          <w:p w:rsidR="008655E3" w:rsidRDefault="008655E3" w:rsidP="008655E3">
            <w:r>
              <w:t xml:space="preserve"> None </w:t>
            </w:r>
          </w:p>
        </w:tc>
      </w:tr>
      <w:tr w:rsidR="008655E3" w:rsidTr="00CD1F8E">
        <w:tc>
          <w:tcPr>
            <w:tcW w:w="2077" w:type="dxa"/>
            <w:shd w:val="clear" w:color="auto" w:fill="D0CECE"/>
          </w:tcPr>
          <w:p w:rsidR="008655E3" w:rsidRPr="00E2291F" w:rsidRDefault="008655E3" w:rsidP="008655E3">
            <w:pPr>
              <w:rPr>
                <w:b/>
              </w:rPr>
            </w:pPr>
            <w:r w:rsidRPr="00E2291F">
              <w:rPr>
                <w:b/>
              </w:rPr>
              <w:t>Description</w:t>
            </w:r>
          </w:p>
        </w:tc>
        <w:tc>
          <w:tcPr>
            <w:tcW w:w="6231" w:type="dxa"/>
            <w:gridSpan w:val="3"/>
            <w:shd w:val="clear" w:color="auto" w:fill="auto"/>
          </w:tcPr>
          <w:p w:rsidR="008655E3" w:rsidRDefault="008655E3" w:rsidP="008655E3">
            <w:pPr>
              <w:pStyle w:val="SourceCode"/>
            </w:pPr>
            <w:r>
              <w:t>File generation constructor with arguments</w:t>
            </w:r>
          </w:p>
          <w:p w:rsidR="008655E3" w:rsidRDefault="008655E3" w:rsidP="008655E3">
            <w:pPr>
              <w:pStyle w:val="SourceCode"/>
            </w:pPr>
            <w:r>
              <w:t>Algorithm:</w:t>
            </w:r>
            <w:r>
              <w:br/>
              <w:t>Init values such as file name, output directory, basic configuration,</w:t>
            </w:r>
            <w:r>
              <w:br/>
              <w:t xml:space="preserve"> runtime configuration, intermediate data</w:t>
            </w:r>
          </w:p>
        </w:tc>
      </w:tr>
    </w:tbl>
    <w:p w:rsidR="004025D7" w:rsidRDefault="0072097B" w:rsidP="004025D7">
      <w:pPr>
        <w:pStyle w:val="RefReq"/>
      </w:pPr>
      <w:r>
        <w:t xml:space="preserve">{Ref: </w:t>
      </w:r>
      <w:r w:rsidRPr="001402A7">
        <w:rPr>
          <w:rFonts w:cs="Arial"/>
          <w:szCs w:val="20"/>
        </w:rPr>
        <w:t>GENERIC_TFD_</w:t>
      </w:r>
      <w:del w:id="1127" w:author="Pham Minh Tu" w:date="2020-01-03T14:49:00Z">
        <w:r w:rsidRPr="001402A7" w:rsidDel="00C311A1">
          <w:rPr>
            <w:rFonts w:cs="Arial"/>
            <w:szCs w:val="20"/>
          </w:rPr>
          <w:delText>X1x</w:delText>
        </w:r>
      </w:del>
      <w:ins w:id="1128" w:author="Pham Minh Tu" w:date="2020-01-03T14:49:00Z">
        <w:r w:rsidR="00C311A1">
          <w:rPr>
            <w:rFonts w:cs="Arial"/>
            <w:szCs w:val="20"/>
          </w:rPr>
          <w:t>X2x</w:t>
        </w:r>
      </w:ins>
      <w:r w:rsidRPr="001402A7">
        <w:rPr>
          <w:rFonts w:cs="Arial"/>
          <w:szCs w:val="20"/>
        </w:rPr>
        <w:t>_GT_SAMPUSG</w:t>
      </w:r>
      <w:r w:rsidRPr="001402A7">
        <w:t>_</w:t>
      </w:r>
      <w:r w:rsidRPr="001402A7">
        <w:rPr>
          <w:rFonts w:cs="Arial"/>
          <w:szCs w:val="20"/>
        </w:rPr>
        <w:t>007</w:t>
      </w:r>
      <w:r>
        <w:rPr>
          <w:rFonts w:cs="Arial"/>
          <w:szCs w:val="20"/>
        </w:rPr>
        <w:t xml:space="preserve">, </w:t>
      </w:r>
      <w:r w:rsidRPr="00E451BA">
        <w:t>GENERIC_TFD_</w:t>
      </w:r>
      <w:del w:id="1129" w:author="Pham Minh Tu" w:date="2020-01-03T14:49:00Z">
        <w:r w:rsidRPr="00E451BA" w:rsidDel="00C311A1">
          <w:delText>X1x</w:delText>
        </w:r>
      </w:del>
      <w:ins w:id="1130" w:author="Pham Minh Tu" w:date="2020-01-03T14:49:00Z">
        <w:r w:rsidR="00C311A1">
          <w:t>X2x</w:t>
        </w:r>
      </w:ins>
      <w:r w:rsidRPr="00E451BA">
        <w:t>_GT_SAMPUSG_008</w:t>
      </w:r>
      <w:r w:rsidR="004025D7">
        <w:t>}</w:t>
      </w:r>
    </w:p>
    <w:p w:rsidR="004025D7" w:rsidRDefault="004025D7" w:rsidP="004025D7"/>
    <w:p w:rsidR="004025D7" w:rsidRDefault="004025D7">
      <w:pPr>
        <w:pStyle w:val="Heading5"/>
        <w:pPrChange w:id="1131" w:author="Pham Minh Tu" w:date="2019-12-25T16:31:00Z">
          <w:pPr>
            <w:pStyle w:val="Heading4"/>
          </w:pPr>
        </w:pPrChange>
      </w:pPr>
      <w:r>
        <w:t>GenCOPYRIGHTSection</w:t>
      </w:r>
    </w:p>
    <w:p w:rsidR="004025D7" w:rsidRDefault="004025D7" w:rsidP="004025D7">
      <w:pPr>
        <w:pStyle w:val="DesignID"/>
      </w:pPr>
      <w:r>
        <w:t>GENERIC_GDD_CLS_004_014: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GenCOPYRIGHTSection</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copyright section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32" w:author="Pham Minh Tu" w:date="2019-12-25T16:31:00Z">
          <w:pPr>
            <w:pStyle w:val="Heading4"/>
          </w:pPr>
        </w:pPrChange>
      </w:pPr>
      <w:r>
        <w:t>GenEND_OF_FILE</w:t>
      </w:r>
    </w:p>
    <w:p w:rsidR="004025D7" w:rsidRDefault="004025D7" w:rsidP="004025D7">
      <w:pPr>
        <w:pStyle w:val="DesignID"/>
      </w:pPr>
      <w:r>
        <w:t>GENERIC_GDD_CLS_004_015: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GenEND_OF_FILE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end of file section</w:t>
            </w:r>
          </w:p>
          <w:p w:rsidR="004025D7" w:rsidRDefault="004025D7" w:rsidP="00CD1F8E">
            <w:pPr>
              <w:pStyle w:val="SourceCode"/>
            </w:pPr>
            <w:r>
              <w:t>Algorithm:</w:t>
            </w:r>
            <w:r>
              <w:br/>
              <w:t>Generate end of file section. An abstract method overrided by specific module</w:t>
            </w:r>
            <w:r>
              <w:br/>
              <w:t xml:space="preserve"> to provide end of file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33" w:author="Pham Minh Tu" w:date="2019-12-25T16:31:00Z">
          <w:pPr>
            <w:pStyle w:val="Heading4"/>
          </w:pPr>
        </w:pPrChange>
      </w:pPr>
      <w:r>
        <w:t>GenIncludeSection</w:t>
      </w:r>
    </w:p>
    <w:p w:rsidR="004025D7" w:rsidRDefault="004025D7" w:rsidP="004025D7">
      <w:pPr>
        <w:pStyle w:val="DesignID"/>
      </w:pPr>
      <w:r>
        <w:t>GENERIC_GDD_CLS_004_016: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GenIncludeSection</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include section</w:t>
            </w:r>
          </w:p>
          <w:p w:rsidR="004025D7" w:rsidRDefault="004025D7" w:rsidP="00CD1F8E">
            <w:pPr>
              <w:pStyle w:val="SourceCode"/>
            </w:pPr>
            <w:r>
              <w:t>Algorithm:</w:t>
            </w:r>
            <w:r>
              <w:br/>
              <w:t>Generate include section. An abstract method overrided by specific module</w:t>
            </w:r>
            <w:r>
              <w:br/>
              <w:t xml:space="preserve"> to provide include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34" w:author="Pham Minh Tu" w:date="2019-12-25T16:31:00Z">
          <w:pPr>
            <w:pStyle w:val="Heading4"/>
          </w:pPr>
        </w:pPrChange>
      </w:pPr>
      <w:r>
        <w:t>GenVersionInformationSection</w:t>
      </w:r>
    </w:p>
    <w:p w:rsidR="004025D7" w:rsidRDefault="004025D7" w:rsidP="004025D7">
      <w:pPr>
        <w:pStyle w:val="DesignID"/>
      </w:pPr>
      <w:r>
        <w:t>GENERIC_GDD_CLS_004_018: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1038" w:type="dxa"/>
            <w:gridSpan w:val="3"/>
            <w:shd w:val="clear" w:color="auto" w:fill="auto"/>
          </w:tcPr>
          <w:p w:rsidR="004025D7" w:rsidRDefault="004025D7" w:rsidP="00CD1F8E">
            <w:r>
              <w:t>GenVersionInformationSection</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version information section</w:t>
            </w:r>
          </w:p>
          <w:p w:rsidR="004025D7" w:rsidRDefault="004025D7" w:rsidP="00CD1F8E">
            <w:pPr>
              <w:pStyle w:val="SourceCode"/>
            </w:pPr>
            <w:r>
              <w:t>Algorithm:</w:t>
            </w:r>
            <w:r>
              <w:br/>
              <w:t>Generate version information. An abstract method overrided by specific module</w:t>
            </w:r>
            <w:r>
              <w:br/>
              <w:t xml:space="preserve"> to provide version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35" w:author="Pham Minh Tu" w:date="2019-12-25T16:31:00Z">
          <w:pPr>
            <w:pStyle w:val="Heading4"/>
          </w:pPr>
        </w:pPrChange>
      </w:pPr>
      <w:r>
        <w:t>Gen_GentoolVersion</w:t>
      </w:r>
    </w:p>
    <w:p w:rsidR="004025D7" w:rsidRDefault="004025D7" w:rsidP="004025D7">
      <w:pPr>
        <w:pStyle w:val="DesignID"/>
      </w:pPr>
      <w:r>
        <w:t>GENERIC_GDD_CLS_004_019: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Gen_GentoolVersion</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tool version section</w:t>
            </w:r>
          </w:p>
          <w:p w:rsidR="004025D7" w:rsidRDefault="004025D7" w:rsidP="00CD1F8E">
            <w:pPr>
              <w:pStyle w:val="SourceCode"/>
            </w:pPr>
            <w:r>
              <w:t>Algorithm:</w:t>
            </w:r>
            <w:r>
              <w:br/>
              <w:t>Generate tool version from template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36" w:author="Pham Minh Tu" w:date="2019-12-25T16:31:00Z">
          <w:pPr>
            <w:pStyle w:val="Heading4"/>
          </w:pPr>
        </w:pPrChange>
      </w:pPr>
      <w:r>
        <w:t>Gen_InputFiles</w:t>
      </w:r>
    </w:p>
    <w:p w:rsidR="004025D7" w:rsidRDefault="004025D7" w:rsidP="004025D7">
      <w:pPr>
        <w:pStyle w:val="DesignID"/>
      </w:pPr>
      <w:r>
        <w:t>GENERIC_GDD_CLS_004_020: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Gen_InputFiles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input files' paths</w:t>
            </w:r>
          </w:p>
          <w:p w:rsidR="004025D7" w:rsidRDefault="004025D7" w:rsidP="00CD1F8E">
            <w:pPr>
              <w:pStyle w:val="SourceCode"/>
            </w:pPr>
            <w:r>
              <w:t>Algorithm:</w:t>
            </w:r>
            <w:r>
              <w:br/>
              <w:t>Generate file paths which are inputs to generation tool by using a template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137" w:author="Pham Minh Tu" w:date="2019-12-25T16:31:00Z">
          <w:pPr>
            <w:pStyle w:val="Heading2"/>
          </w:pPr>
        </w:pPrChange>
      </w:pPr>
      <w:bookmarkStart w:id="1138" w:name="_Toc29218956"/>
      <w:r>
        <w:lastRenderedPageBreak/>
        <w:t>Renesas::Generator::MCALConfGen::Business::Generation::Generation</w:t>
      </w:r>
      <w:bookmarkEnd w:id="113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Generation.cs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Generation class that look up all classes used to generate .h and .c files and call their GenerateFile method.</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Instance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78456C" w:rsidP="00CD1F8E">
            <w:pPr>
              <w:spacing w:afterAutospacing="1"/>
            </w:pPr>
            <w:r w:rsidRPr="0078456C">
              <w:t>Generation instance used by ObjectFactory to get a new Generation object</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basicConfiguration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basic configuration information such as module name, module id,...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runtimeConfiguration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runtime configuration information such as cdf files, SrcOutputDirectory,...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intermediateData</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intermediate data is used to get calculated values by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GenerateOuput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Generate all output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Generation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Generation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None</w:t>
            </w:r>
          </w:p>
        </w:tc>
      </w:tr>
    </w:tbl>
    <w:p w:rsidR="004025D7" w:rsidRDefault="004025D7">
      <w:pPr>
        <w:pStyle w:val="Heading4"/>
        <w:pPrChange w:id="1139" w:author="Pham Minh Tu" w:date="2019-12-25T16:31:00Z">
          <w:pPr>
            <w:pStyle w:val="Heading3"/>
          </w:pPr>
        </w:pPrChange>
      </w:pPr>
      <w:r>
        <w:t>Fields</w:t>
      </w:r>
    </w:p>
    <w:p w:rsidR="004025D7" w:rsidRDefault="004025D7">
      <w:pPr>
        <w:pStyle w:val="Heading5"/>
        <w:pPrChange w:id="1140" w:author="Pham Minh Tu" w:date="2019-12-25T16:31:00Z">
          <w:pPr>
            <w:pStyle w:val="Heading4"/>
          </w:pPr>
        </w:pPrChange>
      </w:pPr>
      <w:r>
        <w:t>Instance</w:t>
      </w:r>
    </w:p>
    <w:p w:rsidR="004025D7" w:rsidRDefault="004025D7" w:rsidP="004025D7">
      <w:pPr>
        <w:pStyle w:val="DesignID"/>
      </w:pPr>
      <w:r>
        <w:t>GENERIC_GDD_CLS_005_001: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Instance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Generation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CD1F8E">
            <w:r w:rsidRPr="00851B78">
              <w:t>Generation instance used by ObjectFactory to get a new Generation object</w:t>
            </w:r>
          </w:p>
        </w:tc>
      </w:tr>
    </w:tbl>
    <w:p w:rsidR="004025D7" w:rsidRDefault="004025D7" w:rsidP="004025D7"/>
    <w:p w:rsidR="004025D7" w:rsidRDefault="004025D7">
      <w:pPr>
        <w:pStyle w:val="Heading5"/>
        <w:pPrChange w:id="1141" w:author="Pham Minh Tu" w:date="2019-12-25T16:32:00Z">
          <w:pPr>
            <w:pStyle w:val="Heading4"/>
          </w:pPr>
        </w:pPrChange>
      </w:pPr>
      <w:r>
        <w:t>basicConfiguration</w:t>
      </w:r>
    </w:p>
    <w:p w:rsidR="004025D7" w:rsidRDefault="004025D7" w:rsidP="004025D7">
      <w:pPr>
        <w:pStyle w:val="DesignID"/>
      </w:pPr>
      <w:r>
        <w:t>GENERIC_GDD_CLS_005_002: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basicConfiguration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IBasicConfiguration</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basic configuration information such as module name, module id,... </w:t>
            </w:r>
          </w:p>
        </w:tc>
      </w:tr>
    </w:tbl>
    <w:p w:rsidR="004025D7" w:rsidRDefault="004025D7" w:rsidP="004025D7"/>
    <w:p w:rsidR="004025D7" w:rsidRDefault="004025D7">
      <w:pPr>
        <w:pStyle w:val="Heading5"/>
        <w:pPrChange w:id="1142" w:author="Pham Minh Tu" w:date="2019-12-25T16:32:00Z">
          <w:pPr>
            <w:pStyle w:val="Heading4"/>
          </w:pPr>
        </w:pPrChange>
      </w:pPr>
      <w:r>
        <w:t>runtimeConfiguration</w:t>
      </w:r>
    </w:p>
    <w:p w:rsidR="004025D7" w:rsidRDefault="004025D7" w:rsidP="004025D7">
      <w:pPr>
        <w:pStyle w:val="DesignID"/>
      </w:pPr>
      <w:r>
        <w:t>GENERIC_GDD_CLS_005_003: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runtimeConfiguration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IRuntimeConfiguration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runtime configuration information such as cdf files, SrcOutputDirectory,... </w:t>
            </w:r>
          </w:p>
        </w:tc>
      </w:tr>
    </w:tbl>
    <w:p w:rsidR="004025D7" w:rsidRDefault="004025D7" w:rsidP="004025D7"/>
    <w:p w:rsidR="004025D7" w:rsidRDefault="004025D7">
      <w:pPr>
        <w:pStyle w:val="Heading5"/>
        <w:pPrChange w:id="1143" w:author="Pham Minh Tu" w:date="2019-12-25T16:32:00Z">
          <w:pPr>
            <w:pStyle w:val="Heading4"/>
          </w:pPr>
        </w:pPrChange>
      </w:pPr>
      <w:r>
        <w:t>intermediateData</w:t>
      </w:r>
    </w:p>
    <w:p w:rsidR="004025D7" w:rsidRDefault="004025D7" w:rsidP="004025D7">
      <w:pPr>
        <w:pStyle w:val="DesignID"/>
      </w:pPr>
      <w:r>
        <w:t>GENERIC_GDD_CLS_005_004: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intermediateData</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IIntermediateData</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intermediate data is used to get calculated values by </w:t>
            </w:r>
          </w:p>
        </w:tc>
      </w:tr>
    </w:tbl>
    <w:p w:rsidR="004025D7" w:rsidRDefault="004025D7" w:rsidP="004025D7"/>
    <w:p w:rsidR="004025D7" w:rsidRDefault="004025D7">
      <w:pPr>
        <w:pStyle w:val="Heading4"/>
        <w:pPrChange w:id="1144" w:author="Pham Minh Tu" w:date="2019-12-25T16:32:00Z">
          <w:pPr>
            <w:pStyle w:val="Heading3"/>
          </w:pPr>
        </w:pPrChange>
      </w:pPr>
      <w:r>
        <w:t>Methods</w:t>
      </w:r>
    </w:p>
    <w:p w:rsidR="004025D7" w:rsidRDefault="004025D7">
      <w:pPr>
        <w:pStyle w:val="Heading5"/>
        <w:pPrChange w:id="1145" w:author="Pham Minh Tu" w:date="2019-12-25T16:32:00Z">
          <w:pPr>
            <w:pStyle w:val="Heading4"/>
          </w:pPr>
        </w:pPrChange>
      </w:pPr>
      <w:r>
        <w:t>GenerateOuput</w:t>
      </w:r>
    </w:p>
    <w:p w:rsidR="004025D7" w:rsidRDefault="004025D7" w:rsidP="004025D7">
      <w:pPr>
        <w:pStyle w:val="DesignID"/>
      </w:pPr>
      <w:r>
        <w:t>GENERIC_GDD_CLS_005_005: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GenerateOuput</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all output files</w:t>
            </w:r>
          </w:p>
          <w:p w:rsidR="004025D7" w:rsidRDefault="004025D7" w:rsidP="00CD1F8E">
            <w:pPr>
              <w:pStyle w:val="SourceCode"/>
            </w:pPr>
            <w:r>
              <w:t>Algorithm:</w:t>
            </w:r>
            <w:r>
              <w:br/>
              <w:t>Get all instances having interface IFileGeneration</w:t>
            </w:r>
            <w:r>
              <w:br/>
              <w:t xml:space="preserve"> For each instance</w:t>
            </w:r>
            <w:r>
              <w:br/>
              <w:t xml:space="preserve">     Generate a file</w:t>
            </w:r>
            <w:r>
              <w:br/>
              <w:t xml:space="preserve"> End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46" w:author="Pham Minh Tu" w:date="2019-12-25T16:32:00Z">
          <w:pPr>
            <w:pStyle w:val="Heading4"/>
          </w:pPr>
        </w:pPrChange>
      </w:pPr>
      <w:r>
        <w:lastRenderedPageBreak/>
        <w:t>Generation</w:t>
      </w:r>
    </w:p>
    <w:p w:rsidR="004025D7" w:rsidRDefault="004025D7" w:rsidP="004025D7">
      <w:pPr>
        <w:pStyle w:val="DesignID"/>
      </w:pPr>
      <w:r>
        <w:t>GENERIC_GDD_CLS_005_006: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Generation</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rsidRPr="005B07B4">
              <w:t>Generation constructor without arguments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47" w:author="Pham Minh Tu" w:date="2019-12-25T16:32:00Z">
          <w:pPr>
            <w:pStyle w:val="Heading4"/>
          </w:pPr>
        </w:pPrChange>
      </w:pPr>
      <w:r>
        <w:t>Generation</w:t>
      </w:r>
    </w:p>
    <w:p w:rsidR="004025D7" w:rsidRDefault="004025D7" w:rsidP="004025D7">
      <w:pPr>
        <w:pStyle w:val="DesignID"/>
      </w:pPr>
      <w:r>
        <w:t>GENERIC_GDD_CLS_005_007: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8655E3">
        <w:tc>
          <w:tcPr>
            <w:tcW w:w="2077" w:type="dxa"/>
            <w:shd w:val="clear" w:color="auto" w:fill="D0CECE"/>
          </w:tcPr>
          <w:p w:rsidR="004025D7" w:rsidRPr="00E2291F" w:rsidRDefault="004025D7" w:rsidP="00CD1F8E">
            <w:pPr>
              <w:rPr>
                <w:b/>
              </w:rPr>
            </w:pPr>
            <w:r w:rsidRPr="00E2291F">
              <w:rPr>
                <w:b/>
              </w:rPr>
              <w:t>Method Name</w:t>
            </w:r>
          </w:p>
        </w:tc>
        <w:tc>
          <w:tcPr>
            <w:tcW w:w="6231" w:type="dxa"/>
            <w:gridSpan w:val="3"/>
            <w:shd w:val="clear" w:color="auto" w:fill="auto"/>
          </w:tcPr>
          <w:p w:rsidR="004025D7" w:rsidRDefault="004025D7" w:rsidP="00CD1F8E">
            <w:r>
              <w:t>Generation</w:t>
            </w:r>
          </w:p>
        </w:tc>
      </w:tr>
      <w:tr w:rsidR="008655E3" w:rsidTr="00CD1F8E">
        <w:tc>
          <w:tcPr>
            <w:tcW w:w="2077" w:type="dxa"/>
            <w:vMerge w:val="restart"/>
            <w:shd w:val="clear" w:color="auto" w:fill="D0CECE"/>
          </w:tcPr>
          <w:p w:rsidR="008655E3" w:rsidRPr="00E2291F" w:rsidRDefault="008655E3" w:rsidP="008655E3">
            <w:pPr>
              <w:rPr>
                <w:b/>
              </w:rPr>
            </w:pPr>
            <w:r w:rsidRPr="00E2291F">
              <w:rPr>
                <w:b/>
              </w:rPr>
              <w:t>Arguments</w:t>
            </w:r>
          </w:p>
        </w:tc>
        <w:tc>
          <w:tcPr>
            <w:tcW w:w="2077" w:type="dxa"/>
            <w:vMerge w:val="restart"/>
            <w:shd w:val="clear" w:color="auto" w:fill="auto"/>
          </w:tcPr>
          <w:p w:rsidR="008655E3" w:rsidRDefault="008655E3" w:rsidP="008655E3">
            <w:r>
              <w:t xml:space="preserve"> basicConfiguration</w:t>
            </w:r>
          </w:p>
        </w:tc>
        <w:tc>
          <w:tcPr>
            <w:tcW w:w="4154" w:type="dxa"/>
            <w:gridSpan w:val="2"/>
            <w:shd w:val="clear" w:color="auto" w:fill="auto"/>
          </w:tcPr>
          <w:p w:rsidR="008655E3" w:rsidRDefault="008655E3" w:rsidP="008655E3">
            <w:r>
              <w:t xml:space="preserve">Basic configuration </w:t>
            </w:r>
          </w:p>
        </w:tc>
      </w:tr>
      <w:tr w:rsidR="008655E3" w:rsidTr="00CD1F8E">
        <w:tc>
          <w:tcPr>
            <w:tcW w:w="2077" w:type="dxa"/>
            <w:vMerge/>
            <w:shd w:val="clear" w:color="auto" w:fill="D0CECE"/>
          </w:tcPr>
          <w:p w:rsidR="008655E3" w:rsidRPr="00E2291F" w:rsidRDefault="008655E3" w:rsidP="008655E3">
            <w:pPr>
              <w:rPr>
                <w:b/>
              </w:rPr>
            </w:pPr>
          </w:p>
        </w:tc>
        <w:tc>
          <w:tcPr>
            <w:tcW w:w="2077" w:type="dxa"/>
            <w:vMerge/>
            <w:shd w:val="clear" w:color="auto" w:fill="auto"/>
          </w:tcPr>
          <w:p w:rsidR="008655E3" w:rsidRDefault="008655E3" w:rsidP="008655E3"/>
        </w:tc>
        <w:tc>
          <w:tcPr>
            <w:tcW w:w="2077" w:type="dxa"/>
            <w:shd w:val="clear" w:color="auto" w:fill="D3D3D3"/>
          </w:tcPr>
          <w:p w:rsidR="008655E3" w:rsidRDefault="008655E3" w:rsidP="008655E3">
            <w:r>
              <w:t>Range:</w:t>
            </w:r>
          </w:p>
        </w:tc>
        <w:tc>
          <w:tcPr>
            <w:tcW w:w="2077" w:type="dxa"/>
            <w:shd w:val="clear" w:color="auto" w:fill="auto"/>
          </w:tcPr>
          <w:p w:rsidR="008655E3" w:rsidRDefault="008655E3" w:rsidP="008655E3">
            <w:r>
              <w:t>None</w:t>
            </w:r>
          </w:p>
        </w:tc>
      </w:tr>
      <w:tr w:rsidR="008655E3" w:rsidTr="00CD1F8E">
        <w:tc>
          <w:tcPr>
            <w:tcW w:w="2077" w:type="dxa"/>
            <w:vMerge/>
            <w:shd w:val="clear" w:color="auto" w:fill="D0CECE"/>
          </w:tcPr>
          <w:p w:rsidR="008655E3" w:rsidRPr="00E2291F" w:rsidRDefault="008655E3" w:rsidP="008655E3">
            <w:pPr>
              <w:rPr>
                <w:b/>
              </w:rPr>
            </w:pPr>
          </w:p>
        </w:tc>
        <w:tc>
          <w:tcPr>
            <w:tcW w:w="2077" w:type="dxa"/>
            <w:vMerge w:val="restart"/>
            <w:shd w:val="clear" w:color="auto" w:fill="auto"/>
          </w:tcPr>
          <w:p w:rsidR="008655E3" w:rsidRDefault="008655E3" w:rsidP="008655E3">
            <w:r>
              <w:t xml:space="preserve"> runtimeConfiguration</w:t>
            </w:r>
          </w:p>
        </w:tc>
        <w:tc>
          <w:tcPr>
            <w:tcW w:w="4154" w:type="dxa"/>
            <w:gridSpan w:val="2"/>
            <w:shd w:val="clear" w:color="auto" w:fill="auto"/>
          </w:tcPr>
          <w:p w:rsidR="008655E3" w:rsidRDefault="008655E3" w:rsidP="008655E3">
            <w:r>
              <w:t>Runtime configuration</w:t>
            </w:r>
          </w:p>
        </w:tc>
      </w:tr>
      <w:tr w:rsidR="008655E3" w:rsidTr="00CD1F8E">
        <w:tc>
          <w:tcPr>
            <w:tcW w:w="2077" w:type="dxa"/>
            <w:vMerge/>
            <w:shd w:val="clear" w:color="auto" w:fill="D0CECE"/>
          </w:tcPr>
          <w:p w:rsidR="008655E3" w:rsidRPr="00E2291F" w:rsidRDefault="008655E3" w:rsidP="008655E3">
            <w:pPr>
              <w:rPr>
                <w:b/>
              </w:rPr>
            </w:pPr>
          </w:p>
        </w:tc>
        <w:tc>
          <w:tcPr>
            <w:tcW w:w="2077" w:type="dxa"/>
            <w:vMerge/>
            <w:shd w:val="clear" w:color="auto" w:fill="auto"/>
          </w:tcPr>
          <w:p w:rsidR="008655E3" w:rsidRDefault="008655E3" w:rsidP="008655E3"/>
        </w:tc>
        <w:tc>
          <w:tcPr>
            <w:tcW w:w="2077" w:type="dxa"/>
            <w:shd w:val="clear" w:color="auto" w:fill="D3D3D3"/>
          </w:tcPr>
          <w:p w:rsidR="008655E3" w:rsidRDefault="008655E3" w:rsidP="008655E3">
            <w:r>
              <w:t>Range:</w:t>
            </w:r>
          </w:p>
        </w:tc>
        <w:tc>
          <w:tcPr>
            <w:tcW w:w="2077" w:type="dxa"/>
            <w:shd w:val="clear" w:color="auto" w:fill="auto"/>
          </w:tcPr>
          <w:p w:rsidR="008655E3" w:rsidRDefault="008655E3" w:rsidP="008655E3">
            <w:r>
              <w:t>None</w:t>
            </w:r>
          </w:p>
        </w:tc>
      </w:tr>
      <w:tr w:rsidR="008655E3" w:rsidTr="00CD1F8E">
        <w:tc>
          <w:tcPr>
            <w:tcW w:w="2077" w:type="dxa"/>
            <w:vMerge/>
            <w:shd w:val="clear" w:color="auto" w:fill="D0CECE"/>
          </w:tcPr>
          <w:p w:rsidR="008655E3" w:rsidRPr="00E2291F" w:rsidRDefault="008655E3" w:rsidP="008655E3">
            <w:pPr>
              <w:rPr>
                <w:b/>
              </w:rPr>
            </w:pPr>
          </w:p>
        </w:tc>
        <w:tc>
          <w:tcPr>
            <w:tcW w:w="2077" w:type="dxa"/>
            <w:vMerge w:val="restart"/>
            <w:shd w:val="clear" w:color="auto" w:fill="auto"/>
          </w:tcPr>
          <w:p w:rsidR="008655E3" w:rsidRDefault="008655E3" w:rsidP="008655E3">
            <w:r>
              <w:t xml:space="preserve"> intermediateData</w:t>
            </w:r>
          </w:p>
        </w:tc>
        <w:tc>
          <w:tcPr>
            <w:tcW w:w="4154" w:type="dxa"/>
            <w:gridSpan w:val="2"/>
            <w:shd w:val="clear" w:color="auto" w:fill="auto"/>
          </w:tcPr>
          <w:p w:rsidR="008655E3" w:rsidRDefault="008655E3" w:rsidP="008655E3">
            <w:r>
              <w:t>Intermediate Data</w:t>
            </w:r>
          </w:p>
        </w:tc>
      </w:tr>
      <w:tr w:rsidR="008655E3" w:rsidTr="00CD1F8E">
        <w:tc>
          <w:tcPr>
            <w:tcW w:w="2077" w:type="dxa"/>
            <w:vMerge/>
            <w:shd w:val="clear" w:color="auto" w:fill="D0CECE"/>
          </w:tcPr>
          <w:p w:rsidR="008655E3" w:rsidRPr="00E2291F" w:rsidRDefault="008655E3" w:rsidP="008655E3">
            <w:pPr>
              <w:rPr>
                <w:b/>
              </w:rPr>
            </w:pPr>
          </w:p>
        </w:tc>
        <w:tc>
          <w:tcPr>
            <w:tcW w:w="2077" w:type="dxa"/>
            <w:vMerge/>
            <w:shd w:val="clear" w:color="auto" w:fill="auto"/>
          </w:tcPr>
          <w:p w:rsidR="008655E3" w:rsidRDefault="008655E3" w:rsidP="008655E3"/>
        </w:tc>
        <w:tc>
          <w:tcPr>
            <w:tcW w:w="2077" w:type="dxa"/>
            <w:shd w:val="clear" w:color="auto" w:fill="D3D3D3"/>
          </w:tcPr>
          <w:p w:rsidR="008655E3" w:rsidRDefault="008655E3" w:rsidP="008655E3">
            <w:r>
              <w:t>Range:</w:t>
            </w:r>
          </w:p>
        </w:tc>
        <w:tc>
          <w:tcPr>
            <w:tcW w:w="2077" w:type="dxa"/>
            <w:shd w:val="clear" w:color="auto" w:fill="auto"/>
          </w:tcPr>
          <w:p w:rsidR="008655E3" w:rsidRDefault="008655E3" w:rsidP="008655E3">
            <w:r>
              <w:t>None</w:t>
            </w:r>
          </w:p>
        </w:tc>
      </w:tr>
      <w:tr w:rsidR="008655E3" w:rsidTr="00CD1F8E">
        <w:tc>
          <w:tcPr>
            <w:tcW w:w="2077" w:type="dxa"/>
            <w:shd w:val="clear" w:color="auto" w:fill="D0CECE"/>
          </w:tcPr>
          <w:p w:rsidR="008655E3" w:rsidRPr="00E2291F" w:rsidRDefault="008655E3" w:rsidP="008655E3">
            <w:pPr>
              <w:rPr>
                <w:b/>
              </w:rPr>
            </w:pPr>
            <w:r w:rsidRPr="00E2291F">
              <w:rPr>
                <w:b/>
              </w:rPr>
              <w:t>Return</w:t>
            </w:r>
          </w:p>
        </w:tc>
        <w:tc>
          <w:tcPr>
            <w:tcW w:w="6231" w:type="dxa"/>
            <w:gridSpan w:val="3"/>
            <w:shd w:val="clear" w:color="auto" w:fill="auto"/>
          </w:tcPr>
          <w:p w:rsidR="008655E3" w:rsidRDefault="008655E3" w:rsidP="008655E3">
            <w:r>
              <w:t xml:space="preserve">None </w:t>
            </w:r>
          </w:p>
        </w:tc>
      </w:tr>
      <w:tr w:rsidR="008655E3" w:rsidTr="00CD1F8E">
        <w:tc>
          <w:tcPr>
            <w:tcW w:w="2077" w:type="dxa"/>
            <w:shd w:val="clear" w:color="auto" w:fill="D0CECE"/>
          </w:tcPr>
          <w:p w:rsidR="008655E3" w:rsidRPr="00E2291F" w:rsidRDefault="008655E3" w:rsidP="008655E3">
            <w:pPr>
              <w:rPr>
                <w:b/>
              </w:rPr>
            </w:pPr>
            <w:r w:rsidRPr="00E2291F">
              <w:rPr>
                <w:b/>
              </w:rPr>
              <w:t>Generated Value</w:t>
            </w:r>
          </w:p>
        </w:tc>
        <w:tc>
          <w:tcPr>
            <w:tcW w:w="6231" w:type="dxa"/>
            <w:gridSpan w:val="3"/>
            <w:shd w:val="clear" w:color="auto" w:fill="auto"/>
          </w:tcPr>
          <w:p w:rsidR="008655E3" w:rsidRDefault="008655E3" w:rsidP="008655E3">
            <w:r>
              <w:t xml:space="preserve"> None </w:t>
            </w:r>
          </w:p>
        </w:tc>
      </w:tr>
      <w:tr w:rsidR="008655E3" w:rsidTr="00CD1F8E">
        <w:tc>
          <w:tcPr>
            <w:tcW w:w="2077" w:type="dxa"/>
            <w:shd w:val="clear" w:color="auto" w:fill="D0CECE"/>
          </w:tcPr>
          <w:p w:rsidR="008655E3" w:rsidRPr="00E2291F" w:rsidRDefault="008655E3" w:rsidP="008655E3">
            <w:pPr>
              <w:rPr>
                <w:b/>
              </w:rPr>
            </w:pPr>
            <w:r w:rsidRPr="00E2291F">
              <w:rPr>
                <w:b/>
              </w:rPr>
              <w:t>Description</w:t>
            </w:r>
          </w:p>
        </w:tc>
        <w:tc>
          <w:tcPr>
            <w:tcW w:w="6231" w:type="dxa"/>
            <w:gridSpan w:val="3"/>
            <w:shd w:val="clear" w:color="auto" w:fill="auto"/>
          </w:tcPr>
          <w:p w:rsidR="008655E3" w:rsidRDefault="008655E3" w:rsidP="008655E3">
            <w:pPr>
              <w:pStyle w:val="SourceCode"/>
            </w:pPr>
            <w:r w:rsidRPr="005B07B4">
              <w:t>Generation constructor method with arguments</w:t>
            </w:r>
          </w:p>
          <w:p w:rsidR="008655E3" w:rsidRDefault="008655E3" w:rsidP="008655E3">
            <w:pPr>
              <w:pStyle w:val="SourceCode"/>
            </w:pPr>
            <w:r>
              <w:t>Algorithm:</w:t>
            </w:r>
            <w:r>
              <w:br/>
              <w:t>Init values such as basic configuration, runtime configuration, intermediate data</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148" w:author="Pham Minh Tu" w:date="2019-12-25T16:32:00Z">
          <w:pPr>
            <w:pStyle w:val="Heading2"/>
          </w:pPr>
        </w:pPrChange>
      </w:pPr>
      <w:bookmarkStart w:id="1149" w:name="_Toc29218957"/>
      <w:r>
        <w:t>Renesas::Generator::MCALConfGen::Business::Generation::GenerationItems::BreakLineGenerationItem</w:t>
      </w:r>
      <w:bookmarkEnd w:id="114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BreakLineGenerationItem.cs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BreakLineGenerationItem class that defines one or more new lines will be output</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lastRenderedPageBreak/>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numberOfLines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Number of break lines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BreakLineGenerationItem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Break line generation item constructor with argument numberOfLines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Generate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Generate output string of break lines </w:t>
            </w:r>
          </w:p>
        </w:tc>
      </w:tr>
    </w:tbl>
    <w:p w:rsidR="004025D7" w:rsidRDefault="004025D7">
      <w:pPr>
        <w:pStyle w:val="Heading4"/>
        <w:pPrChange w:id="1150" w:author="Pham Minh Tu" w:date="2019-12-25T16:32:00Z">
          <w:pPr>
            <w:pStyle w:val="Heading3"/>
          </w:pPr>
        </w:pPrChange>
      </w:pPr>
      <w:r>
        <w:t>Fields</w:t>
      </w:r>
    </w:p>
    <w:p w:rsidR="004025D7" w:rsidRDefault="004025D7">
      <w:pPr>
        <w:pStyle w:val="Heading5"/>
        <w:pPrChange w:id="1151" w:author="Pham Minh Tu" w:date="2019-12-25T16:32:00Z">
          <w:pPr>
            <w:pStyle w:val="Heading4"/>
          </w:pPr>
        </w:pPrChange>
      </w:pPr>
      <w:r>
        <w:t>numberOfLines</w:t>
      </w:r>
    </w:p>
    <w:p w:rsidR="004025D7" w:rsidRDefault="004025D7" w:rsidP="004025D7">
      <w:pPr>
        <w:pStyle w:val="DesignID"/>
      </w:pPr>
      <w:r>
        <w:t>GENERIC_GDD_CLS_006_001: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numberOfLines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Number of break lines </w:t>
            </w:r>
          </w:p>
        </w:tc>
      </w:tr>
    </w:tbl>
    <w:p w:rsidR="004025D7" w:rsidRDefault="004025D7" w:rsidP="004025D7"/>
    <w:p w:rsidR="004025D7" w:rsidRDefault="004025D7">
      <w:pPr>
        <w:pStyle w:val="Heading4"/>
        <w:pPrChange w:id="1152" w:author="Pham Minh Tu" w:date="2019-12-25T16:32:00Z">
          <w:pPr>
            <w:pStyle w:val="Heading3"/>
          </w:pPr>
        </w:pPrChange>
      </w:pPr>
      <w:r>
        <w:t>Methods</w:t>
      </w:r>
    </w:p>
    <w:p w:rsidR="004025D7" w:rsidRDefault="004025D7">
      <w:pPr>
        <w:pStyle w:val="Heading5"/>
        <w:pPrChange w:id="1153" w:author="Pham Minh Tu" w:date="2019-12-25T16:32:00Z">
          <w:pPr>
            <w:pStyle w:val="Heading4"/>
          </w:pPr>
        </w:pPrChange>
      </w:pPr>
      <w:r>
        <w:t>BreakLineGenerationItem</w:t>
      </w:r>
    </w:p>
    <w:p w:rsidR="004025D7" w:rsidRDefault="004025D7" w:rsidP="004025D7">
      <w:pPr>
        <w:pStyle w:val="DesignID"/>
      </w:pPr>
      <w:r>
        <w:t>GENERIC_GDD_CLS_006_002: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BreakLineGenerationItem</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int numberOfLines</w:t>
            </w:r>
          </w:p>
        </w:tc>
        <w:tc>
          <w:tcPr>
            <w:tcW w:w="4154" w:type="dxa"/>
            <w:gridSpan w:val="2"/>
            <w:shd w:val="clear" w:color="auto" w:fill="auto"/>
          </w:tcPr>
          <w:p w:rsidR="004025D7" w:rsidRDefault="004025D7" w:rsidP="00CD1F8E">
            <w:r>
              <w:t xml:space="preserve">Number of break lines. Default value = 1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Break line generation item constructor with argument numberOfLines</w:t>
            </w:r>
          </w:p>
          <w:p w:rsidR="004025D7" w:rsidRDefault="004025D7" w:rsidP="00CD1F8E">
            <w:pPr>
              <w:pStyle w:val="SourceCode"/>
            </w:pPr>
            <w:r>
              <w:t>Algorithm:</w:t>
            </w:r>
            <w:r>
              <w:br/>
              <w:t>Init number of lines</w:t>
            </w:r>
          </w:p>
        </w:tc>
      </w:tr>
    </w:tbl>
    <w:p w:rsidR="004025D7" w:rsidRDefault="004025D7" w:rsidP="004025D7">
      <w:pPr>
        <w:pStyle w:val="RefReq"/>
      </w:pPr>
      <w:r>
        <w:t>{Ref: N/A}</w:t>
      </w:r>
    </w:p>
    <w:p w:rsidR="004025D7" w:rsidRDefault="004025D7">
      <w:pPr>
        <w:pStyle w:val="Heading5"/>
        <w:pPrChange w:id="1154" w:author="Pham Minh Tu" w:date="2019-12-25T16:32:00Z">
          <w:pPr>
            <w:pStyle w:val="Heading4"/>
          </w:pPr>
        </w:pPrChange>
      </w:pPr>
      <w:r>
        <w:t>Generate</w:t>
      </w:r>
    </w:p>
    <w:p w:rsidR="004025D7" w:rsidRDefault="004025D7" w:rsidP="004025D7">
      <w:pPr>
        <w:pStyle w:val="DesignID"/>
      </w:pPr>
      <w:r>
        <w:t>GENERIC_GDD_CLS_006_003: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Generate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output string of break lines</w:t>
            </w:r>
          </w:p>
          <w:p w:rsidR="004025D7" w:rsidRDefault="004025D7" w:rsidP="00CD1F8E">
            <w:pPr>
              <w:pStyle w:val="SourceCode"/>
            </w:pPr>
            <w:r>
              <w:t>Algorithm:</w:t>
            </w:r>
            <w:r>
              <w:br/>
              <w:t>Generate output string of a number of break lines which is specified by numberOfLines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155" w:author="Pham Minh Tu" w:date="2019-12-25T16:32:00Z">
          <w:pPr>
            <w:pStyle w:val="Heading2"/>
          </w:pPr>
        </w:pPrChange>
      </w:pPr>
      <w:bookmarkStart w:id="1156" w:name="_Toc29218958"/>
      <w:r>
        <w:t>Renesas::Generator::MCALConfGen::Business::Generation::GenerationItems::StructMemberGenerationItem</w:t>
      </w:r>
      <w:bookmarkEnd w:id="115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StructMemberGenerationItem.cs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StructMemberGenerationItem class that defines a field of struct will be output.</w:t>
            </w:r>
          </w:p>
        </w:tc>
      </w:tr>
    </w:tbl>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StructMemberGenerationItem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Struct member generation item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Generate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Generate output string of a struct item </w:t>
            </w:r>
          </w:p>
        </w:tc>
      </w:tr>
    </w:tbl>
    <w:p w:rsidR="004025D7" w:rsidRDefault="004025D7">
      <w:pPr>
        <w:pStyle w:val="Heading4"/>
        <w:pPrChange w:id="1157" w:author="Pham Minh Tu" w:date="2019-12-25T16:32:00Z">
          <w:pPr>
            <w:pStyle w:val="Heading3"/>
          </w:pPr>
        </w:pPrChange>
      </w:pPr>
      <w:r>
        <w:t>Fields</w:t>
      </w:r>
    </w:p>
    <w:p w:rsidR="004025D7" w:rsidRDefault="004025D7">
      <w:pPr>
        <w:pStyle w:val="Heading4"/>
        <w:pPrChange w:id="1158" w:author="Pham Minh Tu" w:date="2019-12-25T16:32:00Z">
          <w:pPr>
            <w:pStyle w:val="Heading3"/>
          </w:pPr>
        </w:pPrChange>
      </w:pPr>
      <w:r>
        <w:t>Methods</w:t>
      </w:r>
    </w:p>
    <w:p w:rsidR="004025D7" w:rsidRDefault="004025D7">
      <w:pPr>
        <w:pStyle w:val="Heading5"/>
        <w:pPrChange w:id="1159" w:author="Pham Minh Tu" w:date="2019-12-25T16:32:00Z">
          <w:pPr>
            <w:pStyle w:val="Heading4"/>
          </w:pPr>
        </w:pPrChange>
      </w:pPr>
      <w:r>
        <w:t>Generate</w:t>
      </w:r>
    </w:p>
    <w:p w:rsidR="004025D7" w:rsidRDefault="004025D7" w:rsidP="004025D7">
      <w:pPr>
        <w:pStyle w:val="DesignID"/>
      </w:pPr>
      <w:r>
        <w:t>GENERIC_GDD_CLS_007_001: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Generate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Description</w:t>
            </w:r>
          </w:p>
        </w:tc>
        <w:tc>
          <w:tcPr>
            <w:tcW w:w="6231" w:type="dxa"/>
            <w:gridSpan w:val="3"/>
            <w:shd w:val="clear" w:color="auto" w:fill="auto"/>
          </w:tcPr>
          <w:p w:rsidR="004025D7" w:rsidRDefault="004025D7" w:rsidP="00CD1F8E">
            <w:pPr>
              <w:pStyle w:val="SourceCode"/>
            </w:pPr>
            <w:r>
              <w:t>Generate output string of a struct item</w:t>
            </w:r>
          </w:p>
          <w:p w:rsidR="004025D7" w:rsidRDefault="004025D7" w:rsidP="00CD1F8E">
            <w:pPr>
              <w:pStyle w:val="SourceCode"/>
            </w:pPr>
            <w:r>
              <w:t>Algorithm:</w:t>
            </w:r>
            <w:r>
              <w:br/>
              <w:t>Generation string include</w:t>
            </w:r>
            <w:r>
              <w:br/>
              <w:t xml:space="preserve">     1. Precomment</w:t>
            </w:r>
            <w:r>
              <w:br/>
              <w:t xml:space="preserve">     2. Struct fields (all fields have comma (,) at the end, excepted last field)</w:t>
            </w:r>
            <w:r>
              <w:br/>
              <w:t xml:space="preserve">     3. Post comment</w:t>
            </w:r>
            <w:r>
              <w:br/>
              <w:t xml:space="preserve"> Break into multiple lines if length of (1) to (3) is more than MAX_LINE_LENGH</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60" w:author="Pham Minh Tu" w:date="2019-12-25T16:32:00Z">
          <w:pPr>
            <w:pStyle w:val="Heading4"/>
          </w:pPr>
        </w:pPrChange>
      </w:pPr>
      <w:r>
        <w:t>StructMemberGenerationItem</w:t>
      </w:r>
    </w:p>
    <w:p w:rsidR="004025D7" w:rsidRDefault="004025D7" w:rsidP="004025D7">
      <w:pPr>
        <w:pStyle w:val="DesignID"/>
      </w:pPr>
      <w:r>
        <w:t>GENERIC_GDD_CLS_007_002: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StructMemberGenerationItem</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preComment</w:t>
            </w:r>
          </w:p>
        </w:tc>
        <w:tc>
          <w:tcPr>
            <w:tcW w:w="4154" w:type="dxa"/>
            <w:gridSpan w:val="2"/>
            <w:shd w:val="clear" w:color="auto" w:fill="auto"/>
          </w:tcPr>
          <w:p w:rsidR="004025D7" w:rsidRDefault="004025D7" w:rsidP="00CD1F8E">
            <w:r>
              <w:t xml:space="preserve">Pre comment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postComment</w:t>
            </w:r>
          </w:p>
        </w:tc>
        <w:tc>
          <w:tcPr>
            <w:tcW w:w="4154" w:type="dxa"/>
            <w:gridSpan w:val="2"/>
            <w:shd w:val="clear" w:color="auto" w:fill="auto"/>
          </w:tcPr>
          <w:p w:rsidR="004025D7" w:rsidRDefault="004025D7" w:rsidP="00CD1F8E">
            <w:r>
              <w:t xml:space="preserve">Post comment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value</w:t>
            </w:r>
          </w:p>
        </w:tc>
        <w:tc>
          <w:tcPr>
            <w:tcW w:w="4154" w:type="dxa"/>
            <w:gridSpan w:val="2"/>
            <w:shd w:val="clear" w:color="auto" w:fill="auto"/>
          </w:tcPr>
          <w:p w:rsidR="004025D7" w:rsidRDefault="004025D7" w:rsidP="00CD1F8E">
            <w:r>
              <w:t xml:space="preserve">Value of struct element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Struct member generation item constructor with arguments</w:t>
            </w:r>
          </w:p>
        </w:tc>
      </w:tr>
    </w:tbl>
    <w:p w:rsidR="004025D7" w:rsidRDefault="004025D7" w:rsidP="004025D7">
      <w:pPr>
        <w:pStyle w:val="RefReq"/>
      </w:pPr>
      <w:r>
        <w:t>{Ref: N/A}</w:t>
      </w:r>
    </w:p>
    <w:p w:rsidR="004025D7" w:rsidRDefault="004025D7" w:rsidP="004025D7"/>
    <w:p w:rsidR="004025D7" w:rsidRDefault="004025D7">
      <w:pPr>
        <w:pStyle w:val="Heading3"/>
        <w:pPrChange w:id="1161" w:author="Pham Minh Tu" w:date="2019-12-25T16:32:00Z">
          <w:pPr>
            <w:pStyle w:val="Heading2"/>
          </w:pPr>
        </w:pPrChange>
      </w:pPr>
      <w:bookmarkStart w:id="1162" w:name="_Toc29218959"/>
      <w:r>
        <w:t>Renesas::Generator::MCALConfGen::Business::Generation::GenerationItems::BaseGenerationItem</w:t>
      </w:r>
      <w:bookmarkEnd w:id="116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BaseGenerationItem.cs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BaseGenerationItem a base class for other generation item classes.</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PreComment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Comment in front of generated define directive or struct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PostComment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Comment behind generated define directive or struct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(3)</w:t>
            </w:r>
          </w:p>
        </w:tc>
        <w:tc>
          <w:tcPr>
            <w:tcW w:w="3739" w:type="dxa"/>
            <w:shd w:val="clear" w:color="auto" w:fill="auto"/>
            <w:vAlign w:val="center"/>
          </w:tcPr>
          <w:p w:rsidR="004025D7" w:rsidRDefault="004025D7" w:rsidP="00CD1F8E">
            <w:pPr>
              <w:spacing w:afterAutospacing="1"/>
            </w:pPr>
            <w:r>
              <w:t>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Name of definition macro or struct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Type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Type of a struct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Value of definition macro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Level</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Level of inner struct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MAX_LINE_LENGH</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Maxinum line lengh when writting output files .h and .c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DEFINE_INDENT</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Define indent of each define directive when output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DEFINE_SPACE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Define space of define directive and value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PARENT</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isLast</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Marked whether is last element in a struct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BaseGenerationItem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Base generation item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SetLevel</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Set level of inner struct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SetLastItem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Set if last element in a struct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Generate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Generate output string of a generation item An abstract method to be override by subclasses, e.g.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Generate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Generate output strings of an array of generation items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WrapText</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Wrap long text to meets MAX_LINE_LENGH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AddComment</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Add pre-comment and post-comment </w:t>
            </w:r>
          </w:p>
        </w:tc>
      </w:tr>
    </w:tbl>
    <w:p w:rsidR="004025D7" w:rsidRDefault="004025D7">
      <w:pPr>
        <w:pStyle w:val="Heading4"/>
        <w:pPrChange w:id="1163" w:author="Pham Minh Tu" w:date="2019-12-25T16:32:00Z">
          <w:pPr>
            <w:pStyle w:val="Heading3"/>
          </w:pPr>
        </w:pPrChange>
      </w:pPr>
      <w:r>
        <w:t>Fields</w:t>
      </w:r>
    </w:p>
    <w:p w:rsidR="004025D7" w:rsidRDefault="004025D7">
      <w:pPr>
        <w:pStyle w:val="Heading5"/>
        <w:pPrChange w:id="1164" w:author="Pham Minh Tu" w:date="2019-12-25T16:32:00Z">
          <w:pPr>
            <w:pStyle w:val="Heading4"/>
          </w:pPr>
        </w:pPrChange>
      </w:pPr>
      <w:r>
        <w:t>PreComment</w:t>
      </w:r>
    </w:p>
    <w:p w:rsidR="004025D7" w:rsidRDefault="004025D7" w:rsidP="004025D7">
      <w:pPr>
        <w:pStyle w:val="DesignID"/>
      </w:pPr>
      <w:r>
        <w:t>GENERIC_GDD_CLS_008_001: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PreComment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Comment in front of generated define directive or struct </w:t>
            </w:r>
          </w:p>
        </w:tc>
      </w:tr>
    </w:tbl>
    <w:p w:rsidR="004025D7" w:rsidRDefault="004025D7" w:rsidP="004025D7"/>
    <w:p w:rsidR="004025D7" w:rsidRDefault="004025D7">
      <w:pPr>
        <w:pStyle w:val="Heading5"/>
        <w:pPrChange w:id="1165" w:author="Pham Minh Tu" w:date="2019-12-25T16:32:00Z">
          <w:pPr>
            <w:pStyle w:val="Heading4"/>
          </w:pPr>
        </w:pPrChange>
      </w:pPr>
      <w:r>
        <w:t>PostComment</w:t>
      </w:r>
    </w:p>
    <w:p w:rsidR="004025D7" w:rsidRDefault="004025D7" w:rsidP="004025D7">
      <w:pPr>
        <w:pStyle w:val="DesignID"/>
      </w:pPr>
      <w:r>
        <w:t>GENERIC_GDD_CLS_008_002: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PostComment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Description</w:t>
            </w:r>
          </w:p>
        </w:tc>
        <w:tc>
          <w:tcPr>
            <w:tcW w:w="5816" w:type="dxa"/>
            <w:shd w:val="clear" w:color="auto" w:fill="auto"/>
          </w:tcPr>
          <w:p w:rsidR="004025D7" w:rsidRDefault="004025D7" w:rsidP="00CD1F8E">
            <w:r>
              <w:t xml:space="preserve">Comment behind generated define directive or struct </w:t>
            </w:r>
          </w:p>
        </w:tc>
      </w:tr>
    </w:tbl>
    <w:p w:rsidR="004025D7" w:rsidRDefault="004025D7" w:rsidP="004025D7"/>
    <w:p w:rsidR="004025D7" w:rsidRDefault="004025D7">
      <w:pPr>
        <w:pStyle w:val="Heading5"/>
        <w:pPrChange w:id="1166" w:author="Pham Minh Tu" w:date="2019-12-25T16:32:00Z">
          <w:pPr>
            <w:pStyle w:val="Heading4"/>
          </w:pPr>
        </w:pPrChange>
      </w:pPr>
      <w:r>
        <w:t>Name</w:t>
      </w:r>
    </w:p>
    <w:p w:rsidR="004025D7" w:rsidRDefault="004025D7" w:rsidP="004025D7">
      <w:pPr>
        <w:pStyle w:val="DesignID"/>
      </w:pPr>
      <w:r>
        <w:t>GENERIC_GDD_CLS_008_003: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Name of definition macro or struct name </w:t>
            </w:r>
          </w:p>
        </w:tc>
      </w:tr>
    </w:tbl>
    <w:p w:rsidR="004025D7" w:rsidRDefault="004025D7" w:rsidP="004025D7"/>
    <w:p w:rsidR="004025D7" w:rsidRDefault="004025D7">
      <w:pPr>
        <w:pStyle w:val="Heading5"/>
        <w:pPrChange w:id="1167" w:author="Pham Minh Tu" w:date="2019-12-25T16:32:00Z">
          <w:pPr>
            <w:pStyle w:val="Heading4"/>
          </w:pPr>
        </w:pPrChange>
      </w:pPr>
      <w:r>
        <w:t>Type</w:t>
      </w:r>
    </w:p>
    <w:p w:rsidR="004025D7" w:rsidRDefault="004025D7" w:rsidP="004025D7">
      <w:pPr>
        <w:pStyle w:val="DesignID"/>
      </w:pPr>
      <w:r>
        <w:t>GENERIC_GDD_CLS_008_004: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Type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Type of a struct </w:t>
            </w:r>
          </w:p>
        </w:tc>
      </w:tr>
    </w:tbl>
    <w:p w:rsidR="004025D7" w:rsidRDefault="004025D7" w:rsidP="004025D7"/>
    <w:p w:rsidR="004025D7" w:rsidRDefault="004025D7">
      <w:pPr>
        <w:pStyle w:val="Heading5"/>
        <w:pPrChange w:id="1168" w:author="Pham Minh Tu" w:date="2019-12-25T16:32:00Z">
          <w:pPr>
            <w:pStyle w:val="Heading4"/>
          </w:pPr>
        </w:pPrChange>
      </w:pPr>
      <w:r>
        <w:t>Value</w:t>
      </w:r>
    </w:p>
    <w:p w:rsidR="004025D7" w:rsidRDefault="004025D7" w:rsidP="004025D7">
      <w:pPr>
        <w:pStyle w:val="DesignID"/>
      </w:pPr>
      <w:r>
        <w:t>GENERIC_GDD_CLS_008_005: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Value of definition macro </w:t>
            </w:r>
          </w:p>
        </w:tc>
      </w:tr>
    </w:tbl>
    <w:p w:rsidR="004025D7" w:rsidRDefault="004025D7" w:rsidP="004025D7"/>
    <w:p w:rsidR="004025D7" w:rsidRDefault="004025D7">
      <w:pPr>
        <w:pStyle w:val="Heading5"/>
        <w:pPrChange w:id="1169" w:author="Pham Minh Tu" w:date="2019-12-25T16:32:00Z">
          <w:pPr>
            <w:pStyle w:val="Heading4"/>
          </w:pPr>
        </w:pPrChange>
      </w:pPr>
      <w:r>
        <w:t>Level</w:t>
      </w:r>
    </w:p>
    <w:p w:rsidR="004025D7" w:rsidRDefault="004025D7" w:rsidP="004025D7">
      <w:pPr>
        <w:pStyle w:val="DesignID"/>
      </w:pPr>
      <w:r>
        <w:t>GENERIC_GDD_CLS_008_006: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Level</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Level of inner struct </w:t>
            </w:r>
          </w:p>
        </w:tc>
      </w:tr>
    </w:tbl>
    <w:p w:rsidR="004025D7" w:rsidRDefault="004025D7" w:rsidP="004025D7"/>
    <w:p w:rsidR="004025D7" w:rsidRDefault="004025D7">
      <w:pPr>
        <w:pStyle w:val="Heading5"/>
        <w:pPrChange w:id="1170" w:author="Pham Minh Tu" w:date="2019-12-25T16:32:00Z">
          <w:pPr>
            <w:pStyle w:val="Heading4"/>
          </w:pPr>
        </w:pPrChange>
      </w:pPr>
      <w:r>
        <w:t>MAX_LINE_LENGH</w:t>
      </w:r>
    </w:p>
    <w:p w:rsidR="004025D7" w:rsidRDefault="004025D7" w:rsidP="004025D7">
      <w:pPr>
        <w:pStyle w:val="DesignID"/>
      </w:pPr>
      <w:r>
        <w:t>GENERIC_GDD_CLS_008_007: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lastRenderedPageBreak/>
              <w:t>Variable Name</w:t>
            </w:r>
          </w:p>
        </w:tc>
        <w:tc>
          <w:tcPr>
            <w:tcW w:w="5816" w:type="dxa"/>
            <w:shd w:val="clear" w:color="auto" w:fill="auto"/>
          </w:tcPr>
          <w:p w:rsidR="004025D7" w:rsidRDefault="004025D7" w:rsidP="00CD1F8E">
            <w:r>
              <w:t>MAX_LINE_LENGH</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Maxinum line lengh when writting output files .h and .c </w:t>
            </w:r>
          </w:p>
        </w:tc>
      </w:tr>
    </w:tbl>
    <w:p w:rsidR="004025D7" w:rsidRDefault="004025D7" w:rsidP="004025D7"/>
    <w:p w:rsidR="004025D7" w:rsidRDefault="004025D7">
      <w:pPr>
        <w:pStyle w:val="Heading5"/>
        <w:pPrChange w:id="1171" w:author="Pham Minh Tu" w:date="2019-12-25T16:33:00Z">
          <w:pPr>
            <w:pStyle w:val="Heading4"/>
          </w:pPr>
        </w:pPrChange>
      </w:pPr>
      <w:r>
        <w:t>DEFINE_INDENT</w:t>
      </w:r>
    </w:p>
    <w:p w:rsidR="004025D7" w:rsidRDefault="004025D7" w:rsidP="004025D7">
      <w:pPr>
        <w:pStyle w:val="DesignID"/>
      </w:pPr>
      <w:r>
        <w:t>GENERIC_GDD_CLS_008_008: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DEFINE_INDENT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Define indent of each define directive when output </w:t>
            </w:r>
          </w:p>
        </w:tc>
      </w:tr>
    </w:tbl>
    <w:p w:rsidR="004025D7" w:rsidRDefault="004025D7" w:rsidP="004025D7"/>
    <w:p w:rsidR="004025D7" w:rsidRDefault="004025D7">
      <w:pPr>
        <w:pStyle w:val="Heading5"/>
        <w:pPrChange w:id="1172" w:author="Pham Minh Tu" w:date="2019-12-25T16:33:00Z">
          <w:pPr>
            <w:pStyle w:val="Heading4"/>
          </w:pPr>
        </w:pPrChange>
      </w:pPr>
      <w:r>
        <w:t>DEFINE_SPACE</w:t>
      </w:r>
    </w:p>
    <w:p w:rsidR="004025D7" w:rsidRDefault="004025D7" w:rsidP="004025D7">
      <w:pPr>
        <w:pStyle w:val="DesignID"/>
      </w:pPr>
      <w:r>
        <w:t>GENERIC_GDD_CLS_008_009: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DEFINE_SPACE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Define space of define directive and value </w:t>
            </w:r>
          </w:p>
        </w:tc>
      </w:tr>
    </w:tbl>
    <w:p w:rsidR="004025D7" w:rsidRDefault="004025D7" w:rsidP="004025D7"/>
    <w:p w:rsidR="004025D7" w:rsidRDefault="004025D7">
      <w:pPr>
        <w:pStyle w:val="Heading5"/>
        <w:pPrChange w:id="1173" w:author="Pham Minh Tu" w:date="2019-12-25T16:33:00Z">
          <w:pPr>
            <w:pStyle w:val="Heading4"/>
          </w:pPr>
        </w:pPrChange>
      </w:pPr>
      <w:r>
        <w:t>PARENT</w:t>
      </w:r>
    </w:p>
    <w:p w:rsidR="004025D7" w:rsidRDefault="004025D7" w:rsidP="004025D7">
      <w:pPr>
        <w:pStyle w:val="DesignID"/>
      </w:pPr>
      <w:r>
        <w:t>GENERIC_GDD_CLS_008_010: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PARENT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1174" w:author="Pham Minh Tu" w:date="2019-12-25T16:33:00Z">
          <w:pPr>
            <w:pStyle w:val="Heading4"/>
          </w:pPr>
        </w:pPrChange>
      </w:pPr>
      <w:r>
        <w:t>isLast</w:t>
      </w:r>
    </w:p>
    <w:p w:rsidR="004025D7" w:rsidRDefault="004025D7" w:rsidP="004025D7">
      <w:pPr>
        <w:pStyle w:val="DesignID"/>
      </w:pPr>
      <w:r>
        <w:t>GENERIC_GDD_CLS_008_011: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isLast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Marked whether is last element in a struct </w:t>
            </w:r>
          </w:p>
        </w:tc>
      </w:tr>
    </w:tbl>
    <w:p w:rsidR="004025D7" w:rsidRDefault="004025D7" w:rsidP="004025D7"/>
    <w:p w:rsidR="004025D7" w:rsidRDefault="004025D7">
      <w:pPr>
        <w:pStyle w:val="Heading4"/>
        <w:pPrChange w:id="1175" w:author="Pham Minh Tu" w:date="2019-12-25T16:33:00Z">
          <w:pPr>
            <w:pStyle w:val="Heading3"/>
          </w:pPr>
        </w:pPrChange>
      </w:pPr>
      <w:r>
        <w:t>Methods</w:t>
      </w:r>
    </w:p>
    <w:p w:rsidR="004025D7" w:rsidRDefault="004025D7">
      <w:pPr>
        <w:pStyle w:val="Heading5"/>
        <w:pPrChange w:id="1176" w:author="Pham Minh Tu" w:date="2019-12-25T16:33:00Z">
          <w:pPr>
            <w:pStyle w:val="Heading4"/>
          </w:pPr>
        </w:pPrChange>
      </w:pPr>
      <w:r>
        <w:t>BaseGenerationItem</w:t>
      </w:r>
    </w:p>
    <w:p w:rsidR="004025D7" w:rsidRDefault="004025D7" w:rsidP="004025D7">
      <w:pPr>
        <w:pStyle w:val="DesignID"/>
      </w:pPr>
      <w:r>
        <w:t>GENERIC_GDD_CLS_008_012: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BaseGenerationItem</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preComment</w:t>
            </w:r>
          </w:p>
        </w:tc>
        <w:tc>
          <w:tcPr>
            <w:tcW w:w="4154" w:type="dxa"/>
            <w:gridSpan w:val="2"/>
            <w:shd w:val="clear" w:color="auto" w:fill="auto"/>
          </w:tcPr>
          <w:p w:rsidR="004025D7" w:rsidRDefault="004025D7" w:rsidP="00CD1F8E">
            <w:r>
              <w:t xml:space="preserve">Pre comment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postComment</w:t>
            </w:r>
          </w:p>
        </w:tc>
        <w:tc>
          <w:tcPr>
            <w:tcW w:w="4154" w:type="dxa"/>
            <w:gridSpan w:val="2"/>
            <w:shd w:val="clear" w:color="auto" w:fill="auto"/>
          </w:tcPr>
          <w:p w:rsidR="004025D7" w:rsidRDefault="004025D7" w:rsidP="00CD1F8E">
            <w:r>
              <w:t xml:space="preserve">Post comment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name</w:t>
            </w:r>
          </w:p>
        </w:tc>
        <w:tc>
          <w:tcPr>
            <w:tcW w:w="4154" w:type="dxa"/>
            <w:gridSpan w:val="2"/>
            <w:shd w:val="clear" w:color="auto" w:fill="auto"/>
          </w:tcPr>
          <w:p w:rsidR="004025D7" w:rsidRDefault="004025D7" w:rsidP="00CD1F8E">
            <w:r>
              <w:t xml:space="preserve">Name of define statement or struct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type</w:t>
            </w:r>
          </w:p>
        </w:tc>
        <w:tc>
          <w:tcPr>
            <w:tcW w:w="4154" w:type="dxa"/>
            <w:gridSpan w:val="2"/>
            <w:shd w:val="clear" w:color="auto" w:fill="auto"/>
          </w:tcPr>
          <w:p w:rsidR="004025D7" w:rsidRDefault="004025D7" w:rsidP="00CD1F8E">
            <w:r>
              <w:t xml:space="preserve">Type of a struct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value</w:t>
            </w:r>
          </w:p>
        </w:tc>
        <w:tc>
          <w:tcPr>
            <w:tcW w:w="4154" w:type="dxa"/>
            <w:gridSpan w:val="2"/>
            <w:shd w:val="clear" w:color="auto" w:fill="auto"/>
          </w:tcPr>
          <w:p w:rsidR="004025D7" w:rsidRDefault="004025D7" w:rsidP="00CD1F8E">
            <w:r>
              <w:t xml:space="preserve">Value of define statement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int level</w:t>
            </w:r>
          </w:p>
        </w:tc>
        <w:tc>
          <w:tcPr>
            <w:tcW w:w="4154" w:type="dxa"/>
            <w:gridSpan w:val="2"/>
            <w:shd w:val="clear" w:color="auto" w:fill="auto"/>
          </w:tcPr>
          <w:p w:rsidR="004025D7" w:rsidRDefault="004025D7" w:rsidP="00CD1F8E">
            <w:r>
              <w:t xml:space="preserve">Level of inner struct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Base generation item constructor with arguments</w:t>
            </w:r>
          </w:p>
          <w:p w:rsidR="004025D7" w:rsidRDefault="004025D7" w:rsidP="00CD1F8E">
            <w:pPr>
              <w:pStyle w:val="SourceCode"/>
            </w:pPr>
            <w:r>
              <w:t>Algorithm:</w:t>
            </w:r>
            <w:r>
              <w:br/>
              <w:t>Init values of PreComment, PostComment, Name, Type, Level, Value</w:t>
            </w:r>
          </w:p>
        </w:tc>
      </w:tr>
    </w:tbl>
    <w:p w:rsidR="004025D7" w:rsidRDefault="004025D7" w:rsidP="004025D7">
      <w:pPr>
        <w:pStyle w:val="RefReq"/>
      </w:pPr>
      <w:r>
        <w:t>{Ref: N/A}</w:t>
      </w:r>
    </w:p>
    <w:p w:rsidR="004025D7" w:rsidRDefault="004025D7" w:rsidP="004025D7"/>
    <w:p w:rsidR="004025D7" w:rsidRDefault="004025D7">
      <w:pPr>
        <w:pStyle w:val="Heading5"/>
        <w:pPrChange w:id="1177" w:author="Pham Minh Tu" w:date="2019-12-25T16:33:00Z">
          <w:pPr>
            <w:pStyle w:val="Heading4"/>
          </w:pPr>
        </w:pPrChange>
      </w:pPr>
      <w:r>
        <w:t>Generate</w:t>
      </w:r>
    </w:p>
    <w:p w:rsidR="004025D7" w:rsidRDefault="004025D7" w:rsidP="004025D7">
      <w:pPr>
        <w:pStyle w:val="DesignID"/>
      </w:pPr>
      <w:r>
        <w:t>GENERIC_GDD_CLS_008_013: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Generate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output string of a generation item An abstract method to be override by subclasses, e.g.</w:t>
            </w:r>
          </w:p>
          <w:p w:rsidR="004025D7" w:rsidRDefault="004025D7" w:rsidP="00CD1F8E">
            <w:pPr>
              <w:pStyle w:val="SourceCode"/>
            </w:pPr>
            <w:r>
              <w:lastRenderedPageBreak/>
              <w:t>Algorithm:</w:t>
            </w:r>
            <w:r>
              <w:br/>
              <w:t>Override by specific module.</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1178" w:author="Pham Minh Tu" w:date="2019-12-25T16:33:00Z">
          <w:pPr>
            <w:pStyle w:val="Heading4"/>
          </w:pPr>
        </w:pPrChange>
      </w:pPr>
      <w:r>
        <w:t>Generate</w:t>
      </w:r>
    </w:p>
    <w:p w:rsidR="004025D7" w:rsidRDefault="004025D7" w:rsidP="004025D7">
      <w:pPr>
        <w:pStyle w:val="DesignID"/>
      </w:pPr>
      <w:r>
        <w:t>GENERIC_GDD_CLS_008_014: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Generate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items</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output strings of an array of generation items</w:t>
            </w:r>
          </w:p>
          <w:p w:rsidR="004025D7" w:rsidRDefault="004025D7" w:rsidP="00CD1F8E">
            <w:pPr>
              <w:pStyle w:val="SourceCode"/>
            </w:pPr>
            <w:r>
              <w:t>Algorithm:</w:t>
            </w:r>
            <w:r>
              <w:br/>
              <w:t>Loop all generation items and concatenate generated strings by new line characters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79" w:author="Pham Minh Tu" w:date="2019-12-25T16:33:00Z">
          <w:pPr>
            <w:pStyle w:val="Heading4"/>
          </w:pPr>
        </w:pPrChange>
      </w:pPr>
      <w:r>
        <w:t>SetLastItem</w:t>
      </w:r>
    </w:p>
    <w:p w:rsidR="004025D7" w:rsidRDefault="004025D7" w:rsidP="004025D7">
      <w:pPr>
        <w:pStyle w:val="DesignID"/>
      </w:pPr>
      <w:r>
        <w:t>GENERIC_GDD_CLS_008_015: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SetLastItem</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bool value</w:t>
            </w:r>
          </w:p>
        </w:tc>
        <w:tc>
          <w:tcPr>
            <w:tcW w:w="1038" w:type="dxa"/>
            <w:gridSpan w:val="2"/>
            <w:shd w:val="clear" w:color="auto" w:fill="auto"/>
          </w:tcPr>
          <w:p w:rsidR="004025D7" w:rsidRDefault="004025D7" w:rsidP="00CD1F8E">
            <w:r>
              <w:t xml:space="preserve">Is last element in a struct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Set if last element in a struct</w:t>
            </w:r>
          </w:p>
          <w:p w:rsidR="004025D7" w:rsidRDefault="004025D7" w:rsidP="00CD1F8E">
            <w:pPr>
              <w:pStyle w:val="SourceCode"/>
            </w:pPr>
            <w:r>
              <w:t>Algorithm:</w:t>
            </w:r>
            <w:r>
              <w:br/>
              <w:t>Marked last item in structs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80" w:author="Pham Minh Tu" w:date="2019-12-25T16:33:00Z">
          <w:pPr>
            <w:pStyle w:val="Heading4"/>
          </w:pPr>
        </w:pPrChange>
      </w:pPr>
      <w:r>
        <w:t>SetLevel</w:t>
      </w:r>
    </w:p>
    <w:p w:rsidR="004025D7" w:rsidRDefault="004025D7" w:rsidP="004025D7">
      <w:pPr>
        <w:pStyle w:val="DesignID"/>
      </w:pPr>
      <w:r>
        <w:t>GENERIC_GDD_CLS_008_016: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SetLevel</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int level</w:t>
            </w:r>
          </w:p>
        </w:tc>
        <w:tc>
          <w:tcPr>
            <w:tcW w:w="1038" w:type="dxa"/>
            <w:gridSpan w:val="2"/>
            <w:shd w:val="clear" w:color="auto" w:fill="auto"/>
          </w:tcPr>
          <w:p w:rsidR="004025D7" w:rsidRDefault="004025D7" w:rsidP="00CD1F8E">
            <w:r>
              <w:t xml:space="preserve">Level of inner struct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Set level of inner struct</w:t>
            </w:r>
          </w:p>
          <w:p w:rsidR="004025D7" w:rsidRDefault="004025D7" w:rsidP="00CD1F8E">
            <w:pPr>
              <w:pStyle w:val="SourceCode"/>
            </w:pPr>
            <w:r>
              <w:t>Algorithm:</w:t>
            </w:r>
            <w:r>
              <w:br/>
              <w:t>Update level of object</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81" w:author="Pham Minh Tu" w:date="2019-12-25T16:33:00Z">
          <w:pPr>
            <w:pStyle w:val="Heading4"/>
          </w:pPr>
        </w:pPrChange>
      </w:pPr>
      <w:r>
        <w:t>AddComment</w:t>
      </w:r>
    </w:p>
    <w:p w:rsidR="004025D7" w:rsidRDefault="004025D7" w:rsidP="004025D7">
      <w:pPr>
        <w:pStyle w:val="DesignID"/>
      </w:pPr>
      <w:r>
        <w:t>GENERIC_GDD_CLS_008_017: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AddComment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StringBuilder outStr</w:t>
            </w:r>
          </w:p>
        </w:tc>
        <w:tc>
          <w:tcPr>
            <w:tcW w:w="4154" w:type="dxa"/>
            <w:gridSpan w:val="2"/>
            <w:shd w:val="clear" w:color="auto" w:fill="auto"/>
          </w:tcPr>
          <w:p w:rsidR="004025D7" w:rsidRDefault="004025D7" w:rsidP="00CD1F8E">
            <w:r>
              <w:t xml:space="preserve">outStr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indentStr</w:t>
            </w:r>
          </w:p>
        </w:tc>
        <w:tc>
          <w:tcPr>
            <w:tcW w:w="4154" w:type="dxa"/>
            <w:gridSpan w:val="2"/>
            <w:shd w:val="clear" w:color="auto" w:fill="auto"/>
          </w:tcPr>
          <w:p w:rsidR="004025D7" w:rsidRDefault="004025D7" w:rsidP="00CD1F8E">
            <w:r>
              <w:t xml:space="preserve">indentStr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value</w:t>
            </w:r>
          </w:p>
        </w:tc>
        <w:tc>
          <w:tcPr>
            <w:tcW w:w="4154" w:type="dxa"/>
            <w:gridSpan w:val="2"/>
            <w:shd w:val="clear" w:color="auto" w:fill="auto"/>
          </w:tcPr>
          <w:p w:rsidR="004025D7" w:rsidRDefault="004025D7" w:rsidP="00CD1F8E">
            <w:r>
              <w:t xml:space="preserve">value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Add pre-comment and post-comment</w:t>
            </w:r>
          </w:p>
          <w:p w:rsidR="004025D7" w:rsidRDefault="004025D7" w:rsidP="00CD1F8E">
            <w:pPr>
              <w:pStyle w:val="SourceCode"/>
            </w:pPr>
            <w:r>
              <w:t>Algorithm:</w:t>
            </w:r>
            <w:r>
              <w:br/>
              <w:t>Add pre-comment or post-comment to definition macro or struct members.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82" w:author="Pham Minh Tu" w:date="2019-12-25T16:33:00Z">
          <w:pPr>
            <w:pStyle w:val="Heading4"/>
          </w:pPr>
        </w:pPrChange>
      </w:pPr>
      <w:r>
        <w:t>WrapText</w:t>
      </w:r>
    </w:p>
    <w:p w:rsidR="004025D7" w:rsidRDefault="004025D7" w:rsidP="004025D7">
      <w:pPr>
        <w:pStyle w:val="DesignID"/>
      </w:pPr>
      <w:r>
        <w:t>GENERIC_GDD_CLS_008_018: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WrapText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inputString</w:t>
            </w:r>
          </w:p>
        </w:tc>
        <w:tc>
          <w:tcPr>
            <w:tcW w:w="1038" w:type="dxa"/>
            <w:gridSpan w:val="2"/>
            <w:shd w:val="clear" w:color="auto" w:fill="auto"/>
          </w:tcPr>
          <w:p w:rsidR="004025D7" w:rsidRDefault="004025D7" w:rsidP="00CD1F8E">
            <w:r>
              <w:t xml:space="preserve">Input string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prefix</w:t>
            </w:r>
          </w:p>
        </w:tc>
        <w:tc>
          <w:tcPr>
            <w:tcW w:w="1038" w:type="dxa"/>
            <w:gridSpan w:val="2"/>
            <w:shd w:val="clear" w:color="auto" w:fill="auto"/>
          </w:tcPr>
          <w:p w:rsidR="004025D7" w:rsidRDefault="004025D7" w:rsidP="00CD1F8E">
            <w:r>
              <w:t xml:space="preserve">Prefix string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suffix</w:t>
            </w:r>
          </w:p>
        </w:tc>
        <w:tc>
          <w:tcPr>
            <w:tcW w:w="1038" w:type="dxa"/>
            <w:gridSpan w:val="2"/>
            <w:shd w:val="clear" w:color="auto" w:fill="auto"/>
          </w:tcPr>
          <w:p w:rsidR="004025D7" w:rsidRDefault="004025D7" w:rsidP="00CD1F8E">
            <w:r>
              <w:t xml:space="preserve">Suffix string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Wrap long text to meets MAX_LINE_LENGH</w:t>
            </w:r>
          </w:p>
          <w:p w:rsidR="004025D7" w:rsidRDefault="004025D7" w:rsidP="00CD1F8E">
            <w:pPr>
              <w:pStyle w:val="SourceCode"/>
            </w:pPr>
            <w:r>
              <w:t>Algorithm:</w:t>
            </w:r>
            <w:r>
              <w:br/>
              <w:t>1. Split inputString into words by using separator (space bar, tab, new line)</w:t>
            </w:r>
            <w:r>
              <w:br/>
              <w:t xml:space="preserve"> 2. Contate words into lines (including prefix and suffix) with length less than MAX_LINE_LENGH</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183" w:author="Pham Minh Tu" w:date="2019-12-25T16:33:00Z">
          <w:pPr>
            <w:pStyle w:val="Heading2"/>
          </w:pPr>
        </w:pPrChange>
      </w:pPr>
      <w:bookmarkStart w:id="1184" w:name="_Toc29218960"/>
      <w:r>
        <w:t>Renesas::Generator::MCALConfGen::Business::Generation::GenerationItems::CommentGenerationItem</w:t>
      </w:r>
      <w:bookmarkEnd w:id="118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CommentGenerationItem.cs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Comment generation item constructor with argument text</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CommentGenerationItem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Comment generation item constructor with argument text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Generate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Generate output string of a comment </w:t>
            </w:r>
          </w:p>
        </w:tc>
      </w:tr>
    </w:tbl>
    <w:p w:rsidR="004025D7" w:rsidRDefault="004025D7">
      <w:pPr>
        <w:pStyle w:val="Heading4"/>
        <w:pPrChange w:id="1185" w:author="Pham Minh Tu" w:date="2019-12-25T16:33:00Z">
          <w:pPr>
            <w:pStyle w:val="Heading3"/>
          </w:pPr>
        </w:pPrChange>
      </w:pPr>
      <w:r>
        <w:t>Fields</w:t>
      </w:r>
    </w:p>
    <w:p w:rsidR="004025D7" w:rsidRDefault="004025D7">
      <w:pPr>
        <w:pStyle w:val="Heading4"/>
        <w:pPrChange w:id="1186" w:author="Pham Minh Tu" w:date="2019-12-25T16:33:00Z">
          <w:pPr>
            <w:pStyle w:val="Heading3"/>
          </w:pPr>
        </w:pPrChange>
      </w:pPr>
      <w:r>
        <w:t>Methods</w:t>
      </w:r>
    </w:p>
    <w:p w:rsidR="004025D7" w:rsidRDefault="004025D7">
      <w:pPr>
        <w:pStyle w:val="Heading5"/>
        <w:pPrChange w:id="1187" w:author="Pham Minh Tu" w:date="2019-12-25T16:33:00Z">
          <w:pPr>
            <w:pStyle w:val="Heading4"/>
          </w:pPr>
        </w:pPrChange>
      </w:pPr>
      <w:r>
        <w:t>CommentGenerationItem</w:t>
      </w:r>
    </w:p>
    <w:p w:rsidR="004025D7" w:rsidRDefault="004025D7" w:rsidP="004025D7">
      <w:pPr>
        <w:pStyle w:val="DesignID"/>
      </w:pPr>
      <w:r>
        <w:t>GENERIC_GDD_CLS_009_001: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CommentGenerationItem</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text</w:t>
            </w:r>
          </w:p>
        </w:tc>
        <w:tc>
          <w:tcPr>
            <w:tcW w:w="4154" w:type="dxa"/>
            <w:gridSpan w:val="2"/>
            <w:shd w:val="clear" w:color="auto" w:fill="auto"/>
          </w:tcPr>
          <w:p w:rsidR="004025D7" w:rsidRDefault="004025D7" w:rsidP="00CD1F8E">
            <w:r>
              <w:t xml:space="preserve">Text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Description</w:t>
            </w:r>
          </w:p>
        </w:tc>
        <w:tc>
          <w:tcPr>
            <w:tcW w:w="6231" w:type="dxa"/>
            <w:gridSpan w:val="3"/>
            <w:shd w:val="clear" w:color="auto" w:fill="auto"/>
          </w:tcPr>
          <w:p w:rsidR="004025D7" w:rsidRDefault="004025D7" w:rsidP="00CD1F8E">
            <w:pPr>
              <w:pStyle w:val="SourceCode"/>
            </w:pPr>
            <w:r>
              <w:t>Comment generation item constructor with argument text</w:t>
            </w:r>
          </w:p>
          <w:p w:rsidR="004025D7" w:rsidRDefault="004025D7" w:rsidP="00CD1F8E">
            <w:pPr>
              <w:pStyle w:val="SourceCode"/>
            </w:pPr>
            <w:r>
              <w:t>Algorithm:</w:t>
            </w:r>
            <w:r>
              <w:br/>
              <w:t>Get value from comment by remove /* and */</w:t>
            </w:r>
          </w:p>
        </w:tc>
      </w:tr>
    </w:tbl>
    <w:p w:rsidR="004025D7" w:rsidRDefault="004025D7" w:rsidP="004025D7">
      <w:pPr>
        <w:pStyle w:val="RefReq"/>
      </w:pPr>
      <w:r>
        <w:t>{Ref: N/A}</w:t>
      </w:r>
    </w:p>
    <w:p w:rsidR="004025D7" w:rsidRDefault="004025D7" w:rsidP="004025D7"/>
    <w:p w:rsidR="004025D7" w:rsidRDefault="004025D7">
      <w:pPr>
        <w:pStyle w:val="Heading5"/>
        <w:pPrChange w:id="1188" w:author="Pham Minh Tu" w:date="2019-12-25T16:33:00Z">
          <w:pPr>
            <w:pStyle w:val="Heading4"/>
          </w:pPr>
        </w:pPrChange>
      </w:pPr>
      <w:r>
        <w:t>Generate</w:t>
      </w:r>
    </w:p>
    <w:p w:rsidR="004025D7" w:rsidRDefault="004025D7" w:rsidP="004025D7">
      <w:pPr>
        <w:pStyle w:val="DesignID"/>
      </w:pPr>
      <w:r>
        <w:t>GENERIC_GDD_CLS_009_002: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Generate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output string of a comment</w:t>
            </w:r>
          </w:p>
          <w:p w:rsidR="004025D7" w:rsidRDefault="004025D7" w:rsidP="00CD1F8E">
            <w:pPr>
              <w:pStyle w:val="SourceCode"/>
            </w:pPr>
            <w:r>
              <w:t>Algorithm:</w:t>
            </w:r>
            <w:r>
              <w:br/>
              <w:t>Generate output string of a comment by append "/*" and "*/" to text</w:t>
            </w:r>
            <w:r>
              <w:br/>
              <w:t xml:space="preserve"> Break into multiple lines if length of the comment is more than MAX_LINE_LENGH</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189" w:author="Pham Minh Tu" w:date="2019-12-25T16:33:00Z">
          <w:pPr>
            <w:pStyle w:val="Heading2"/>
          </w:pPr>
        </w:pPrChange>
      </w:pPr>
      <w:bookmarkStart w:id="1190" w:name="_Toc29218961"/>
      <w:r>
        <w:t>Renesas::Generator::MCALConfGen::Business::Generation::GenerationItems::DefineGenerationItem</w:t>
      </w:r>
      <w:bookmarkEnd w:id="119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DefineGenerationItem.cs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DefineGenerationItem class that defines a macro definition will be output to .h and.c files.</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DefineGenerationItem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Define generation item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Generate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Generate output string of a define macro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generateComment</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Create comment for definition macro or struct members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computeSpaces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Macro definition has format: #define name {spaces} value This method calculate </w:t>
            </w:r>
            <w:r>
              <w:lastRenderedPageBreak/>
              <w:t xml:space="preserve">{spaces} length to make length of macro definition string is MAX_LINE_LENGH Mininum {spaces} length is 1 If length of macro definition string is more than MAX_LINE_LENGH Break into multiple lines End </w:t>
            </w:r>
          </w:p>
        </w:tc>
      </w:tr>
    </w:tbl>
    <w:p w:rsidR="004025D7" w:rsidRDefault="004025D7">
      <w:pPr>
        <w:pStyle w:val="Heading4"/>
        <w:pPrChange w:id="1191" w:author="Pham Minh Tu" w:date="2019-12-25T16:33:00Z">
          <w:pPr>
            <w:pStyle w:val="Heading3"/>
          </w:pPr>
        </w:pPrChange>
      </w:pPr>
      <w:r>
        <w:lastRenderedPageBreak/>
        <w:t>Fields</w:t>
      </w:r>
    </w:p>
    <w:p w:rsidR="004025D7" w:rsidRDefault="004025D7">
      <w:pPr>
        <w:pStyle w:val="Heading4"/>
        <w:pPrChange w:id="1192" w:author="Pham Minh Tu" w:date="2019-12-25T16:33:00Z">
          <w:pPr>
            <w:pStyle w:val="Heading3"/>
          </w:pPr>
        </w:pPrChange>
      </w:pPr>
      <w:r>
        <w:t>Methods</w:t>
      </w:r>
    </w:p>
    <w:p w:rsidR="004025D7" w:rsidRDefault="004025D7">
      <w:pPr>
        <w:pStyle w:val="Heading5"/>
        <w:pPrChange w:id="1193" w:author="Pham Minh Tu" w:date="2019-12-25T16:33:00Z">
          <w:pPr>
            <w:pStyle w:val="Heading4"/>
          </w:pPr>
        </w:pPrChange>
      </w:pPr>
      <w:r>
        <w:t>DefineGenerationItem</w:t>
      </w:r>
    </w:p>
    <w:p w:rsidR="004025D7" w:rsidRDefault="004025D7" w:rsidP="004025D7">
      <w:pPr>
        <w:pStyle w:val="DesignID"/>
      </w:pPr>
      <w:r>
        <w:t>GENERIC_GDD_CLS_010_001: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DefineGenerationItem</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preComment</w:t>
            </w:r>
          </w:p>
        </w:tc>
        <w:tc>
          <w:tcPr>
            <w:tcW w:w="4154" w:type="dxa"/>
            <w:gridSpan w:val="2"/>
            <w:shd w:val="clear" w:color="auto" w:fill="auto"/>
          </w:tcPr>
          <w:p w:rsidR="004025D7" w:rsidRDefault="004025D7" w:rsidP="00CD1F8E">
            <w:r>
              <w:t xml:space="preserve">Pre comment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postComment</w:t>
            </w:r>
          </w:p>
        </w:tc>
        <w:tc>
          <w:tcPr>
            <w:tcW w:w="4154" w:type="dxa"/>
            <w:gridSpan w:val="2"/>
            <w:shd w:val="clear" w:color="auto" w:fill="auto"/>
          </w:tcPr>
          <w:p w:rsidR="004025D7" w:rsidRDefault="004025D7" w:rsidP="00CD1F8E">
            <w:r>
              <w:t xml:space="preserve">Post comment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name</w:t>
            </w:r>
          </w:p>
        </w:tc>
        <w:tc>
          <w:tcPr>
            <w:tcW w:w="4154" w:type="dxa"/>
            <w:gridSpan w:val="2"/>
            <w:shd w:val="clear" w:color="auto" w:fill="auto"/>
          </w:tcPr>
          <w:p w:rsidR="004025D7" w:rsidRDefault="004025D7" w:rsidP="00CD1F8E">
            <w:r>
              <w:t xml:space="preserve">Name of define statement or struct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value</w:t>
            </w:r>
          </w:p>
        </w:tc>
        <w:tc>
          <w:tcPr>
            <w:tcW w:w="4154" w:type="dxa"/>
            <w:gridSpan w:val="2"/>
            <w:shd w:val="clear" w:color="auto" w:fill="auto"/>
          </w:tcPr>
          <w:p w:rsidR="004025D7" w:rsidRDefault="004025D7" w:rsidP="00CD1F8E">
            <w:r>
              <w:t xml:space="preserve">Value of define statement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int level</w:t>
            </w:r>
          </w:p>
        </w:tc>
        <w:tc>
          <w:tcPr>
            <w:tcW w:w="4154" w:type="dxa"/>
            <w:gridSpan w:val="2"/>
            <w:shd w:val="clear" w:color="auto" w:fill="auto"/>
          </w:tcPr>
          <w:p w:rsidR="004025D7" w:rsidRDefault="004025D7" w:rsidP="00CD1F8E">
            <w:r>
              <w:t xml:space="preserve">Level of inner struct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Define generation item constructor with arguments</w:t>
            </w:r>
          </w:p>
        </w:tc>
      </w:tr>
    </w:tbl>
    <w:p w:rsidR="004025D7" w:rsidRDefault="004025D7" w:rsidP="004025D7">
      <w:pPr>
        <w:pStyle w:val="RefReq"/>
      </w:pPr>
      <w:r>
        <w:t>{Ref: N/A}</w:t>
      </w:r>
    </w:p>
    <w:p w:rsidR="004025D7" w:rsidRDefault="004025D7" w:rsidP="004025D7"/>
    <w:p w:rsidR="004025D7" w:rsidRDefault="004025D7">
      <w:pPr>
        <w:pStyle w:val="Heading5"/>
        <w:pPrChange w:id="1194" w:author="Pham Minh Tu" w:date="2019-12-25T16:33:00Z">
          <w:pPr>
            <w:pStyle w:val="Heading4"/>
          </w:pPr>
        </w:pPrChange>
      </w:pPr>
      <w:r>
        <w:t>Generate</w:t>
      </w:r>
    </w:p>
    <w:p w:rsidR="004025D7" w:rsidRDefault="004025D7" w:rsidP="004025D7">
      <w:pPr>
        <w:pStyle w:val="DesignID"/>
      </w:pPr>
      <w:r>
        <w:t>GENERIC_GDD_CLS_010_002: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Generate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output string of a define macro</w:t>
            </w:r>
          </w:p>
          <w:p w:rsidR="004025D7" w:rsidRDefault="004025D7" w:rsidP="00CD1F8E">
            <w:pPr>
              <w:pStyle w:val="SourceCode"/>
            </w:pPr>
            <w:r>
              <w:t>Algorithm:</w:t>
            </w:r>
            <w:r>
              <w:br/>
              <w:t>Generate output string of a define macro with format:</w:t>
            </w:r>
            <w:r>
              <w:br/>
              <w:t xml:space="preserve">     1. Pre-comment</w:t>
            </w:r>
            <w:r>
              <w:br/>
              <w:t xml:space="preserve">     2. #define name {spaces} value</w:t>
            </w:r>
            <w:r>
              <w:br/>
              <w:t xml:space="preserve">     3. Post-comment</w:t>
            </w:r>
            <w:r>
              <w:br/>
              <w:t xml:space="preserve"> For (1) and (3)</w:t>
            </w:r>
            <w:r>
              <w:br/>
              <w:t xml:space="preserve">     - Break into multiple lines if length of (1) or (3) is more than MAX_LINE_LENGH</w:t>
            </w:r>
            <w:r>
              <w:br/>
              <w:t xml:space="preserve"> For (2)</w:t>
            </w:r>
            <w:r>
              <w:br/>
              <w:t xml:space="preserve">     - There are {spaces} between name and value to make length of (2) is MAX_LINE_LENGH</w:t>
            </w:r>
            <w:r>
              <w:br/>
              <w:t xml:space="preserve">     - Min of {spaces} is 1.</w:t>
            </w:r>
            <w:r>
              <w:br/>
              <w:t xml:space="preserve">     - Break into multiple lines if length of (2) is more than MAX_LINE_LENGH</w:t>
            </w:r>
          </w:p>
        </w:tc>
      </w:tr>
    </w:tbl>
    <w:p w:rsidR="004025D7" w:rsidRDefault="004025D7" w:rsidP="004025D7">
      <w:pPr>
        <w:pStyle w:val="RefReq"/>
      </w:pPr>
      <w:r>
        <w:t xml:space="preserve">{Ref: </w:t>
      </w:r>
      <w:r w:rsidR="00630415">
        <w:t>N/A</w:t>
      </w:r>
      <w:r>
        <w:t>}</w:t>
      </w:r>
    </w:p>
    <w:p w:rsidR="004025D7" w:rsidRDefault="004025D7">
      <w:pPr>
        <w:pStyle w:val="Heading5"/>
        <w:pPrChange w:id="1195" w:author="Pham Minh Tu" w:date="2019-12-25T16:33:00Z">
          <w:pPr>
            <w:pStyle w:val="Heading4"/>
          </w:pPr>
        </w:pPrChange>
      </w:pPr>
      <w:r>
        <w:t>computeSpaces</w:t>
      </w:r>
    </w:p>
    <w:p w:rsidR="004025D7" w:rsidRDefault="004025D7" w:rsidP="004025D7">
      <w:pPr>
        <w:pStyle w:val="DesignID"/>
      </w:pPr>
      <w:r>
        <w:t>GENERIC_GDD_CLS_010_003: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computeSpaces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Macro definition has format: #define name {spaces} value This method calculate {spaces} length to make length of macro definition string is MAX_LINE_LENGH Mininum {spaces} length is 1 If length of macro definition string is more than MAX_LINE_LENGH Break into multiple lines End</w:t>
            </w:r>
          </w:p>
          <w:p w:rsidR="004025D7" w:rsidRDefault="004025D7" w:rsidP="00CD1F8E">
            <w:pPr>
              <w:pStyle w:val="SourceCode"/>
            </w:pPr>
            <w:r>
              <w:t>Algorithm:</w:t>
            </w:r>
            <w:r>
              <w:br/>
              <w:t>Calculate number of spaces and get new line if name or value of macro are over max line length</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196" w:author="Pham Minh Tu" w:date="2019-12-25T16:33:00Z">
          <w:pPr>
            <w:pStyle w:val="Heading4"/>
          </w:pPr>
        </w:pPrChange>
      </w:pPr>
      <w:r>
        <w:t>generateComment</w:t>
      </w:r>
    </w:p>
    <w:p w:rsidR="004025D7" w:rsidRDefault="004025D7" w:rsidP="004025D7">
      <w:pPr>
        <w:pStyle w:val="DesignID"/>
      </w:pPr>
      <w:r>
        <w:t>GENERIC_GDD_CLS_010_004: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generateComment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StringBuilder outStr</w:t>
            </w:r>
          </w:p>
        </w:tc>
        <w:tc>
          <w:tcPr>
            <w:tcW w:w="4154" w:type="dxa"/>
            <w:gridSpan w:val="2"/>
            <w:shd w:val="clear" w:color="auto" w:fill="auto"/>
          </w:tcPr>
          <w:p w:rsidR="004025D7" w:rsidRDefault="004025D7" w:rsidP="00CD1F8E">
            <w:r>
              <w:t>A string buffer</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value</w:t>
            </w:r>
          </w:p>
        </w:tc>
        <w:tc>
          <w:tcPr>
            <w:tcW w:w="4154" w:type="dxa"/>
            <w:gridSpan w:val="2"/>
            <w:shd w:val="clear" w:color="auto" w:fill="auto"/>
          </w:tcPr>
          <w:p w:rsidR="004025D7" w:rsidRDefault="004025D7" w:rsidP="00CD1F8E">
            <w:r>
              <w:t>Comment</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Description</w:t>
            </w:r>
          </w:p>
        </w:tc>
        <w:tc>
          <w:tcPr>
            <w:tcW w:w="6231" w:type="dxa"/>
            <w:gridSpan w:val="3"/>
            <w:shd w:val="clear" w:color="auto" w:fill="auto"/>
          </w:tcPr>
          <w:p w:rsidR="004025D7" w:rsidRDefault="004025D7" w:rsidP="00CD1F8E">
            <w:pPr>
              <w:pStyle w:val="SourceCode"/>
            </w:pPr>
            <w:r>
              <w:t>Create comment for definition macro or struct members</w:t>
            </w:r>
          </w:p>
          <w:p w:rsidR="004025D7" w:rsidRDefault="004025D7" w:rsidP="00CD1F8E">
            <w:pPr>
              <w:pStyle w:val="SourceCode"/>
            </w:pPr>
            <w:r>
              <w:t>Algorithm:</w:t>
            </w:r>
            <w:r>
              <w:br/>
              <w:t>Add comment to string buffer if value is not null or empty</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197" w:author="Pham Minh Tu" w:date="2019-12-25T16:33:00Z">
          <w:pPr>
            <w:pStyle w:val="Heading2"/>
          </w:pPr>
        </w:pPrChange>
      </w:pPr>
      <w:bookmarkStart w:id="1198" w:name="_Toc29218962"/>
      <w:r>
        <w:t>Renesas::Generator::MCALConfGen::Business::Generation::GenerationItems::StringGenerationItem</w:t>
      </w:r>
      <w:bookmarkEnd w:id="119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StringGenerationItem.cs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StringGenerationItem class that defines a string will be output to .h and.c files.</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StringGenerationItem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String generation item constructor with argument value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Generate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Generate output string from Value attribute </w:t>
            </w:r>
          </w:p>
        </w:tc>
      </w:tr>
    </w:tbl>
    <w:p w:rsidR="004025D7" w:rsidRDefault="004025D7">
      <w:pPr>
        <w:pStyle w:val="Heading4"/>
        <w:pPrChange w:id="1199" w:author="Pham Minh Tu" w:date="2019-12-25T16:33:00Z">
          <w:pPr>
            <w:pStyle w:val="Heading3"/>
          </w:pPr>
        </w:pPrChange>
      </w:pPr>
      <w:r>
        <w:t>Fields</w:t>
      </w:r>
    </w:p>
    <w:p w:rsidR="004025D7" w:rsidRDefault="004025D7">
      <w:pPr>
        <w:pStyle w:val="Heading4"/>
        <w:pPrChange w:id="1200" w:author="Pham Minh Tu" w:date="2019-12-25T16:33:00Z">
          <w:pPr>
            <w:pStyle w:val="Heading3"/>
          </w:pPr>
        </w:pPrChange>
      </w:pPr>
      <w:r>
        <w:t>Methods</w:t>
      </w:r>
    </w:p>
    <w:p w:rsidR="004025D7" w:rsidRDefault="004025D7">
      <w:pPr>
        <w:pStyle w:val="Heading5"/>
        <w:pPrChange w:id="1201" w:author="Pham Minh Tu" w:date="2019-12-25T16:33:00Z">
          <w:pPr>
            <w:pStyle w:val="Heading4"/>
          </w:pPr>
        </w:pPrChange>
      </w:pPr>
      <w:r>
        <w:t>Generate</w:t>
      </w:r>
    </w:p>
    <w:p w:rsidR="004025D7" w:rsidRDefault="004025D7" w:rsidP="004025D7">
      <w:pPr>
        <w:pStyle w:val="DesignID"/>
      </w:pPr>
      <w:r>
        <w:t>GENERIC_GDD_CLS_011_001: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Generate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output string from Value attribute</w:t>
            </w:r>
          </w:p>
          <w:p w:rsidR="004025D7" w:rsidRDefault="004025D7" w:rsidP="00CD1F8E">
            <w:pPr>
              <w:pStyle w:val="SourceCode"/>
            </w:pPr>
            <w:r>
              <w:t>Algorithm:</w:t>
            </w:r>
            <w:r>
              <w:br/>
              <w:t>Generate a value string</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02" w:author="Pham Minh Tu" w:date="2019-12-25T16:34:00Z">
          <w:pPr>
            <w:pStyle w:val="Heading4"/>
          </w:pPr>
        </w:pPrChange>
      </w:pPr>
      <w:r>
        <w:lastRenderedPageBreak/>
        <w:t>StringGenerationItem</w:t>
      </w:r>
    </w:p>
    <w:p w:rsidR="004025D7" w:rsidRDefault="004025D7" w:rsidP="004025D7">
      <w:pPr>
        <w:pStyle w:val="DesignID"/>
      </w:pPr>
      <w:r>
        <w:t>GENERIC_GDD_CLS_011_002: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StringGenerationItem</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value</w:t>
            </w:r>
          </w:p>
        </w:tc>
        <w:tc>
          <w:tcPr>
            <w:tcW w:w="4154" w:type="dxa"/>
            <w:gridSpan w:val="2"/>
            <w:shd w:val="clear" w:color="auto" w:fill="auto"/>
          </w:tcPr>
          <w:p w:rsidR="004025D7" w:rsidRDefault="004025D7" w:rsidP="00CD1F8E">
            <w:r>
              <w:t xml:space="preserve">Value of define statement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String generation item constructor with argument value</w:t>
            </w:r>
          </w:p>
          <w:p w:rsidR="004025D7" w:rsidRDefault="004025D7" w:rsidP="00CD1F8E">
            <w:pPr>
              <w:pStyle w:val="SourceCode"/>
            </w:pPr>
            <w:r>
              <w:t>Algorithm:</w:t>
            </w:r>
            <w:r>
              <w:br/>
              <w:t>Init values</w:t>
            </w:r>
          </w:p>
        </w:tc>
      </w:tr>
    </w:tbl>
    <w:p w:rsidR="004025D7" w:rsidRDefault="004025D7" w:rsidP="004025D7">
      <w:pPr>
        <w:pStyle w:val="RefReq"/>
      </w:pPr>
      <w:r>
        <w:t>{Ref: N/A}</w:t>
      </w:r>
    </w:p>
    <w:p w:rsidR="004025D7" w:rsidRDefault="004025D7" w:rsidP="004025D7"/>
    <w:p w:rsidR="004025D7" w:rsidRDefault="004025D7">
      <w:pPr>
        <w:pStyle w:val="Heading3"/>
        <w:pPrChange w:id="1203" w:author="Pham Minh Tu" w:date="2019-12-25T16:34:00Z">
          <w:pPr>
            <w:pStyle w:val="Heading2"/>
          </w:pPr>
        </w:pPrChange>
      </w:pPr>
      <w:bookmarkStart w:id="1204" w:name="_Toc29218963"/>
      <w:r>
        <w:t>Renesas::Generator::MCALConfGen::Business::Generation::GenerationItems::StructGenerationItem</w:t>
      </w:r>
      <w:bookmarkEnd w:id="120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StructGenerationItem.cs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StructGenerationItem class that defines a struct will be output to .c files.</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children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Inner structs or fields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StructGenerationItem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Struct generation item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AddChild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Add an inner struct or a field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Generate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Generate output string of a struct </w:t>
            </w:r>
          </w:p>
        </w:tc>
      </w:tr>
    </w:tbl>
    <w:p w:rsidR="004025D7" w:rsidRDefault="004025D7">
      <w:pPr>
        <w:pStyle w:val="Heading4"/>
        <w:pPrChange w:id="1205" w:author="Pham Minh Tu" w:date="2019-12-25T16:34:00Z">
          <w:pPr>
            <w:pStyle w:val="Heading3"/>
          </w:pPr>
        </w:pPrChange>
      </w:pPr>
      <w:r>
        <w:t>Fields</w:t>
      </w:r>
    </w:p>
    <w:p w:rsidR="004025D7" w:rsidRDefault="004025D7">
      <w:pPr>
        <w:pStyle w:val="Heading5"/>
        <w:pPrChange w:id="1206" w:author="Pham Minh Tu" w:date="2019-12-25T16:34:00Z">
          <w:pPr>
            <w:pStyle w:val="Heading4"/>
          </w:pPr>
        </w:pPrChange>
      </w:pPr>
      <w:r>
        <w:t>children</w:t>
      </w:r>
    </w:p>
    <w:p w:rsidR="004025D7" w:rsidRDefault="004025D7" w:rsidP="004025D7">
      <w:pPr>
        <w:pStyle w:val="DesignID"/>
      </w:pPr>
      <w:r>
        <w:t>GENERIC_GDD_CLS_012_001: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children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List&lt; BaseGenerationItem</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Description</w:t>
            </w:r>
          </w:p>
        </w:tc>
        <w:tc>
          <w:tcPr>
            <w:tcW w:w="5816" w:type="dxa"/>
            <w:shd w:val="clear" w:color="auto" w:fill="auto"/>
          </w:tcPr>
          <w:p w:rsidR="004025D7" w:rsidRDefault="004025D7" w:rsidP="00CD1F8E">
            <w:r>
              <w:t xml:space="preserve">Inner structs or fields </w:t>
            </w:r>
          </w:p>
        </w:tc>
      </w:tr>
    </w:tbl>
    <w:p w:rsidR="004025D7" w:rsidRDefault="004025D7" w:rsidP="004025D7"/>
    <w:p w:rsidR="004025D7" w:rsidRDefault="004025D7">
      <w:pPr>
        <w:pStyle w:val="Heading4"/>
        <w:pPrChange w:id="1207" w:author="Pham Minh Tu" w:date="2019-12-25T16:34:00Z">
          <w:pPr>
            <w:pStyle w:val="Heading3"/>
          </w:pPr>
        </w:pPrChange>
      </w:pPr>
      <w:r>
        <w:t>Methods</w:t>
      </w:r>
    </w:p>
    <w:p w:rsidR="004025D7" w:rsidRDefault="004025D7">
      <w:pPr>
        <w:pStyle w:val="Heading5"/>
        <w:pPrChange w:id="1208" w:author="Pham Minh Tu" w:date="2019-12-25T16:34:00Z">
          <w:pPr>
            <w:pStyle w:val="Heading4"/>
          </w:pPr>
        </w:pPrChange>
      </w:pPr>
      <w:r>
        <w:t>AddChild</w:t>
      </w:r>
    </w:p>
    <w:p w:rsidR="004025D7" w:rsidRDefault="004025D7" w:rsidP="004025D7">
      <w:pPr>
        <w:pStyle w:val="DesignID"/>
      </w:pPr>
      <w:r>
        <w:t>GENERIC_GDD_CLS_012_002: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AddChild</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child</w:t>
            </w:r>
          </w:p>
        </w:tc>
        <w:tc>
          <w:tcPr>
            <w:tcW w:w="1038" w:type="dxa"/>
            <w:gridSpan w:val="2"/>
            <w:shd w:val="clear" w:color="auto" w:fill="auto"/>
          </w:tcPr>
          <w:p w:rsidR="004025D7" w:rsidRDefault="004025D7" w:rsidP="00CD1F8E">
            <w:r>
              <w:t xml:space="preserve">Child item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Add an inner struct or a field</w:t>
            </w:r>
          </w:p>
          <w:p w:rsidR="004025D7" w:rsidRDefault="004025D7" w:rsidP="00CD1F8E">
            <w:pPr>
              <w:pStyle w:val="SourceCode"/>
            </w:pPr>
            <w:r>
              <w:t>Algorithm:</w:t>
            </w:r>
            <w:r>
              <w:br/>
              <w:t>Add a child struct or field to parent struct or struct</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09" w:author="Pham Minh Tu" w:date="2019-12-25T16:34:00Z">
          <w:pPr>
            <w:pStyle w:val="Heading4"/>
          </w:pPr>
        </w:pPrChange>
      </w:pPr>
      <w:r>
        <w:t>Generate</w:t>
      </w:r>
    </w:p>
    <w:p w:rsidR="004025D7" w:rsidRDefault="004025D7" w:rsidP="004025D7">
      <w:pPr>
        <w:pStyle w:val="DesignID"/>
      </w:pPr>
      <w:r>
        <w:t>GENERIC_GDD_CLS_012_003: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Generate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output string of a struct</w:t>
            </w:r>
          </w:p>
          <w:p w:rsidR="004025D7" w:rsidRDefault="004025D7" w:rsidP="00CD1F8E">
            <w:pPr>
              <w:pStyle w:val="SourceCode"/>
            </w:pPr>
            <w:r>
              <w:t>Algorithm:</w:t>
            </w:r>
            <w:r>
              <w:br/>
              <w:t>Generation string include</w:t>
            </w:r>
            <w:r>
              <w:br/>
              <w:t xml:space="preserve">     1. Precomment</w:t>
            </w:r>
            <w:r>
              <w:br/>
              <w:t xml:space="preserve">     2. Struct type</w:t>
            </w:r>
            <w:r>
              <w:br/>
              <w:t xml:space="preserve">     3. Inner structs or fields (all items have comma (,) at the end, excepted last item)</w:t>
            </w:r>
            <w:r>
              <w:br/>
              <w:t xml:space="preserve">     4. Post comment</w:t>
            </w:r>
            <w:r>
              <w:br/>
              <w:t xml:space="preserve"> Break into multiple lines if length of (1) to (4) is more than MAX_LINE_LENGH</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10" w:author="Pham Minh Tu" w:date="2019-12-25T16:34:00Z">
          <w:pPr>
            <w:pStyle w:val="Heading4"/>
          </w:pPr>
        </w:pPrChange>
      </w:pPr>
      <w:r>
        <w:t>StructGenerationItem</w:t>
      </w:r>
    </w:p>
    <w:p w:rsidR="004025D7" w:rsidRDefault="004025D7" w:rsidP="004025D7">
      <w:pPr>
        <w:pStyle w:val="DesignID"/>
      </w:pPr>
      <w:r>
        <w:t>GENERIC_GDD_CLS_012_004: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6230" w:type="dxa"/>
            <w:gridSpan w:val="3"/>
            <w:shd w:val="clear" w:color="auto" w:fill="auto"/>
          </w:tcPr>
          <w:p w:rsidR="004025D7" w:rsidRDefault="004025D7" w:rsidP="00CD1F8E">
            <w:r>
              <w:t>StructGenerationItem</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preComment</w:t>
            </w:r>
          </w:p>
        </w:tc>
        <w:tc>
          <w:tcPr>
            <w:tcW w:w="4154" w:type="dxa"/>
            <w:gridSpan w:val="2"/>
            <w:shd w:val="clear" w:color="auto" w:fill="auto"/>
          </w:tcPr>
          <w:p w:rsidR="004025D7" w:rsidRDefault="004025D7" w:rsidP="00CD1F8E">
            <w:r>
              <w:t xml:space="preserve">Pre comment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postComment</w:t>
            </w:r>
          </w:p>
        </w:tc>
        <w:tc>
          <w:tcPr>
            <w:tcW w:w="4154" w:type="dxa"/>
            <w:gridSpan w:val="2"/>
            <w:shd w:val="clear" w:color="auto" w:fill="auto"/>
          </w:tcPr>
          <w:p w:rsidR="004025D7" w:rsidRDefault="004025D7" w:rsidP="00CD1F8E">
            <w:r>
              <w:t xml:space="preserve">Post comment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name</w:t>
            </w:r>
          </w:p>
        </w:tc>
        <w:tc>
          <w:tcPr>
            <w:tcW w:w="4154" w:type="dxa"/>
            <w:gridSpan w:val="2"/>
            <w:shd w:val="clear" w:color="auto" w:fill="auto"/>
          </w:tcPr>
          <w:p w:rsidR="004025D7" w:rsidRDefault="004025D7" w:rsidP="00CD1F8E">
            <w:r>
              <w:t xml:space="preserve">Name of define statement or struct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type</w:t>
            </w:r>
          </w:p>
        </w:tc>
        <w:tc>
          <w:tcPr>
            <w:tcW w:w="4154" w:type="dxa"/>
            <w:gridSpan w:val="2"/>
            <w:shd w:val="clear" w:color="auto" w:fill="auto"/>
          </w:tcPr>
          <w:p w:rsidR="004025D7" w:rsidRDefault="004025D7" w:rsidP="00CD1F8E">
            <w:r>
              <w:t xml:space="preserve">Type of a struct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int level</w:t>
            </w:r>
          </w:p>
        </w:tc>
        <w:tc>
          <w:tcPr>
            <w:tcW w:w="4154" w:type="dxa"/>
            <w:gridSpan w:val="2"/>
            <w:shd w:val="clear" w:color="auto" w:fill="auto"/>
          </w:tcPr>
          <w:p w:rsidR="004025D7" w:rsidRDefault="004025D7" w:rsidP="00CD1F8E">
            <w:r>
              <w:t xml:space="preserve">Value of define statement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Struct generation item constructor with arguments</w:t>
            </w:r>
          </w:p>
        </w:tc>
      </w:tr>
    </w:tbl>
    <w:p w:rsidR="004025D7" w:rsidRDefault="004025D7" w:rsidP="004025D7">
      <w:pPr>
        <w:pStyle w:val="RefReq"/>
      </w:pPr>
      <w:r>
        <w:t>{Ref: N/A}</w:t>
      </w:r>
    </w:p>
    <w:p w:rsidR="004025D7" w:rsidRDefault="004025D7" w:rsidP="004025D7"/>
    <w:p w:rsidR="004025D7" w:rsidRDefault="004025D7">
      <w:pPr>
        <w:pStyle w:val="Heading3"/>
        <w:pPrChange w:id="1211" w:author="Pham Minh Tu" w:date="2019-12-25T16:34:00Z">
          <w:pPr>
            <w:pStyle w:val="Heading2"/>
          </w:pPr>
        </w:pPrChange>
      </w:pPr>
      <w:bookmarkStart w:id="1212" w:name="_Toc29218964"/>
      <w:r>
        <w:t>Renesas::Generator::MCALConfGen::Business::Generation::HeaderFileGeneration</w:t>
      </w:r>
      <w:bookmarkEnd w:id="121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HeaderFileGeneration.cs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HeaderFileGeneration a abstract class for classes used to generate .h file.</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HeaderFileGeneration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Header file generation constructor with argumnets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GenSTART_MACRO</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start macro section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GenGLOBAL_SYMBOLS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global symbols section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GenGLOBAL_DATA_TYPE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global data types section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GenGLOBAL_DATA</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global data section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GenFUNCTION_PROTOTYPE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function prototype </w:t>
            </w:r>
            <w:r>
              <w:lastRenderedPageBreak/>
              <w:t xml:space="preserve">section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(7)</w:t>
            </w:r>
          </w:p>
        </w:tc>
        <w:tc>
          <w:tcPr>
            <w:tcW w:w="3739" w:type="dxa"/>
            <w:shd w:val="clear" w:color="auto" w:fill="auto"/>
            <w:vAlign w:val="center"/>
          </w:tcPr>
          <w:p w:rsidR="004025D7" w:rsidRDefault="004025D7" w:rsidP="00CD1F8E">
            <w:pPr>
              <w:spacing w:afterAutospacing="1"/>
            </w:pPr>
            <w:r>
              <w:t>GenEND_MACRO</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end macro section </w:t>
            </w:r>
          </w:p>
        </w:tc>
      </w:tr>
    </w:tbl>
    <w:p w:rsidR="004025D7" w:rsidRDefault="004025D7">
      <w:pPr>
        <w:pStyle w:val="Heading4"/>
        <w:pPrChange w:id="1213" w:author="Pham Minh Tu" w:date="2019-12-25T16:34:00Z">
          <w:pPr>
            <w:pStyle w:val="Heading3"/>
          </w:pPr>
        </w:pPrChange>
      </w:pPr>
      <w:r>
        <w:t>Fields</w:t>
      </w:r>
    </w:p>
    <w:p w:rsidR="004025D7" w:rsidRDefault="004025D7">
      <w:pPr>
        <w:pStyle w:val="Heading4"/>
        <w:pPrChange w:id="1214" w:author="Pham Minh Tu" w:date="2019-12-25T16:34:00Z">
          <w:pPr>
            <w:pStyle w:val="Heading3"/>
          </w:pPr>
        </w:pPrChange>
      </w:pPr>
      <w:r>
        <w:t>Methods</w:t>
      </w:r>
    </w:p>
    <w:p w:rsidR="004025D7" w:rsidRDefault="004025D7">
      <w:pPr>
        <w:pStyle w:val="Heading5"/>
        <w:pPrChange w:id="1215" w:author="Pham Minh Tu" w:date="2019-12-25T16:34:00Z">
          <w:pPr>
            <w:pStyle w:val="Heading4"/>
          </w:pPr>
        </w:pPrChange>
      </w:pPr>
      <w:r>
        <w:t>GenEND_MACRO</w:t>
      </w:r>
    </w:p>
    <w:p w:rsidR="004025D7" w:rsidRDefault="004025D7" w:rsidP="004025D7">
      <w:pPr>
        <w:pStyle w:val="DesignID"/>
      </w:pPr>
      <w:r>
        <w:t>GENERIC_GDD_CLS_013_001: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GenEND_MACRO</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end macro section</w:t>
            </w:r>
          </w:p>
          <w:p w:rsidR="004025D7" w:rsidRDefault="004025D7" w:rsidP="00CD1F8E">
            <w:pPr>
              <w:pStyle w:val="SourceCode"/>
            </w:pPr>
            <w:r>
              <w:t>Algorithm:</w:t>
            </w:r>
            <w:r>
              <w:br/>
              <w:t>Generate end macro. An abstract method overrided by specific module</w:t>
            </w:r>
            <w:r>
              <w:br/>
              <w:t xml:space="preserve"> to provide end macro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16" w:author="Pham Minh Tu" w:date="2019-12-25T16:34:00Z">
          <w:pPr>
            <w:pStyle w:val="Heading4"/>
          </w:pPr>
        </w:pPrChange>
      </w:pPr>
      <w:r>
        <w:t>GenFUNCTION_PROTOTYPE</w:t>
      </w:r>
    </w:p>
    <w:p w:rsidR="004025D7" w:rsidRDefault="004025D7" w:rsidP="004025D7">
      <w:pPr>
        <w:pStyle w:val="DesignID"/>
      </w:pPr>
      <w:r>
        <w:t>GENERIC_GDD_CLS_013_002: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GenFUNCTION_PROTOTYPE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function prototype section</w:t>
            </w:r>
          </w:p>
          <w:p w:rsidR="004025D7" w:rsidRDefault="004025D7" w:rsidP="00CD1F8E">
            <w:pPr>
              <w:pStyle w:val="SourceCode"/>
            </w:pPr>
            <w:r>
              <w:t>Algorithm:</w:t>
            </w:r>
            <w:r>
              <w:br/>
              <w:t>Generate function prototype. An abstract method overrided by specific module</w:t>
            </w:r>
            <w:r>
              <w:br/>
              <w:t xml:space="preserve"> to provide function prototype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17" w:author="Pham Minh Tu" w:date="2019-12-25T16:34:00Z">
          <w:pPr>
            <w:pStyle w:val="Heading4"/>
          </w:pPr>
        </w:pPrChange>
      </w:pPr>
      <w:r>
        <w:t>GenGLOBAL_DATA</w:t>
      </w:r>
    </w:p>
    <w:p w:rsidR="004025D7" w:rsidRDefault="004025D7" w:rsidP="004025D7">
      <w:pPr>
        <w:pStyle w:val="DesignID"/>
      </w:pPr>
      <w:r>
        <w:t>GENERIC_GDD_CLS_013_003: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GenGLOBAL_DATA</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global data section</w:t>
            </w:r>
          </w:p>
          <w:p w:rsidR="004025D7" w:rsidRDefault="004025D7" w:rsidP="00CD1F8E">
            <w:pPr>
              <w:pStyle w:val="SourceCode"/>
            </w:pPr>
            <w:r>
              <w:t>Algorithm:</w:t>
            </w:r>
            <w:r>
              <w:br/>
              <w:t>Generate global data. An abstract method overrided by specific module</w:t>
            </w:r>
            <w:r>
              <w:br/>
              <w:t xml:space="preserve"> to provide global data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18" w:author="Pham Minh Tu" w:date="2019-12-25T16:34:00Z">
          <w:pPr>
            <w:pStyle w:val="Heading4"/>
          </w:pPr>
        </w:pPrChange>
      </w:pPr>
      <w:r>
        <w:t>GenGLOBAL_DATA_TYPE</w:t>
      </w:r>
    </w:p>
    <w:p w:rsidR="004025D7" w:rsidRDefault="004025D7" w:rsidP="004025D7">
      <w:pPr>
        <w:pStyle w:val="DesignID"/>
      </w:pPr>
      <w:r>
        <w:t>GENERIC_GDD_CLS_013_004: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GenGLOBAL_DATA_TYPE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global data types section</w:t>
            </w:r>
          </w:p>
          <w:p w:rsidR="004025D7" w:rsidRDefault="004025D7" w:rsidP="00CD1F8E">
            <w:pPr>
              <w:pStyle w:val="SourceCode"/>
            </w:pPr>
            <w:r>
              <w:t>Algorithm:</w:t>
            </w:r>
            <w:r>
              <w:br/>
              <w:t>Generate global data types. An abstract method overrided by specific module</w:t>
            </w:r>
            <w:r>
              <w:br/>
              <w:t xml:space="preserve"> to provide global data types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19" w:author="Pham Minh Tu" w:date="2019-12-25T16:34:00Z">
          <w:pPr>
            <w:pStyle w:val="Heading4"/>
          </w:pPr>
        </w:pPrChange>
      </w:pPr>
      <w:r>
        <w:t>GenGLOBAL_SYMBOLS</w:t>
      </w:r>
    </w:p>
    <w:p w:rsidR="004025D7" w:rsidRDefault="004025D7" w:rsidP="004025D7">
      <w:pPr>
        <w:pStyle w:val="DesignID"/>
      </w:pPr>
      <w:r>
        <w:t>GENERIC_GDD_CLS_013_005: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GenGLOBAL_SYMBOLS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global symbols section</w:t>
            </w:r>
          </w:p>
          <w:p w:rsidR="004025D7" w:rsidRDefault="004025D7" w:rsidP="00CD1F8E">
            <w:pPr>
              <w:pStyle w:val="SourceCode"/>
            </w:pPr>
            <w:r>
              <w:t>Algorithm:</w:t>
            </w:r>
            <w:r>
              <w:br/>
              <w:t>Generate global symbols. An abstract method overrided by specific module</w:t>
            </w:r>
            <w:r>
              <w:br/>
              <w:t xml:space="preserve"> to provide global symbols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rsidP="004025D7"/>
    <w:p w:rsidR="004025D7" w:rsidRDefault="004025D7">
      <w:pPr>
        <w:pStyle w:val="Heading5"/>
        <w:pPrChange w:id="1220" w:author="Pham Minh Tu" w:date="2019-12-25T16:34:00Z">
          <w:pPr>
            <w:pStyle w:val="Heading4"/>
          </w:pPr>
        </w:pPrChange>
      </w:pPr>
      <w:r>
        <w:t>GenSTART_MACRO</w:t>
      </w:r>
    </w:p>
    <w:p w:rsidR="004025D7" w:rsidRDefault="004025D7" w:rsidP="004025D7">
      <w:pPr>
        <w:pStyle w:val="DesignID"/>
      </w:pPr>
      <w:r>
        <w:t>GENERIC_GDD_CLS_013_007: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GenSTART_MACRO</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start macro section</w:t>
            </w:r>
          </w:p>
          <w:p w:rsidR="004025D7" w:rsidRDefault="004025D7" w:rsidP="00CD1F8E">
            <w:pPr>
              <w:pStyle w:val="SourceCode"/>
            </w:pPr>
            <w:r>
              <w:t>Algorithm:</w:t>
            </w:r>
            <w:r>
              <w:br/>
              <w:t>Define template start macro</w:t>
            </w:r>
            <w:r>
              <w:br/>
              <w:t xml:space="preserve"> Generate start macro from template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21" w:author="Pham Minh Tu" w:date="2019-12-25T16:34:00Z">
          <w:pPr>
            <w:pStyle w:val="Heading4"/>
          </w:pPr>
        </w:pPrChange>
      </w:pPr>
      <w:r>
        <w:t>HeaderFileGeneration</w:t>
      </w:r>
    </w:p>
    <w:p w:rsidR="004025D7" w:rsidRDefault="004025D7" w:rsidP="004025D7">
      <w:pPr>
        <w:pStyle w:val="DesignID"/>
      </w:pPr>
      <w:r>
        <w:t>GENERIC_GDD_CLS_013_008: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HeaderFileGeneration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fileName</w:t>
            </w:r>
          </w:p>
        </w:tc>
        <w:tc>
          <w:tcPr>
            <w:tcW w:w="4154" w:type="dxa"/>
            <w:gridSpan w:val="2"/>
            <w:shd w:val="clear" w:color="auto" w:fill="auto"/>
          </w:tcPr>
          <w:p w:rsidR="004025D7" w:rsidRDefault="004025D7" w:rsidP="00CD1F8E">
            <w:r>
              <w:t xml:space="preserve">File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outputDirectory</w:t>
            </w:r>
          </w:p>
        </w:tc>
        <w:tc>
          <w:tcPr>
            <w:tcW w:w="4154" w:type="dxa"/>
            <w:gridSpan w:val="2"/>
            <w:shd w:val="clear" w:color="auto" w:fill="auto"/>
          </w:tcPr>
          <w:p w:rsidR="004025D7" w:rsidRDefault="004025D7" w:rsidP="00CD1F8E">
            <w:r>
              <w:t xml:space="preserve">Output directory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basicConfiguration</w:t>
            </w:r>
          </w:p>
        </w:tc>
        <w:tc>
          <w:tcPr>
            <w:tcW w:w="4154" w:type="dxa"/>
            <w:gridSpan w:val="2"/>
            <w:shd w:val="clear" w:color="auto" w:fill="auto"/>
          </w:tcPr>
          <w:p w:rsidR="004025D7" w:rsidRDefault="008655E3" w:rsidP="00CD1F8E">
            <w:r>
              <w:t>Basic configuration</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runtimeConfiguration</w:t>
            </w:r>
          </w:p>
        </w:tc>
        <w:tc>
          <w:tcPr>
            <w:tcW w:w="4154" w:type="dxa"/>
            <w:gridSpan w:val="2"/>
            <w:shd w:val="clear" w:color="auto" w:fill="auto"/>
          </w:tcPr>
          <w:p w:rsidR="004025D7" w:rsidRDefault="008655E3" w:rsidP="00CD1F8E">
            <w:r>
              <w:t>Runtime configuration</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intermediateData</w:t>
            </w:r>
          </w:p>
        </w:tc>
        <w:tc>
          <w:tcPr>
            <w:tcW w:w="4154" w:type="dxa"/>
            <w:gridSpan w:val="2"/>
            <w:shd w:val="clear" w:color="auto" w:fill="auto"/>
          </w:tcPr>
          <w:p w:rsidR="004025D7" w:rsidRDefault="008655E3" w:rsidP="00CD1F8E">
            <w:r>
              <w:t>Intermediate Data</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Header file generation constructor with argumnets</w:t>
            </w:r>
          </w:p>
          <w:p w:rsidR="004025D7" w:rsidRDefault="004025D7" w:rsidP="00CD1F8E">
            <w:pPr>
              <w:pStyle w:val="SourceCode"/>
            </w:pPr>
            <w:r>
              <w:t>Algorithm:</w:t>
            </w:r>
            <w:r>
              <w:br/>
              <w:t>Init values of fileName, outputDirectory, basicConfiguration, runtimeConfiguration, intermediateData</w:t>
            </w:r>
          </w:p>
        </w:tc>
      </w:tr>
    </w:tbl>
    <w:p w:rsidR="004025D7" w:rsidRDefault="004025D7" w:rsidP="004025D7">
      <w:pPr>
        <w:pStyle w:val="RefReq"/>
      </w:pPr>
      <w:r>
        <w:t>{Ref: N/A}</w:t>
      </w:r>
    </w:p>
    <w:p w:rsidR="004025D7" w:rsidRDefault="004025D7" w:rsidP="004025D7"/>
    <w:p w:rsidR="004025D7" w:rsidRDefault="004025D7">
      <w:pPr>
        <w:pStyle w:val="Heading3"/>
        <w:pPrChange w:id="1222" w:author="Pham Minh Tu" w:date="2019-12-25T16:34:00Z">
          <w:pPr>
            <w:pStyle w:val="Heading2"/>
          </w:pPr>
        </w:pPrChange>
      </w:pPr>
      <w:bookmarkStart w:id="1223" w:name="_Toc29218965"/>
      <w:r>
        <w:lastRenderedPageBreak/>
        <w:t>Renesas::Generator::MCALConfGen::Business::Generation::ItemGenerationAttribute</w:t>
      </w:r>
      <w:bookmarkEnd w:id="122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SectionGenAttribute.cs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ItemGenerationAttribute class that groups methods of generation classes into sections.</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Section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SectionOrder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Order of section in file .c and .h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SectionString</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None</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GetSectionName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section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CompareTo</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Compare 2 ItemGeneration attribute </w:t>
            </w:r>
          </w:p>
        </w:tc>
      </w:tr>
    </w:tbl>
    <w:p w:rsidR="004025D7" w:rsidRDefault="004025D7">
      <w:pPr>
        <w:pStyle w:val="Heading4"/>
        <w:pPrChange w:id="1224" w:author="Pham Minh Tu" w:date="2019-12-25T16:34:00Z">
          <w:pPr>
            <w:pStyle w:val="Heading3"/>
          </w:pPr>
        </w:pPrChange>
      </w:pPr>
      <w:r>
        <w:t>Fields</w:t>
      </w:r>
    </w:p>
    <w:p w:rsidR="004025D7" w:rsidRDefault="004025D7">
      <w:pPr>
        <w:pStyle w:val="Heading5"/>
        <w:pPrChange w:id="1225" w:author="Pham Minh Tu" w:date="2019-12-25T16:34:00Z">
          <w:pPr>
            <w:pStyle w:val="Heading4"/>
          </w:pPr>
        </w:pPrChange>
      </w:pPr>
      <w:r>
        <w:t>Section</w:t>
      </w:r>
    </w:p>
    <w:p w:rsidR="004025D7" w:rsidRDefault="004025D7" w:rsidP="004025D7">
      <w:pPr>
        <w:pStyle w:val="DesignID"/>
      </w:pPr>
      <w:r>
        <w:t>GENERIC_GDD_CLS_014_001: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Section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SectionName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1226" w:author="Pham Minh Tu" w:date="2019-12-25T16:34:00Z">
          <w:pPr>
            <w:pStyle w:val="Heading4"/>
          </w:pPr>
        </w:pPrChange>
      </w:pPr>
      <w:r>
        <w:t>SectionOrder</w:t>
      </w:r>
    </w:p>
    <w:p w:rsidR="004025D7" w:rsidRDefault="004025D7" w:rsidP="004025D7">
      <w:pPr>
        <w:pStyle w:val="DesignID"/>
      </w:pPr>
      <w:r>
        <w:t>GENERIC_GDD_CLS_014_002: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SectionOrder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float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Order of section in file .c and .h </w:t>
            </w:r>
          </w:p>
        </w:tc>
      </w:tr>
    </w:tbl>
    <w:p w:rsidR="004025D7" w:rsidRDefault="004025D7" w:rsidP="004025D7"/>
    <w:p w:rsidR="004025D7" w:rsidRDefault="004025D7">
      <w:pPr>
        <w:pStyle w:val="Heading5"/>
        <w:pPrChange w:id="1227" w:author="Pham Minh Tu" w:date="2019-12-25T16:34:00Z">
          <w:pPr>
            <w:pStyle w:val="Heading4"/>
          </w:pPr>
        </w:pPrChange>
      </w:pPr>
      <w:r>
        <w:t>SectionString</w:t>
      </w:r>
    </w:p>
    <w:p w:rsidR="004025D7" w:rsidRDefault="004025D7" w:rsidP="004025D7">
      <w:pPr>
        <w:pStyle w:val="DesignID"/>
      </w:pPr>
      <w:r>
        <w:t>GENERIC_GDD_CLS_014_003: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lastRenderedPageBreak/>
              <w:t>Variable Name</w:t>
            </w:r>
          </w:p>
        </w:tc>
        <w:tc>
          <w:tcPr>
            <w:tcW w:w="5816" w:type="dxa"/>
            <w:shd w:val="clear" w:color="auto" w:fill="auto"/>
          </w:tcPr>
          <w:p w:rsidR="004025D7" w:rsidRDefault="004025D7" w:rsidP="00CD1F8E">
            <w:r>
              <w:t>SectionString</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4"/>
        <w:pPrChange w:id="1228" w:author="Pham Minh Tu" w:date="2019-12-25T16:34:00Z">
          <w:pPr>
            <w:pStyle w:val="Heading3"/>
          </w:pPr>
        </w:pPrChange>
      </w:pPr>
      <w:r>
        <w:t>Methods</w:t>
      </w:r>
    </w:p>
    <w:p w:rsidR="004025D7" w:rsidRDefault="004025D7">
      <w:pPr>
        <w:pStyle w:val="Heading5"/>
        <w:pPrChange w:id="1229" w:author="Pham Minh Tu" w:date="2019-12-25T16:34:00Z">
          <w:pPr>
            <w:pStyle w:val="Heading4"/>
          </w:pPr>
        </w:pPrChange>
      </w:pPr>
      <w:r>
        <w:t>GetSectionName</w:t>
      </w:r>
    </w:p>
    <w:p w:rsidR="004025D7" w:rsidRDefault="004025D7" w:rsidP="004025D7">
      <w:pPr>
        <w:pStyle w:val="DesignID"/>
      </w:pPr>
      <w:r>
        <w:t>GENERIC_GDD_CLS_014_004: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GetSectionName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Section</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section name</w:t>
            </w:r>
          </w:p>
          <w:p w:rsidR="004025D7" w:rsidRDefault="004025D7" w:rsidP="00CD1F8E">
            <w:pPr>
              <w:pStyle w:val="SourceCode"/>
            </w:pPr>
            <w:r>
              <w:t>Algorithm:</w:t>
            </w:r>
            <w:r>
              <w:br/>
              <w:t>Get text of section based on index (enum)</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30" w:author="Pham Minh Tu" w:date="2019-12-25T16:34:00Z">
          <w:pPr>
            <w:pStyle w:val="Heading4"/>
          </w:pPr>
        </w:pPrChange>
      </w:pPr>
      <w:r>
        <w:t>CompareTo</w:t>
      </w:r>
    </w:p>
    <w:p w:rsidR="004025D7" w:rsidRDefault="004025D7" w:rsidP="004025D7">
      <w:pPr>
        <w:pStyle w:val="DesignID"/>
      </w:pPr>
      <w:r>
        <w:t>GENERIC_GDD_CLS_014_005: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CompareTo</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target</w:t>
            </w:r>
          </w:p>
        </w:tc>
        <w:tc>
          <w:tcPr>
            <w:tcW w:w="1038" w:type="dxa"/>
            <w:gridSpan w:val="2"/>
            <w:shd w:val="clear" w:color="auto" w:fill="auto"/>
          </w:tcPr>
          <w:p w:rsidR="004025D7" w:rsidRDefault="004025D7" w:rsidP="00CD1F8E">
            <w:r>
              <w:t xml:space="preserve">Target attribute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Compare 2 ItemGeneration attribute</w:t>
            </w:r>
          </w:p>
          <w:p w:rsidR="004025D7" w:rsidRDefault="004025D7" w:rsidP="00CD1F8E">
            <w:pPr>
              <w:pStyle w:val="SourceCode"/>
            </w:pPr>
            <w:r>
              <w:t>Algorithm:</w:t>
            </w:r>
            <w:r>
              <w:br/>
              <w:t>Compare 2 ItemGeneration attributes by section name and section order</w:t>
            </w:r>
            <w:r>
              <w:br/>
              <w:t xml:space="preserve"> - First compare section names</w:t>
            </w:r>
            <w:r>
              <w:br/>
              <w:t xml:space="preserve">     If this.Section larger than target.Section Then Return positive number</w:t>
            </w:r>
            <w:r>
              <w:br/>
              <w:t xml:space="preserve">     If this.Section less than target.Section Then Return negative number</w:t>
            </w:r>
            <w:r>
              <w:br/>
              <w:t xml:space="preserve"> - Second compare section order, if 2 section names are equal</w:t>
            </w:r>
            <w:r>
              <w:br/>
            </w:r>
            <w:r>
              <w:lastRenderedPageBreak/>
              <w:t xml:space="preserve">     If this.SectionOrder larger than target.SectionOrder Then Return positive number</w:t>
            </w:r>
            <w:r>
              <w:br/>
              <w:t xml:space="preserve">     If this.SectionOrder less than target.SectionOrder Then Return negative number</w:t>
            </w:r>
            <w:r>
              <w:br/>
              <w:t xml:space="preserve">     If this.SectionOrder equal to target.SectionOrder Then Return 0</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3"/>
        <w:pPrChange w:id="1231" w:author="Pham Minh Tu" w:date="2019-12-25T16:34:00Z">
          <w:pPr>
            <w:pStyle w:val="Heading2"/>
          </w:pPr>
        </w:pPrChange>
      </w:pPr>
      <w:bookmarkStart w:id="1232" w:name="_Toc29218966"/>
      <w:r>
        <w:t>Renesas::Generator::MCALConfGen::Business::Generation::NewLineAttribute</w:t>
      </w:r>
      <w:bookmarkEnd w:id="123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NewLineAttribute.cs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78456C">
            <w:r>
              <w:t>NewLineAttribute class used for generation methods which are decorated by ItemGenerationAttribute to add one more new lines before output content of the methods.</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NumberOfNewLines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information number of new lines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NewLineAttribute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New line attribute constructor with argument numberOfNewLines </w:t>
            </w:r>
          </w:p>
        </w:tc>
      </w:tr>
    </w:tbl>
    <w:p w:rsidR="004025D7" w:rsidRDefault="004025D7">
      <w:pPr>
        <w:pStyle w:val="Heading4"/>
        <w:pPrChange w:id="1233" w:author="Pham Minh Tu" w:date="2019-12-25T16:34:00Z">
          <w:pPr>
            <w:pStyle w:val="Heading3"/>
          </w:pPr>
        </w:pPrChange>
      </w:pPr>
      <w:r>
        <w:t>Fields</w:t>
      </w:r>
    </w:p>
    <w:p w:rsidR="004025D7" w:rsidRDefault="004025D7">
      <w:pPr>
        <w:pStyle w:val="Heading5"/>
        <w:pPrChange w:id="1234" w:author="Pham Minh Tu" w:date="2019-12-25T16:34:00Z">
          <w:pPr>
            <w:pStyle w:val="Heading4"/>
          </w:pPr>
        </w:pPrChange>
      </w:pPr>
      <w:r>
        <w:t>NumberOfNewLines</w:t>
      </w:r>
    </w:p>
    <w:p w:rsidR="004025D7" w:rsidRDefault="004025D7" w:rsidP="004025D7">
      <w:pPr>
        <w:pStyle w:val="DesignID"/>
      </w:pPr>
      <w:r>
        <w:t>GENERIC_GDD_CLS_015_001: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NumberOfNewLines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information number of new lines </w:t>
            </w:r>
          </w:p>
        </w:tc>
      </w:tr>
    </w:tbl>
    <w:p w:rsidR="004025D7" w:rsidRDefault="004025D7" w:rsidP="004025D7"/>
    <w:p w:rsidR="004025D7" w:rsidRDefault="004025D7">
      <w:pPr>
        <w:pStyle w:val="Heading4"/>
        <w:pPrChange w:id="1235" w:author="Pham Minh Tu" w:date="2019-12-25T16:35:00Z">
          <w:pPr>
            <w:pStyle w:val="Heading3"/>
          </w:pPr>
        </w:pPrChange>
      </w:pPr>
      <w:r>
        <w:t>Methods</w:t>
      </w:r>
    </w:p>
    <w:p w:rsidR="004025D7" w:rsidRDefault="004025D7">
      <w:pPr>
        <w:pStyle w:val="Heading5"/>
        <w:pPrChange w:id="1236" w:author="Pham Minh Tu" w:date="2019-12-25T16:35:00Z">
          <w:pPr>
            <w:pStyle w:val="Heading4"/>
          </w:pPr>
        </w:pPrChange>
      </w:pPr>
      <w:r>
        <w:t>NewLineAttribute</w:t>
      </w:r>
    </w:p>
    <w:p w:rsidR="004025D7" w:rsidRDefault="004025D7" w:rsidP="004025D7">
      <w:pPr>
        <w:pStyle w:val="DesignID"/>
      </w:pPr>
      <w:r>
        <w:t>GENERIC_GDD_CLS_015_002: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6230" w:type="dxa"/>
            <w:gridSpan w:val="3"/>
            <w:shd w:val="clear" w:color="auto" w:fill="auto"/>
          </w:tcPr>
          <w:p w:rsidR="004025D7" w:rsidRDefault="004025D7" w:rsidP="00CD1F8E">
            <w:r>
              <w:t>NewLineAttribute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int numberOfNewLines</w:t>
            </w:r>
          </w:p>
        </w:tc>
        <w:tc>
          <w:tcPr>
            <w:tcW w:w="4154" w:type="dxa"/>
            <w:gridSpan w:val="2"/>
            <w:shd w:val="clear" w:color="auto" w:fill="auto"/>
          </w:tcPr>
          <w:p w:rsidR="004025D7" w:rsidRDefault="004025D7" w:rsidP="00CD1F8E">
            <w:r>
              <w:t xml:space="preserve">1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Number of new lines</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New line attribute constructor with argument numberOfNewLines</w:t>
            </w:r>
          </w:p>
          <w:p w:rsidR="004025D7" w:rsidRDefault="004025D7" w:rsidP="00CD1F8E">
            <w:pPr>
              <w:pStyle w:val="SourceCode"/>
            </w:pPr>
            <w:r>
              <w:t>Algorithm:</w:t>
            </w:r>
            <w:r>
              <w:br/>
              <w:t>Init value for NumberOfNewLines attribute</w:t>
            </w:r>
          </w:p>
        </w:tc>
      </w:tr>
    </w:tbl>
    <w:p w:rsidR="004025D7" w:rsidRDefault="004025D7" w:rsidP="004025D7">
      <w:pPr>
        <w:pStyle w:val="RefReq"/>
      </w:pPr>
      <w:r>
        <w:t>{Ref: N/A}</w:t>
      </w:r>
    </w:p>
    <w:p w:rsidR="004025D7" w:rsidRDefault="004025D7" w:rsidP="004025D7"/>
    <w:p w:rsidR="004025D7" w:rsidRDefault="004025D7">
      <w:pPr>
        <w:pStyle w:val="Heading3"/>
        <w:pPrChange w:id="1237" w:author="Pham Minh Tu" w:date="2019-12-25T16:35:00Z">
          <w:pPr>
            <w:pStyle w:val="Heading2"/>
          </w:pPr>
        </w:pPrChange>
      </w:pPr>
      <w:bookmarkStart w:id="1238" w:name="_Toc29218967"/>
      <w:r>
        <w:t>Renesas::Generator::MCALConfGen::Business::Generation::Section</w:t>
      </w:r>
      <w:bookmarkEnd w:id="123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Section.cs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Section class that is used to generate section template.</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title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title information of section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body</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body information of section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Section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Generate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Generate section information </w:t>
            </w:r>
          </w:p>
        </w:tc>
      </w:tr>
    </w:tbl>
    <w:p w:rsidR="004025D7" w:rsidRDefault="004025D7">
      <w:pPr>
        <w:pStyle w:val="Heading4"/>
        <w:pPrChange w:id="1239" w:author="Pham Minh Tu" w:date="2019-12-25T16:35:00Z">
          <w:pPr>
            <w:pStyle w:val="Heading3"/>
          </w:pPr>
        </w:pPrChange>
      </w:pPr>
      <w:r>
        <w:t>Fields</w:t>
      </w:r>
    </w:p>
    <w:p w:rsidR="004025D7" w:rsidRDefault="004025D7">
      <w:pPr>
        <w:pStyle w:val="Heading5"/>
        <w:pPrChange w:id="1240" w:author="Pham Minh Tu" w:date="2019-12-25T16:35:00Z">
          <w:pPr>
            <w:pStyle w:val="Heading4"/>
          </w:pPr>
        </w:pPrChange>
      </w:pPr>
      <w:r>
        <w:t>title</w:t>
      </w:r>
    </w:p>
    <w:p w:rsidR="004025D7" w:rsidRDefault="004025D7" w:rsidP="004025D7">
      <w:pPr>
        <w:pStyle w:val="DesignID"/>
      </w:pPr>
      <w:r>
        <w:t>GENERIC_GDD_CLS_016_001: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title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title information of section </w:t>
            </w:r>
          </w:p>
        </w:tc>
      </w:tr>
    </w:tbl>
    <w:p w:rsidR="004025D7" w:rsidRDefault="004025D7" w:rsidP="004025D7"/>
    <w:p w:rsidR="004025D7" w:rsidRDefault="004025D7">
      <w:pPr>
        <w:pStyle w:val="Heading5"/>
        <w:pPrChange w:id="1241" w:author="Pham Minh Tu" w:date="2019-12-25T16:35:00Z">
          <w:pPr>
            <w:pStyle w:val="Heading4"/>
          </w:pPr>
        </w:pPrChange>
      </w:pPr>
      <w:r>
        <w:lastRenderedPageBreak/>
        <w:t>body</w:t>
      </w:r>
    </w:p>
    <w:p w:rsidR="004025D7" w:rsidRDefault="004025D7" w:rsidP="004025D7">
      <w:pPr>
        <w:pStyle w:val="DesignID"/>
      </w:pPr>
      <w:r>
        <w:t>GENERIC_GDD_CLS_016_002: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body</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body information of section </w:t>
            </w:r>
          </w:p>
        </w:tc>
      </w:tr>
    </w:tbl>
    <w:p w:rsidR="004025D7" w:rsidRDefault="004025D7" w:rsidP="004025D7"/>
    <w:p w:rsidR="004025D7" w:rsidRDefault="004025D7">
      <w:pPr>
        <w:pStyle w:val="Heading4"/>
        <w:pPrChange w:id="1242" w:author="Pham Minh Tu" w:date="2019-12-25T16:35:00Z">
          <w:pPr>
            <w:pStyle w:val="Heading3"/>
          </w:pPr>
        </w:pPrChange>
      </w:pPr>
      <w:r>
        <w:t>Methods</w:t>
      </w:r>
    </w:p>
    <w:p w:rsidR="004025D7" w:rsidRDefault="004025D7">
      <w:pPr>
        <w:pStyle w:val="Heading5"/>
        <w:pPrChange w:id="1243" w:author="Pham Minh Tu" w:date="2019-12-25T16:35:00Z">
          <w:pPr>
            <w:pStyle w:val="Heading4"/>
          </w:pPr>
        </w:pPrChange>
      </w:pPr>
      <w:r>
        <w:t>Generate</w:t>
      </w:r>
    </w:p>
    <w:p w:rsidR="004025D7" w:rsidRDefault="004025D7" w:rsidP="004025D7">
      <w:pPr>
        <w:pStyle w:val="DesignID"/>
      </w:pPr>
      <w:r>
        <w:t>GENERIC_GDD_CLS_016_003: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Generate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section information</w:t>
            </w:r>
          </w:p>
          <w:p w:rsidR="004025D7" w:rsidRDefault="004025D7" w:rsidP="00CD1F8E">
            <w:pPr>
              <w:pStyle w:val="SourceCode"/>
            </w:pPr>
            <w:r>
              <w:t>Algorithm:</w:t>
            </w:r>
            <w:r>
              <w:br/>
              <w:t>Generate section information including title and body with length does not exceed 80 character</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44" w:author="Pham Minh Tu" w:date="2019-12-25T16:35:00Z">
          <w:pPr>
            <w:pStyle w:val="Heading4"/>
          </w:pPr>
        </w:pPrChange>
      </w:pPr>
      <w:r>
        <w:t>Section</w:t>
      </w:r>
    </w:p>
    <w:p w:rsidR="004025D7" w:rsidRDefault="004025D7" w:rsidP="004025D7">
      <w:pPr>
        <w:pStyle w:val="DesignID"/>
      </w:pPr>
      <w:r>
        <w:t>GENERIC_GDD_CLS_016_004: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Section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title</w:t>
            </w:r>
          </w:p>
        </w:tc>
        <w:tc>
          <w:tcPr>
            <w:tcW w:w="4154" w:type="dxa"/>
            <w:gridSpan w:val="2"/>
            <w:shd w:val="clear" w:color="auto" w:fill="auto"/>
          </w:tcPr>
          <w:p w:rsidR="004025D7" w:rsidRDefault="004025D7" w:rsidP="00CD1F8E">
            <w:r>
              <w:t xml:space="preserve">Title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body</w:t>
            </w:r>
          </w:p>
        </w:tc>
        <w:tc>
          <w:tcPr>
            <w:tcW w:w="4154" w:type="dxa"/>
            <w:gridSpan w:val="2"/>
            <w:shd w:val="clear" w:color="auto" w:fill="auto"/>
          </w:tcPr>
          <w:p w:rsidR="004025D7" w:rsidRDefault="004025D7" w:rsidP="00CD1F8E">
            <w:r>
              <w:t xml:space="preserve">Body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p>
          <w:p w:rsidR="004025D7" w:rsidRDefault="004025D7" w:rsidP="00CD1F8E">
            <w:pPr>
              <w:pStyle w:val="SourceCode"/>
            </w:pPr>
            <w:r>
              <w:t>Algorithm:</w:t>
            </w:r>
            <w:r>
              <w:br/>
              <w:t>Init values of title, body</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245" w:author="Pham Minh Tu" w:date="2019-12-25T16:35:00Z">
          <w:pPr>
            <w:pStyle w:val="Heading2"/>
          </w:pPr>
        </w:pPrChange>
      </w:pPr>
      <w:bookmarkStart w:id="1246" w:name="_Toc29218968"/>
      <w:r>
        <w:lastRenderedPageBreak/>
        <w:t>Renesas::Generator::MCALConfGen::Business::Generation::SourceFileGeneration</w:t>
      </w:r>
      <w:bookmarkEnd w:id="124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SourceFileGeneration.cs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SourceFileGeneration an abstract class for classes used to generate .c file.</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SourceFileGeneration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Source file generation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GenVERSION_CHECK</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version checking setion If have any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GenGLOBAL_DATA_TYPE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global data type section if have any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GenGLOBAL_DATA</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global data section if have any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GenFUNTION_DEFINE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Generate function definitions section if have any </w:t>
            </w:r>
          </w:p>
        </w:tc>
      </w:tr>
    </w:tbl>
    <w:p w:rsidR="004025D7" w:rsidRDefault="004025D7">
      <w:pPr>
        <w:pStyle w:val="Heading4"/>
        <w:pPrChange w:id="1247" w:author="Pham Minh Tu" w:date="2019-12-25T16:35:00Z">
          <w:pPr>
            <w:pStyle w:val="Heading3"/>
          </w:pPr>
        </w:pPrChange>
      </w:pPr>
      <w:r>
        <w:t>Fields</w:t>
      </w:r>
    </w:p>
    <w:p w:rsidR="004025D7" w:rsidRDefault="004025D7">
      <w:pPr>
        <w:pStyle w:val="Heading4"/>
        <w:pPrChange w:id="1248" w:author="Pham Minh Tu" w:date="2019-12-25T16:35:00Z">
          <w:pPr>
            <w:pStyle w:val="Heading3"/>
          </w:pPr>
        </w:pPrChange>
      </w:pPr>
      <w:r>
        <w:t>Methods</w:t>
      </w:r>
    </w:p>
    <w:p w:rsidR="004025D7" w:rsidRDefault="004025D7">
      <w:pPr>
        <w:pStyle w:val="Heading5"/>
        <w:pPrChange w:id="1249" w:author="Pham Minh Tu" w:date="2019-12-25T16:35:00Z">
          <w:pPr>
            <w:pStyle w:val="Heading4"/>
          </w:pPr>
        </w:pPrChange>
      </w:pPr>
      <w:r>
        <w:t>GenFUNTION_DEFINE</w:t>
      </w:r>
    </w:p>
    <w:p w:rsidR="004025D7" w:rsidRDefault="004025D7" w:rsidP="004025D7">
      <w:pPr>
        <w:pStyle w:val="DesignID"/>
      </w:pPr>
      <w:r>
        <w:t>GENERIC_GDD_CLS_017_001: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GenFUNTION_DEFINE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function definitions section if have any</w:t>
            </w:r>
          </w:p>
          <w:p w:rsidR="004025D7" w:rsidRDefault="004025D7" w:rsidP="00CD1F8E">
            <w:pPr>
              <w:pStyle w:val="SourceCode"/>
            </w:pPr>
            <w:r>
              <w:t>Algorithm:</w:t>
            </w:r>
            <w:r>
              <w:br/>
              <w:t>Generate function definitions. An abstract method overrided by specific module</w:t>
            </w:r>
            <w:r>
              <w:br/>
              <w:t xml:space="preserve"> to provide function definitions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50" w:author="Pham Minh Tu" w:date="2019-12-25T16:35:00Z">
          <w:pPr>
            <w:pStyle w:val="Heading4"/>
          </w:pPr>
        </w:pPrChange>
      </w:pPr>
      <w:r>
        <w:lastRenderedPageBreak/>
        <w:t>GenGLOBAL_DATA</w:t>
      </w:r>
    </w:p>
    <w:p w:rsidR="004025D7" w:rsidRDefault="004025D7" w:rsidP="004025D7">
      <w:pPr>
        <w:pStyle w:val="DesignID"/>
      </w:pPr>
      <w:r>
        <w:t>GENERIC_GDD_CLS_017_002: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GenGLOBAL_DATA</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global data section if have any</w:t>
            </w:r>
          </w:p>
          <w:p w:rsidR="004025D7" w:rsidRDefault="004025D7" w:rsidP="00CD1F8E">
            <w:pPr>
              <w:pStyle w:val="SourceCode"/>
            </w:pPr>
            <w:r>
              <w:t>Algorithm:</w:t>
            </w:r>
            <w:r>
              <w:br/>
              <w:t>Generate global data. An abstract method overrided by specific module</w:t>
            </w:r>
            <w:r>
              <w:br/>
              <w:t xml:space="preserve"> to provide global data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51" w:author="Pham Minh Tu" w:date="2019-12-25T16:35:00Z">
          <w:pPr>
            <w:pStyle w:val="Heading4"/>
          </w:pPr>
        </w:pPrChange>
      </w:pPr>
      <w:r>
        <w:t>GenGLOBAL_DATA_TYPE</w:t>
      </w:r>
    </w:p>
    <w:p w:rsidR="004025D7" w:rsidRDefault="004025D7" w:rsidP="004025D7">
      <w:pPr>
        <w:pStyle w:val="DesignID"/>
      </w:pPr>
      <w:r>
        <w:t>GENERIC_GDD_CLS_017_003: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GenGLOBAL_DATA_TYPE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global data type section if have any</w:t>
            </w:r>
          </w:p>
          <w:p w:rsidR="004025D7" w:rsidRDefault="004025D7" w:rsidP="00CD1F8E">
            <w:pPr>
              <w:pStyle w:val="SourceCode"/>
            </w:pPr>
            <w:r>
              <w:t>Algorithm:</w:t>
            </w:r>
            <w:r>
              <w:br/>
              <w:t>Generate global data type. An abstract method overrided by specific module</w:t>
            </w:r>
            <w:r>
              <w:br/>
              <w:t xml:space="preserve"> to provide global data type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252" w:author="Pham Minh Tu" w:date="2019-12-25T16:35:00Z">
          <w:pPr>
            <w:pStyle w:val="Heading4"/>
          </w:pPr>
        </w:pPrChange>
      </w:pPr>
      <w:r>
        <w:t>GenVERSION_CHECK</w:t>
      </w:r>
    </w:p>
    <w:p w:rsidR="004025D7" w:rsidRDefault="004025D7" w:rsidP="004025D7">
      <w:pPr>
        <w:pStyle w:val="DesignID"/>
      </w:pPr>
      <w:r>
        <w:t>GENERIC_GDD_CLS_017_005: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GenVERSION_CHECK</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BaseGenerationItem[]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Generate version checking setion If have any</w:t>
            </w:r>
          </w:p>
          <w:p w:rsidR="004025D7" w:rsidRDefault="004025D7" w:rsidP="00CD1F8E">
            <w:pPr>
              <w:pStyle w:val="SourceCode"/>
            </w:pPr>
            <w:r>
              <w:t>Algorithm:</w:t>
            </w:r>
            <w:r>
              <w:br/>
              <w:t xml:space="preserve">Generate version check. An abstract method overrided by specific </w:t>
            </w:r>
            <w:r>
              <w:lastRenderedPageBreak/>
              <w:t>module</w:t>
            </w:r>
            <w:r>
              <w:br/>
              <w:t xml:space="preserve"> to provide version checking information</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1253" w:author="Pham Minh Tu" w:date="2019-12-25T16:35:00Z">
          <w:pPr>
            <w:pStyle w:val="Heading4"/>
          </w:pPr>
        </w:pPrChange>
      </w:pPr>
      <w:r>
        <w:t>SourceFileGeneration</w:t>
      </w:r>
    </w:p>
    <w:p w:rsidR="004025D7" w:rsidRDefault="004025D7" w:rsidP="004025D7">
      <w:pPr>
        <w:pStyle w:val="DesignID"/>
      </w:pPr>
      <w:r>
        <w:t>GENERIC_GDD_CLS_017_006: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SourceFileGeneration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fileName</w:t>
            </w:r>
          </w:p>
        </w:tc>
        <w:tc>
          <w:tcPr>
            <w:tcW w:w="4154" w:type="dxa"/>
            <w:gridSpan w:val="2"/>
            <w:shd w:val="clear" w:color="auto" w:fill="auto"/>
          </w:tcPr>
          <w:p w:rsidR="004025D7" w:rsidRDefault="004025D7" w:rsidP="00CD1F8E">
            <w:r>
              <w:t xml:space="preserve">File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outputDirectory</w:t>
            </w:r>
          </w:p>
        </w:tc>
        <w:tc>
          <w:tcPr>
            <w:tcW w:w="4154" w:type="dxa"/>
            <w:gridSpan w:val="2"/>
            <w:shd w:val="clear" w:color="auto" w:fill="auto"/>
          </w:tcPr>
          <w:p w:rsidR="004025D7" w:rsidRDefault="004025D7" w:rsidP="00CD1F8E">
            <w:r>
              <w:t xml:space="preserve">Output directory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basicConfiguration</w:t>
            </w:r>
          </w:p>
        </w:tc>
        <w:tc>
          <w:tcPr>
            <w:tcW w:w="4154" w:type="dxa"/>
            <w:gridSpan w:val="2"/>
            <w:shd w:val="clear" w:color="auto" w:fill="auto"/>
          </w:tcPr>
          <w:p w:rsidR="004025D7" w:rsidRDefault="008655E3" w:rsidP="00CD1F8E">
            <w:r>
              <w:t>Basic configuration</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runtimeConfiguration</w:t>
            </w:r>
          </w:p>
        </w:tc>
        <w:tc>
          <w:tcPr>
            <w:tcW w:w="4154" w:type="dxa"/>
            <w:gridSpan w:val="2"/>
            <w:shd w:val="clear" w:color="auto" w:fill="auto"/>
          </w:tcPr>
          <w:p w:rsidR="004025D7" w:rsidRDefault="008655E3" w:rsidP="00CD1F8E">
            <w:r>
              <w:t>Runtime configuration</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intermediateData</w:t>
            </w:r>
          </w:p>
        </w:tc>
        <w:tc>
          <w:tcPr>
            <w:tcW w:w="4154" w:type="dxa"/>
            <w:gridSpan w:val="2"/>
            <w:shd w:val="clear" w:color="auto" w:fill="auto"/>
          </w:tcPr>
          <w:p w:rsidR="004025D7" w:rsidRDefault="008655E3" w:rsidP="00CD1F8E">
            <w:r>
              <w:t>Intermediate Data</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Source file generation constructor with arguments</w:t>
            </w:r>
          </w:p>
        </w:tc>
      </w:tr>
    </w:tbl>
    <w:p w:rsidR="004025D7" w:rsidRDefault="004025D7" w:rsidP="004025D7">
      <w:pPr>
        <w:pStyle w:val="RefReq"/>
      </w:pPr>
      <w:r>
        <w:t>{Ref: N/A}</w:t>
      </w:r>
    </w:p>
    <w:p w:rsidR="004025D7" w:rsidRDefault="004025D7" w:rsidP="004025D7"/>
    <w:p w:rsidR="00706238" w:rsidRDefault="00706238">
      <w:pPr>
        <w:pStyle w:val="Heading2"/>
        <w:rPr>
          <w:ins w:id="1254" w:author="Pham Minh Tu" w:date="2019-12-26T10:21:00Z"/>
        </w:rPr>
      </w:pPr>
      <w:bookmarkStart w:id="1255" w:name="_Toc29218969"/>
      <w:ins w:id="1256" w:author="Pham Minh Tu" w:date="2019-12-26T10:21:00Z">
        <w:r>
          <w:t>Intermediate</w:t>
        </w:r>
        <w:bookmarkEnd w:id="1255"/>
      </w:ins>
    </w:p>
    <w:p w:rsidR="00706238" w:rsidRDefault="00706238">
      <w:pPr>
        <w:rPr>
          <w:ins w:id="1257" w:author="Pham Minh Tu" w:date="2019-12-26T12:40:00Z"/>
        </w:rPr>
        <w:pPrChange w:id="1258" w:author="Pham Minh Tu" w:date="2019-12-26T10:21:00Z">
          <w:pPr>
            <w:pStyle w:val="Heading2"/>
          </w:pPr>
        </w:pPrChange>
      </w:pPr>
      <w:ins w:id="1259" w:author="Pham Minh Tu" w:date="2019-12-26T10:23:00Z">
        <w:r w:rsidRPr="006D3C18">
          <w:rPr>
            <w:rFonts w:cs="Arial"/>
          </w:rPr>
          <w:t>This component creates intermediate data structures, which will contain information required to generate Generation Tool output files.</w:t>
        </w:r>
      </w:ins>
      <w:ins w:id="1260" w:author="Pham Minh Tu" w:date="2019-12-26T10:33:00Z">
        <w:r w:rsidR="001D643D">
          <w:rPr>
            <w:rFonts w:cs="Arial"/>
          </w:rPr>
          <w:t xml:space="preserve"> The </w:t>
        </w:r>
      </w:ins>
      <w:ins w:id="1261" w:author="Pham Minh Tu" w:date="2019-12-26T10:34:00Z">
        <w:r w:rsidR="00B41D14">
          <w:rPr>
            <w:rFonts w:cs="Arial"/>
          </w:rPr>
          <w:t>data</w:t>
        </w:r>
      </w:ins>
      <w:ins w:id="1262" w:author="Pham Minh Tu" w:date="2019-12-26T10:33:00Z">
        <w:r w:rsidR="001D643D">
          <w:rPr>
            <w:rFonts w:cs="Arial"/>
          </w:rPr>
          <w:t xml:space="preserve"> will be calculated by the </w:t>
        </w:r>
      </w:ins>
      <w:ins w:id="1263" w:author="Pham Minh Tu" w:date="2019-12-26T10:25:00Z">
        <w:r w:rsidR="001D643D">
          <w:t>MCAL modules</w:t>
        </w:r>
      </w:ins>
      <w:ins w:id="1264" w:author="Pham Minh Tu" w:date="2019-12-26T10:39:00Z">
        <w:r w:rsidR="00B41D14">
          <w:t xml:space="preserve"> (MSN)</w:t>
        </w:r>
      </w:ins>
      <w:ins w:id="1265" w:author="Pham Minh Tu" w:date="2019-12-26T10:25:00Z">
        <w:r w:rsidR="001D643D">
          <w:t xml:space="preserve"> </w:t>
        </w:r>
      </w:ins>
      <w:ins w:id="1266" w:author="Pham Minh Tu" w:date="2019-12-26T10:26:00Z">
        <w:r w:rsidR="001D643D">
          <w:t>based on their algorithm</w:t>
        </w:r>
      </w:ins>
      <w:ins w:id="1267" w:author="Pham Minh Tu" w:date="2019-12-26T10:32:00Z">
        <w:r w:rsidR="001D643D">
          <w:t xml:space="preserve"> and</w:t>
        </w:r>
      </w:ins>
      <w:ins w:id="1268" w:author="Pham Minh Tu" w:date="2019-12-26T10:26:00Z">
        <w:r w:rsidR="001D643D">
          <w:t xml:space="preserve"> will be managed by intermediate classes.</w:t>
        </w:r>
      </w:ins>
      <w:ins w:id="1269" w:author="Pham Minh Tu" w:date="2019-12-26T10:30:00Z">
        <w:r w:rsidR="001D643D">
          <w:t xml:space="preserve"> </w:t>
        </w:r>
      </w:ins>
      <w:ins w:id="1270" w:author="Pham Minh Tu" w:date="2019-12-26T10:37:00Z">
        <w:r w:rsidR="00B41D14">
          <w:t>The orthers component such as Validation or Generation</w:t>
        </w:r>
      </w:ins>
      <w:ins w:id="1271" w:author="Pham Minh Tu" w:date="2019-12-26T10:38:00Z">
        <w:r w:rsidR="00B41D14">
          <w:t xml:space="preserve"> </w:t>
        </w:r>
      </w:ins>
      <w:ins w:id="1272" w:author="Pham Minh Tu" w:date="2019-12-26T11:26:00Z">
        <w:r w:rsidR="002E1082">
          <w:t xml:space="preserve">on the </w:t>
        </w:r>
      </w:ins>
      <w:ins w:id="1273" w:author="Pham Minh Tu" w:date="2019-12-26T10:39:00Z">
        <w:r w:rsidR="00B41D14">
          <w:t>MSN</w:t>
        </w:r>
      </w:ins>
      <w:ins w:id="1274" w:author="Pham Minh Tu" w:date="2019-12-26T12:39:00Z">
        <w:r w:rsidR="00E65176">
          <w:t xml:space="preserve"> side</w:t>
        </w:r>
      </w:ins>
      <w:ins w:id="1275" w:author="Pham Minh Tu" w:date="2019-12-26T10:37:00Z">
        <w:r w:rsidR="002E1082">
          <w:t xml:space="preserve"> use</w:t>
        </w:r>
        <w:r w:rsidR="00B41D14">
          <w:t xml:space="preserve"> those data to validate/generate to output files.</w:t>
        </w:r>
      </w:ins>
      <w:ins w:id="1276" w:author="Pham Minh Tu" w:date="2019-12-26T10:34:00Z">
        <w:r w:rsidR="00B41D14">
          <w:t xml:space="preserve"> </w:t>
        </w:r>
      </w:ins>
    </w:p>
    <w:p w:rsidR="0037673A" w:rsidRDefault="0037673A">
      <w:pPr>
        <w:pStyle w:val="Heading3"/>
        <w:rPr>
          <w:ins w:id="1277" w:author="Pham Minh Tu" w:date="2019-12-26T11:07:00Z"/>
        </w:rPr>
        <w:pPrChange w:id="1278" w:author="Pham Minh Tu" w:date="2019-12-26T12:41:00Z">
          <w:pPr>
            <w:pStyle w:val="Heading2"/>
          </w:pPr>
        </w:pPrChange>
      </w:pPr>
      <w:bookmarkStart w:id="1279" w:name="_Toc29218970"/>
      <w:ins w:id="1280" w:author="Pham Minh Tu" w:date="2019-12-26T12:40:00Z">
        <w:r>
          <w:lastRenderedPageBreak/>
          <w:t>UML</w:t>
        </w:r>
      </w:ins>
      <w:bookmarkEnd w:id="1279"/>
    </w:p>
    <w:p w:rsidR="00D6361E" w:rsidRDefault="00D6361E">
      <w:pPr>
        <w:rPr>
          <w:ins w:id="1281" w:author="Pham Minh Tu" w:date="2019-12-26T11:08:00Z"/>
        </w:rPr>
        <w:pPrChange w:id="1282" w:author="Pham Minh Tu" w:date="2019-12-26T10:21:00Z">
          <w:pPr>
            <w:pStyle w:val="Heading2"/>
          </w:pPr>
        </w:pPrChange>
      </w:pPr>
      <w:ins w:id="1283" w:author="Pham Minh Tu" w:date="2019-12-26T11:07:00Z">
        <w:r>
          <w:rPr>
            <w:noProof/>
            <w:lang w:eastAsia="en-US"/>
          </w:rPr>
          <w:drawing>
            <wp:inline distT="0" distB="0" distL="0" distR="0" wp14:anchorId="5FA05EB4" wp14:editId="265DFC27">
              <wp:extent cx="2345376" cy="3059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1932" cy="3068032"/>
                      </a:xfrm>
                      <a:prstGeom prst="rect">
                        <a:avLst/>
                      </a:prstGeom>
                      <a:noFill/>
                      <a:ln>
                        <a:noFill/>
                      </a:ln>
                    </pic:spPr>
                  </pic:pic>
                </a:graphicData>
              </a:graphic>
            </wp:inline>
          </w:drawing>
        </w:r>
      </w:ins>
    </w:p>
    <w:p w:rsidR="00D6361E" w:rsidRPr="00ED3E2F" w:rsidRDefault="00D6361E">
      <w:pPr>
        <w:rPr>
          <w:ins w:id="1284" w:author="Pham Minh Tu" w:date="2019-12-26T10:21:00Z"/>
        </w:rPr>
        <w:pPrChange w:id="1285" w:author="Pham Minh Tu" w:date="2019-12-26T10:21:00Z">
          <w:pPr>
            <w:pStyle w:val="Heading2"/>
          </w:pPr>
        </w:pPrChange>
      </w:pPr>
      <w:ins w:id="1286" w:author="Pham Minh Tu" w:date="2019-12-26T11:09:00Z">
        <w:r>
          <w:t xml:space="preserve">BaseIntermediate </w:t>
        </w:r>
      </w:ins>
      <w:ins w:id="1287" w:author="Pham Minh Tu" w:date="2019-12-26T11:12:00Z">
        <w:r w:rsidR="006B4568">
          <w:t xml:space="preserve">class </w:t>
        </w:r>
      </w:ins>
      <w:ins w:id="1288" w:author="Pham Minh Tu" w:date="2019-12-26T11:09:00Z">
        <w:r>
          <w:t xml:space="preserve">implement </w:t>
        </w:r>
      </w:ins>
      <w:ins w:id="1289" w:author="Pham Minh Tu" w:date="2019-12-26T11:11:00Z">
        <w:r>
          <w:t>a</w:t>
        </w:r>
      </w:ins>
      <w:ins w:id="1290" w:author="Pham Minh Tu" w:date="2019-12-26T11:09:00Z">
        <w:r>
          <w:t xml:space="preserve"> </w:t>
        </w:r>
      </w:ins>
      <w:ins w:id="1291" w:author="Pham Minh Tu" w:date="2019-12-26T11:11:00Z">
        <w:r w:rsidRPr="00D6361E">
          <w:t xml:space="preserve">mechanism </w:t>
        </w:r>
      </w:ins>
      <w:ins w:id="1292" w:author="Pham Minh Tu" w:date="2019-12-26T11:09:00Z">
        <w:r>
          <w:t xml:space="preserve">to invoke all </w:t>
        </w:r>
      </w:ins>
      <w:ins w:id="1293" w:author="Pham Minh Tu" w:date="2019-12-26T11:12:00Z">
        <w:r w:rsidR="006B4568">
          <w:t xml:space="preserve">calculation </w:t>
        </w:r>
      </w:ins>
      <w:ins w:id="1294" w:author="Pham Minh Tu" w:date="2019-12-26T11:10:00Z">
        <w:r>
          <w:t>a</w:t>
        </w:r>
        <w:r w:rsidR="006B4568">
          <w:t>lg</w:t>
        </w:r>
        <w:r>
          <w:t>orithms</w:t>
        </w:r>
      </w:ins>
      <w:ins w:id="1295" w:author="Pham Minh Tu" w:date="2019-12-26T11:14:00Z">
        <w:r w:rsidR="006B4568">
          <w:t xml:space="preserve"> </w:t>
        </w:r>
      </w:ins>
      <w:ins w:id="1296" w:author="Pham Minh Tu" w:date="2019-12-26T12:32:00Z">
        <w:r w:rsidR="00E65176">
          <w:t xml:space="preserve">on the </w:t>
        </w:r>
      </w:ins>
      <w:ins w:id="1297" w:author="Pham Minh Tu" w:date="2019-12-26T11:15:00Z">
        <w:r w:rsidR="006B4568">
          <w:t>MSN</w:t>
        </w:r>
      </w:ins>
      <w:ins w:id="1298" w:author="Pham Minh Tu" w:date="2019-12-26T12:38:00Z">
        <w:r w:rsidR="00E65176">
          <w:t xml:space="preserve"> side</w:t>
        </w:r>
      </w:ins>
      <w:ins w:id="1299" w:author="Pham Minh Tu" w:date="2019-12-26T11:15:00Z">
        <w:r w:rsidR="006B4568">
          <w:t xml:space="preserve"> and store </w:t>
        </w:r>
      </w:ins>
      <w:ins w:id="1300" w:author="Pham Minh Tu" w:date="2019-12-26T11:19:00Z">
        <w:r w:rsidR="006B4568">
          <w:t xml:space="preserve">computed </w:t>
        </w:r>
      </w:ins>
      <w:ins w:id="1301" w:author="Pham Minh Tu" w:date="2019-12-26T11:18:00Z">
        <w:r w:rsidR="006B4568">
          <w:t>values</w:t>
        </w:r>
      </w:ins>
      <w:ins w:id="1302" w:author="Pham Minh Tu" w:date="2019-12-26T11:15:00Z">
        <w:r w:rsidR="006B4568">
          <w:t xml:space="preserve"> into database. </w:t>
        </w:r>
      </w:ins>
      <w:ins w:id="1303" w:author="Pham Minh Tu" w:date="2019-12-26T11:16:00Z">
        <w:r w:rsidR="006B4568">
          <w:t>See more detail at method ComputeAll()</w:t>
        </w:r>
      </w:ins>
      <w:ins w:id="1304" w:author="Pham Minh Tu" w:date="2019-12-26T11:10:00Z">
        <w:r>
          <w:t xml:space="preserve"> </w:t>
        </w:r>
      </w:ins>
      <w:ins w:id="1305" w:author="Pham Minh Tu" w:date="2019-12-26T11:09:00Z">
        <w:r>
          <w:t xml:space="preserve"> </w:t>
        </w:r>
      </w:ins>
    </w:p>
    <w:p w:rsidR="004025D7" w:rsidRDefault="004025D7">
      <w:pPr>
        <w:pStyle w:val="Heading3"/>
        <w:pPrChange w:id="1306" w:author="Pham Minh Tu" w:date="2019-12-26T10:21:00Z">
          <w:pPr>
            <w:pStyle w:val="Heading2"/>
          </w:pPr>
        </w:pPrChange>
      </w:pPr>
      <w:bookmarkStart w:id="1307" w:name="_Toc29218971"/>
      <w:r>
        <w:t>Renesas::Generator::MCALConfGen::Business::Intermediate::BaseIntermediate</w:t>
      </w:r>
      <w:bookmarkEnd w:id="130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BaseIntermediate.cs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78456C">
            <w:r>
              <w:t>BaseIntermediate an abstract class for classes used to calculate intermediate data. It implements ComputeAll method of IIntermediate interface to look up all methods decorated by IntermediateItemAttribute and invoke them to calculate intermediate data.</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Repo</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object repository used to get data from CDF, BSW, Translation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Interdata</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object intermediate data used to get calculated value from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ComputeAll</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Compute all intermediate data by calling all intermediation methods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(2)</w:t>
            </w:r>
          </w:p>
        </w:tc>
        <w:tc>
          <w:tcPr>
            <w:tcW w:w="3739" w:type="dxa"/>
            <w:shd w:val="clear" w:color="auto" w:fill="auto"/>
            <w:vAlign w:val="center"/>
          </w:tcPr>
          <w:p w:rsidR="004025D7" w:rsidRDefault="004025D7" w:rsidP="00CD1F8E">
            <w:pPr>
              <w:spacing w:afterAutospacing="1"/>
            </w:pPr>
            <w:r>
              <w:t>BaseIntermediate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Base intermedia constructor without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BaseIntermediate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Base intermedia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Init</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Init some values based on override by Specific module. </w:t>
            </w:r>
          </w:p>
        </w:tc>
      </w:tr>
    </w:tbl>
    <w:p w:rsidR="004025D7" w:rsidRDefault="004025D7">
      <w:pPr>
        <w:pStyle w:val="Heading4"/>
        <w:pPrChange w:id="1308" w:author="Pham Minh Tu" w:date="2019-12-26T12:41:00Z">
          <w:pPr>
            <w:pStyle w:val="Heading3"/>
          </w:pPr>
        </w:pPrChange>
      </w:pPr>
      <w:r>
        <w:t>Fields</w:t>
      </w:r>
    </w:p>
    <w:p w:rsidR="004025D7" w:rsidRDefault="004025D7">
      <w:pPr>
        <w:pStyle w:val="Heading5"/>
        <w:pPrChange w:id="1309" w:author="Pham Minh Tu" w:date="2019-12-25T16:35:00Z">
          <w:pPr>
            <w:pStyle w:val="Heading4"/>
          </w:pPr>
        </w:pPrChange>
      </w:pPr>
      <w:r>
        <w:t>Repo</w:t>
      </w:r>
    </w:p>
    <w:p w:rsidR="004025D7" w:rsidRDefault="004025D7" w:rsidP="004025D7">
      <w:pPr>
        <w:pStyle w:val="DesignID"/>
      </w:pPr>
      <w:r>
        <w:t>GENERIC_GDD_CLS_018_001: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Repo</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IRepository</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object repository used to get data from CDF, BSW, Translation files </w:t>
            </w:r>
          </w:p>
        </w:tc>
      </w:tr>
    </w:tbl>
    <w:p w:rsidR="004025D7" w:rsidRDefault="004025D7" w:rsidP="004025D7"/>
    <w:p w:rsidR="004025D7" w:rsidRDefault="004025D7">
      <w:pPr>
        <w:pStyle w:val="Heading5"/>
        <w:pPrChange w:id="1310" w:author="Pham Minh Tu" w:date="2019-12-25T16:35:00Z">
          <w:pPr>
            <w:pStyle w:val="Heading4"/>
          </w:pPr>
        </w:pPrChange>
      </w:pPr>
      <w:r>
        <w:t>Interdata</w:t>
      </w:r>
    </w:p>
    <w:p w:rsidR="004025D7" w:rsidRDefault="004025D7" w:rsidP="004025D7">
      <w:pPr>
        <w:pStyle w:val="DesignID"/>
      </w:pPr>
      <w:r>
        <w:t>GENERIC_GDD_CLS_018_002: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Interdata</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IIntermediateData</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object intermediate data used to get calculated value from </w:t>
            </w:r>
          </w:p>
        </w:tc>
      </w:tr>
    </w:tbl>
    <w:p w:rsidR="004025D7" w:rsidRDefault="004025D7" w:rsidP="004025D7"/>
    <w:p w:rsidR="004025D7" w:rsidRDefault="004025D7">
      <w:pPr>
        <w:pStyle w:val="Heading4"/>
        <w:pPrChange w:id="1311" w:author="Pham Minh Tu" w:date="2019-12-25T16:35:00Z">
          <w:pPr>
            <w:pStyle w:val="Heading3"/>
          </w:pPr>
        </w:pPrChange>
      </w:pPr>
      <w:r>
        <w:t>Methods</w:t>
      </w:r>
    </w:p>
    <w:p w:rsidR="004025D7" w:rsidRDefault="004025D7">
      <w:pPr>
        <w:pStyle w:val="Heading5"/>
        <w:pPrChange w:id="1312" w:author="Pham Minh Tu" w:date="2019-12-25T16:35:00Z">
          <w:pPr>
            <w:pStyle w:val="Heading4"/>
          </w:pPr>
        </w:pPrChange>
      </w:pPr>
      <w:r>
        <w:t>ComputeAll</w:t>
      </w:r>
    </w:p>
    <w:p w:rsidR="004025D7" w:rsidRDefault="004025D7" w:rsidP="004025D7">
      <w:pPr>
        <w:pStyle w:val="DesignID"/>
      </w:pPr>
      <w:r>
        <w:t>GENERIC_GDD_CLS_018_003: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ComputeAll</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Compute all intermediate data by calling all intermediation methods</w:t>
            </w:r>
          </w:p>
          <w:p w:rsidR="004025D7" w:rsidRDefault="004025D7" w:rsidP="00CD1F8E">
            <w:pPr>
              <w:pStyle w:val="SourceCode"/>
            </w:pPr>
            <w:r>
              <w:t>Algorithm:</w:t>
            </w:r>
            <w:r>
              <w:br/>
              <w:t xml:space="preserve">FOREACH all non-public methods that have IntermediateItem </w:t>
            </w:r>
            <w:r>
              <w:lastRenderedPageBreak/>
              <w:t>attribute and order by line number position</w:t>
            </w:r>
            <w:r>
              <w:br/>
              <w:t xml:space="preserve">     CALL intermediate methods to get result</w:t>
            </w:r>
            <w:r>
              <w:br/>
              <w:t xml:space="preserve">     Store result in intermediate data with DBPath retrieving from IntermediateItem attribute</w:t>
            </w:r>
            <w:r>
              <w:br/>
              <w:t xml:space="preserve"> End</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1313" w:author="Pham Minh Tu" w:date="2019-12-26T12:42:00Z">
          <w:pPr>
            <w:pStyle w:val="Heading4"/>
          </w:pPr>
        </w:pPrChange>
      </w:pPr>
      <w:r>
        <w:t>BaseIntermediate</w:t>
      </w:r>
    </w:p>
    <w:p w:rsidR="004025D7" w:rsidRDefault="004025D7" w:rsidP="004025D7">
      <w:pPr>
        <w:pStyle w:val="DesignID"/>
      </w:pPr>
      <w:r>
        <w:t>GENERIC_GDD_CLS_018_004: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BaseIntermediate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t>Base intermedia constructor without arguments</w:t>
            </w:r>
          </w:p>
        </w:tc>
      </w:tr>
    </w:tbl>
    <w:p w:rsidR="004025D7" w:rsidRDefault="004025D7" w:rsidP="004025D7">
      <w:pPr>
        <w:pStyle w:val="RefReq"/>
      </w:pPr>
      <w:r>
        <w:t>{Ref: N/A}</w:t>
      </w:r>
    </w:p>
    <w:p w:rsidR="004025D7" w:rsidRDefault="004025D7" w:rsidP="004025D7"/>
    <w:p w:rsidR="004025D7" w:rsidRDefault="004025D7">
      <w:pPr>
        <w:pStyle w:val="Heading5"/>
        <w:pPrChange w:id="1314" w:author="Pham Minh Tu" w:date="2019-12-26T12:42:00Z">
          <w:pPr>
            <w:pStyle w:val="Heading4"/>
          </w:pPr>
        </w:pPrChange>
      </w:pPr>
      <w:r>
        <w:t>BaseIntermediate</w:t>
      </w:r>
    </w:p>
    <w:p w:rsidR="004025D7" w:rsidRDefault="004025D7" w:rsidP="004025D7">
      <w:pPr>
        <w:pStyle w:val="DesignID"/>
      </w:pPr>
      <w:r>
        <w:t>GENERIC_GDD_CLS_018_005: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BaseIntermediate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 xml:space="preserve"> repo</w:t>
            </w:r>
          </w:p>
        </w:tc>
        <w:tc>
          <w:tcPr>
            <w:tcW w:w="4154" w:type="dxa"/>
            <w:gridSpan w:val="2"/>
            <w:shd w:val="clear" w:color="auto" w:fill="auto"/>
          </w:tcPr>
          <w:p w:rsidR="004025D7" w:rsidRDefault="008655E3" w:rsidP="00CD1F8E">
            <w:r>
              <w:t>Repository</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interdata</w:t>
            </w:r>
          </w:p>
        </w:tc>
        <w:tc>
          <w:tcPr>
            <w:tcW w:w="4154" w:type="dxa"/>
            <w:gridSpan w:val="2"/>
            <w:shd w:val="clear" w:color="auto" w:fill="auto"/>
          </w:tcPr>
          <w:p w:rsidR="004025D7" w:rsidRDefault="008655E3" w:rsidP="00CD1F8E">
            <w:r>
              <w:t>Intermediate Data</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Base intermedia constructor with arguments</w:t>
            </w:r>
          </w:p>
          <w:p w:rsidR="004025D7" w:rsidRDefault="004025D7" w:rsidP="00CD1F8E">
            <w:pPr>
              <w:pStyle w:val="SourceCode"/>
            </w:pPr>
            <w:r>
              <w:t>Algorithm:</w:t>
            </w:r>
            <w:r>
              <w:br/>
              <w:t>Init values of Repo, Interdata</w:t>
            </w:r>
          </w:p>
        </w:tc>
      </w:tr>
    </w:tbl>
    <w:p w:rsidR="004025D7" w:rsidRDefault="004025D7" w:rsidP="004025D7">
      <w:pPr>
        <w:pStyle w:val="RefReq"/>
      </w:pPr>
      <w:r>
        <w:t>{Ref: N/A}</w:t>
      </w:r>
    </w:p>
    <w:p w:rsidR="004025D7" w:rsidRDefault="004025D7" w:rsidP="004025D7"/>
    <w:p w:rsidR="004025D7" w:rsidRDefault="004025D7">
      <w:pPr>
        <w:pStyle w:val="Heading5"/>
        <w:pPrChange w:id="1315" w:author="Pham Minh Tu" w:date="2019-12-26T12:42:00Z">
          <w:pPr>
            <w:pStyle w:val="Heading4"/>
          </w:pPr>
        </w:pPrChange>
      </w:pPr>
      <w:r>
        <w:t>Init</w:t>
      </w:r>
    </w:p>
    <w:p w:rsidR="004025D7" w:rsidRDefault="004025D7" w:rsidP="004025D7">
      <w:pPr>
        <w:pStyle w:val="DesignID"/>
      </w:pPr>
      <w:r>
        <w:t>GENERIC_GDD_CLS_018_006: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Init</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Init some values based on override by Specific module.</w:t>
            </w:r>
          </w:p>
        </w:tc>
      </w:tr>
    </w:tbl>
    <w:p w:rsidR="004025D7" w:rsidRDefault="004025D7" w:rsidP="004025D7">
      <w:pPr>
        <w:pStyle w:val="RefReq"/>
      </w:pPr>
      <w:r>
        <w:t xml:space="preserve">{Ref: </w:t>
      </w:r>
      <w:r w:rsidR="00630415">
        <w:t>N/A</w:t>
      </w:r>
      <w:r>
        <w:t>}</w:t>
      </w:r>
    </w:p>
    <w:p w:rsidR="004025D7" w:rsidRDefault="004025D7" w:rsidP="004025D7"/>
    <w:p w:rsidR="0037673A" w:rsidRDefault="0037673A" w:rsidP="004025D7">
      <w:pPr>
        <w:pStyle w:val="Heading2"/>
        <w:rPr>
          <w:ins w:id="1316" w:author="Pham Minh Tu" w:date="2019-12-26T12:43:00Z"/>
        </w:rPr>
      </w:pPr>
      <w:bookmarkStart w:id="1317" w:name="_Toc29218972"/>
      <w:ins w:id="1318" w:author="Pham Minh Tu" w:date="2019-12-26T12:42:00Z">
        <w:r>
          <w:t>Parser</w:t>
        </w:r>
      </w:ins>
      <w:bookmarkEnd w:id="1317"/>
    </w:p>
    <w:p w:rsidR="0037673A" w:rsidRDefault="00A600DE">
      <w:pPr>
        <w:rPr>
          <w:ins w:id="1319" w:author="Pham Minh Tu" w:date="2019-12-26T13:02:00Z"/>
        </w:rPr>
        <w:pPrChange w:id="1320" w:author="Pham Minh Tu" w:date="2019-12-26T12:43:00Z">
          <w:pPr>
            <w:pStyle w:val="Heading2"/>
          </w:pPr>
        </w:pPrChange>
      </w:pPr>
      <w:ins w:id="1321" w:author="Pham Minh Tu" w:date="2019-12-26T12:57:00Z">
        <w:r>
          <w:t xml:space="preserve">This component </w:t>
        </w:r>
        <w:r w:rsidRPr="00FE2559">
          <w:t xml:space="preserve">bear the responsibility for </w:t>
        </w:r>
      </w:ins>
      <w:ins w:id="1322" w:author="Pham Minh Tu" w:date="2019-12-26T12:58:00Z">
        <w:r>
          <w:t xml:space="preserve">parsing input files such as cdf, bswmdt, configuration xml, translation files. </w:t>
        </w:r>
      </w:ins>
      <w:ins w:id="1323" w:author="Pham Minh Tu" w:date="2019-12-26T12:59:00Z">
        <w:r>
          <w:t xml:space="preserve">It also handle errors relate to user’s input </w:t>
        </w:r>
      </w:ins>
      <w:ins w:id="1324" w:author="Pham Minh Tu" w:date="2019-12-26T13:00:00Z">
        <w:r>
          <w:t>like</w:t>
        </w:r>
      </w:ins>
      <w:ins w:id="1325" w:author="Pham Minh Tu" w:date="2019-12-26T12:59:00Z">
        <w:r>
          <w:t xml:space="preserve"> does not find files, </w:t>
        </w:r>
      </w:ins>
      <w:ins w:id="1326" w:author="Pham Minh Tu" w:date="2019-12-26T13:01:00Z">
        <w:r>
          <w:t xml:space="preserve">invalid file name, invalid </w:t>
        </w:r>
      </w:ins>
      <w:ins w:id="1327" w:author="Pham Minh Tu" w:date="2019-12-26T13:02:00Z">
        <w:r>
          <w:t>format,…..</w:t>
        </w:r>
      </w:ins>
    </w:p>
    <w:p w:rsidR="00A600DE" w:rsidRDefault="003E7962">
      <w:pPr>
        <w:pStyle w:val="Heading3"/>
        <w:rPr>
          <w:ins w:id="1328" w:author="Pham Minh Tu" w:date="2019-12-26T13:04:00Z"/>
        </w:rPr>
        <w:pPrChange w:id="1329" w:author="Pham Minh Tu" w:date="2019-12-26T13:04:00Z">
          <w:pPr>
            <w:pStyle w:val="Heading2"/>
          </w:pPr>
        </w:pPrChange>
      </w:pPr>
      <w:bookmarkStart w:id="1330" w:name="_Toc29218973"/>
      <w:ins w:id="1331" w:author="Pham Minh Tu" w:date="2019-12-26T13:04:00Z">
        <w:r>
          <w:t>UML</w:t>
        </w:r>
        <w:bookmarkEnd w:id="1330"/>
      </w:ins>
    </w:p>
    <w:p w:rsidR="003E7962" w:rsidRDefault="00B171E4">
      <w:pPr>
        <w:rPr>
          <w:ins w:id="1332" w:author="Pham Minh Tu" w:date="2019-12-26T13:05:00Z"/>
        </w:rPr>
        <w:pPrChange w:id="1333" w:author="Pham Minh Tu" w:date="2019-12-26T12:43:00Z">
          <w:pPr>
            <w:pStyle w:val="Heading2"/>
          </w:pPr>
        </w:pPrChange>
      </w:pPr>
      <w:ins w:id="1334" w:author="Pham Minh Tu" w:date="2019-12-26T13:22:00Z">
        <w:r>
          <w:rPr>
            <w:noProof/>
            <w:lang w:eastAsia="en-US"/>
          </w:rPr>
          <w:drawing>
            <wp:inline distT="0" distB="0" distL="0" distR="0" wp14:anchorId="7E9F390F" wp14:editId="3D5CECEF">
              <wp:extent cx="4737100" cy="359054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2661" cy="3594756"/>
                      </a:xfrm>
                      <a:prstGeom prst="rect">
                        <a:avLst/>
                      </a:prstGeom>
                      <a:noFill/>
                      <a:ln>
                        <a:noFill/>
                      </a:ln>
                    </pic:spPr>
                  </pic:pic>
                </a:graphicData>
              </a:graphic>
            </wp:inline>
          </w:drawing>
        </w:r>
      </w:ins>
    </w:p>
    <w:p w:rsidR="003E7962" w:rsidRDefault="003E7962">
      <w:pPr>
        <w:rPr>
          <w:ins w:id="1335" w:author="Pham Minh Tu" w:date="2019-12-26T13:10:00Z"/>
        </w:rPr>
        <w:pPrChange w:id="1336" w:author="Pham Minh Tu" w:date="2019-12-26T12:43:00Z">
          <w:pPr>
            <w:pStyle w:val="Heading2"/>
          </w:pPr>
        </w:pPrChange>
      </w:pPr>
      <w:ins w:id="1337" w:author="Pham Minh Tu" w:date="2019-12-26T13:05:00Z">
        <w:r>
          <w:t xml:space="preserve">Parser </w:t>
        </w:r>
      </w:ins>
      <w:ins w:id="1338" w:author="Pham Minh Tu" w:date="2019-12-26T13:12:00Z">
        <w:r>
          <w:t>component</w:t>
        </w:r>
      </w:ins>
      <w:ins w:id="1339" w:author="Pham Minh Tu" w:date="2019-12-26T13:05:00Z">
        <w:r>
          <w:t xml:space="preserve"> </w:t>
        </w:r>
      </w:ins>
      <w:ins w:id="1340" w:author="Pham Minh Tu" w:date="2019-12-26T13:09:00Z">
        <w:r>
          <w:t>abide by</w:t>
        </w:r>
      </w:ins>
      <w:ins w:id="1341" w:author="Pham Minh Tu" w:date="2019-12-26T13:07:00Z">
        <w:r>
          <w:t xml:space="preserve"> </w:t>
        </w:r>
      </w:ins>
      <w:ins w:id="1342" w:author="Pham Minh Tu" w:date="2019-12-26T13:05:00Z">
        <w:r>
          <w:t>template</w:t>
        </w:r>
      </w:ins>
      <w:ins w:id="1343" w:author="Pham Minh Tu" w:date="2019-12-26T13:06:00Z">
        <w:r>
          <w:t xml:space="preserve"> method design</w:t>
        </w:r>
      </w:ins>
      <w:ins w:id="1344" w:author="Pham Minh Tu" w:date="2019-12-26T13:05:00Z">
        <w:r>
          <w:t xml:space="preserve"> pattern</w:t>
        </w:r>
      </w:ins>
      <w:ins w:id="1345" w:author="Pham Minh Tu" w:date="2019-12-26T13:09:00Z">
        <w:r>
          <w:t>, it process input files in an order steps as follow</w:t>
        </w:r>
      </w:ins>
      <w:ins w:id="1346" w:author="Pham Minh Tu" w:date="2019-12-26T13:10:00Z">
        <w:r>
          <w:t>:</w:t>
        </w:r>
      </w:ins>
    </w:p>
    <w:p w:rsidR="003E7962" w:rsidRDefault="003E7962">
      <w:pPr>
        <w:pStyle w:val="ListParagraph"/>
        <w:numPr>
          <w:ilvl w:val="0"/>
          <w:numId w:val="34"/>
        </w:numPr>
        <w:rPr>
          <w:ins w:id="1347" w:author="Pham Minh Tu" w:date="2019-12-26T13:10:00Z"/>
        </w:rPr>
        <w:pPrChange w:id="1348" w:author="Pham Minh Tu" w:date="2019-12-26T13:10:00Z">
          <w:pPr>
            <w:pStyle w:val="Heading2"/>
          </w:pPr>
        </w:pPrChange>
      </w:pPr>
      <w:ins w:id="1349" w:author="Pham Minh Tu" w:date="2019-12-26T13:10:00Z">
        <w:r>
          <w:t>Parsing CDF file</w:t>
        </w:r>
      </w:ins>
    </w:p>
    <w:p w:rsidR="003E7962" w:rsidRDefault="003E7962">
      <w:pPr>
        <w:pStyle w:val="ListParagraph"/>
        <w:numPr>
          <w:ilvl w:val="0"/>
          <w:numId w:val="34"/>
        </w:numPr>
        <w:rPr>
          <w:ins w:id="1350" w:author="Pham Minh Tu" w:date="2019-12-26T13:10:00Z"/>
        </w:rPr>
        <w:pPrChange w:id="1351" w:author="Pham Minh Tu" w:date="2019-12-26T13:10:00Z">
          <w:pPr>
            <w:pStyle w:val="Heading2"/>
          </w:pPr>
        </w:pPrChange>
      </w:pPr>
      <w:ins w:id="1352" w:author="Pham Minh Tu" w:date="2019-12-26T13:10:00Z">
        <w:r>
          <w:t>Parsing translation file</w:t>
        </w:r>
      </w:ins>
    </w:p>
    <w:p w:rsidR="003E7962" w:rsidRDefault="003E7962">
      <w:pPr>
        <w:pStyle w:val="ListParagraph"/>
        <w:numPr>
          <w:ilvl w:val="0"/>
          <w:numId w:val="34"/>
        </w:numPr>
        <w:rPr>
          <w:ins w:id="1353" w:author="Pham Minh Tu" w:date="2019-12-26T13:11:00Z"/>
        </w:rPr>
        <w:pPrChange w:id="1354" w:author="Pham Minh Tu" w:date="2019-12-26T13:10:00Z">
          <w:pPr>
            <w:pStyle w:val="Heading2"/>
          </w:pPr>
        </w:pPrChange>
      </w:pPr>
      <w:ins w:id="1355" w:author="Pham Minh Tu" w:date="2019-12-26T13:11:00Z">
        <w:r>
          <w:t>Checking dependency modules</w:t>
        </w:r>
      </w:ins>
    </w:p>
    <w:p w:rsidR="003E7962" w:rsidRDefault="003E7962">
      <w:pPr>
        <w:pStyle w:val="ListParagraph"/>
        <w:numPr>
          <w:ilvl w:val="0"/>
          <w:numId w:val="34"/>
        </w:numPr>
        <w:rPr>
          <w:ins w:id="1356" w:author="Pham Minh Tu" w:date="2019-12-26T13:11:00Z"/>
        </w:rPr>
        <w:pPrChange w:id="1357" w:author="Pham Minh Tu" w:date="2019-12-26T13:10:00Z">
          <w:pPr>
            <w:pStyle w:val="Heading2"/>
          </w:pPr>
        </w:pPrChange>
      </w:pPr>
      <w:ins w:id="1358" w:author="Pham Minh Tu" w:date="2019-12-26T13:11:00Z">
        <w:r>
          <w:t>Storing data into database</w:t>
        </w:r>
      </w:ins>
    </w:p>
    <w:p w:rsidR="003E7962" w:rsidRDefault="003E7962">
      <w:pPr>
        <w:pStyle w:val="ListParagraph"/>
        <w:numPr>
          <w:ilvl w:val="0"/>
          <w:numId w:val="34"/>
        </w:numPr>
        <w:rPr>
          <w:ins w:id="1359" w:author="Pham Minh Tu" w:date="2019-12-26T13:11:00Z"/>
        </w:rPr>
        <w:pPrChange w:id="1360" w:author="Pham Minh Tu" w:date="2019-12-26T13:10:00Z">
          <w:pPr>
            <w:pStyle w:val="Heading2"/>
          </w:pPr>
        </w:pPrChange>
      </w:pPr>
      <w:ins w:id="1361" w:author="Pham Minh Tu" w:date="2019-12-26T13:11:00Z">
        <w:r>
          <w:t>Updating necessary information</w:t>
        </w:r>
      </w:ins>
    </w:p>
    <w:p w:rsidR="003E7962" w:rsidRDefault="003E7962">
      <w:pPr>
        <w:rPr>
          <w:ins w:id="1362" w:author="Pham Minh Tu" w:date="2019-12-26T13:13:00Z"/>
        </w:rPr>
        <w:pPrChange w:id="1363" w:author="Pham Minh Tu" w:date="2019-12-26T13:12:00Z">
          <w:pPr>
            <w:pStyle w:val="Heading2"/>
          </w:pPr>
        </w:pPrChange>
      </w:pPr>
      <w:ins w:id="1364" w:author="Pham Minh Tu" w:date="2019-12-26T13:13:00Z">
        <w:r>
          <w:t>IParser interface declare a method to parsing input files</w:t>
        </w:r>
      </w:ins>
    </w:p>
    <w:p w:rsidR="003E7962" w:rsidRDefault="003E7962">
      <w:pPr>
        <w:rPr>
          <w:ins w:id="1365" w:author="Pham Minh Tu" w:date="2019-12-26T13:15:00Z"/>
        </w:rPr>
        <w:pPrChange w:id="1366" w:author="Pham Minh Tu" w:date="2019-12-26T13:12:00Z">
          <w:pPr>
            <w:pStyle w:val="Heading2"/>
          </w:pPr>
        </w:pPrChange>
      </w:pPr>
      <w:ins w:id="1367" w:author="Pham Minh Tu" w:date="2019-12-26T13:13:00Z">
        <w:r>
          <w:t xml:space="preserve">Parser class declare </w:t>
        </w:r>
      </w:ins>
      <w:ins w:id="1368" w:author="Pham Minh Tu" w:date="2019-12-26T13:14:00Z">
        <w:r>
          <w:t>template method</w:t>
        </w:r>
      </w:ins>
      <w:ins w:id="1369" w:author="Pham Minh Tu" w:date="2019-12-26T13:15:00Z">
        <w:r>
          <w:t>s</w:t>
        </w:r>
      </w:ins>
      <w:ins w:id="1370" w:author="Pham Minh Tu" w:date="2019-12-26T13:14:00Z">
        <w:r>
          <w:t xml:space="preserve"> that is overrided by </w:t>
        </w:r>
      </w:ins>
      <w:ins w:id="1371" w:author="Pham Minh Tu" w:date="2019-12-26T13:15:00Z">
        <w:r w:rsidRPr="003E7962">
          <w:t>concrete</w:t>
        </w:r>
        <w:r>
          <w:t xml:space="preserve"> class</w:t>
        </w:r>
        <w:r w:rsidR="00B171E4">
          <w:t>.</w:t>
        </w:r>
      </w:ins>
    </w:p>
    <w:p w:rsidR="00B171E4" w:rsidRDefault="00B171E4">
      <w:pPr>
        <w:rPr>
          <w:ins w:id="1372" w:author="Pham Minh Tu" w:date="2019-12-26T13:17:00Z"/>
        </w:rPr>
        <w:pPrChange w:id="1373" w:author="Pham Minh Tu" w:date="2019-12-26T13:12:00Z">
          <w:pPr>
            <w:pStyle w:val="Heading2"/>
          </w:pPr>
        </w:pPrChange>
      </w:pPr>
      <w:ins w:id="1374" w:author="Pham Minh Tu" w:date="2019-12-26T13:15:00Z">
        <w:r>
          <w:t>ParserXML class is a concrete class that implement IParser, it play</w:t>
        </w:r>
      </w:ins>
      <w:ins w:id="1375" w:author="Pham Minh Tu" w:date="2019-12-26T13:16:00Z">
        <w:r>
          <w:t xml:space="preserve"> parsing file with XML format</w:t>
        </w:r>
      </w:ins>
      <w:ins w:id="1376" w:author="Pham Minh Tu" w:date="2019-12-26T13:15:00Z">
        <w:r>
          <w:t xml:space="preserve"> role</w:t>
        </w:r>
      </w:ins>
      <w:ins w:id="1377" w:author="Pham Minh Tu" w:date="2019-12-26T13:16:00Z">
        <w:r>
          <w:t>.</w:t>
        </w:r>
      </w:ins>
      <w:ins w:id="1378" w:author="Pham Minh Tu" w:date="2019-12-26T13:15:00Z">
        <w:r>
          <w:t xml:space="preserve"> </w:t>
        </w:r>
      </w:ins>
    </w:p>
    <w:p w:rsidR="00B171E4" w:rsidRPr="00ED3E2F" w:rsidRDefault="00B171E4">
      <w:pPr>
        <w:rPr>
          <w:ins w:id="1379" w:author="Pham Minh Tu" w:date="2019-12-26T12:42:00Z"/>
        </w:rPr>
        <w:pPrChange w:id="1380" w:author="Pham Minh Tu" w:date="2019-12-26T13:12:00Z">
          <w:pPr>
            <w:pStyle w:val="Heading2"/>
          </w:pPr>
        </w:pPrChange>
      </w:pPr>
      <w:ins w:id="1381" w:author="Pham Minh Tu" w:date="2019-12-26T13:23:00Z">
        <w:r w:rsidRPr="00B171E4">
          <w:t>ParseConfigStatus</w:t>
        </w:r>
        <w:r>
          <w:t xml:space="preserve"> data type define</w:t>
        </w:r>
      </w:ins>
      <w:ins w:id="1382" w:author="Pham Minh Tu" w:date="2019-12-26T13:24:00Z">
        <w:r>
          <w:t>s</w:t>
        </w:r>
      </w:ins>
      <w:ins w:id="1383" w:author="Pham Minh Tu" w:date="2019-12-26T13:23:00Z">
        <w:r>
          <w:t xml:space="preserve"> some status used in parsing process.</w:t>
        </w:r>
      </w:ins>
    </w:p>
    <w:p w:rsidR="004025D7" w:rsidRDefault="004025D7">
      <w:pPr>
        <w:pStyle w:val="Heading3"/>
        <w:pPrChange w:id="1384" w:author="Pham Minh Tu" w:date="2019-12-26T13:04:00Z">
          <w:pPr>
            <w:pStyle w:val="Heading2"/>
          </w:pPr>
        </w:pPrChange>
      </w:pPr>
      <w:bookmarkStart w:id="1385" w:name="_Toc29218974"/>
      <w:r>
        <w:lastRenderedPageBreak/>
        <w:t>Renesas::Generator::MCALConfGen::Business::Parser::ParserXML</w:t>
      </w:r>
      <w:bookmarkEnd w:id="138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ParserXML.cs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ParserXML class that parses CDF, BSW, translation and device files</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Instance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78456C" w:rsidP="00CD1F8E">
            <w:pPr>
              <w:spacing w:afterAutospacing="1"/>
            </w:pPr>
            <w:r w:rsidRPr="0078456C">
              <w:t>ParserXML instance used by ObjectFactory to get a new ParserXML object</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cdfData</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CDF data as a database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runtimeConfiguration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runtime configuration information such as cdf file path, src folder path, ...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basicConfiguration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basic configuration information such as module name, module id,...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userInterface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user interface component is used to report error/info/warning to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cdfFiles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data of CDF files is parse by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register</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reference register is used to process register macro and address of register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parseConfigStatus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status when parse content in CDF files such as Success, No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RunAll</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Process CDF files and store in database as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ParserXML</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ParserXML</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LoadFiles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Load all CDF files into buffer to process parsing later.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ParseFiles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Parsing CDF and BSW files and store into database such as CDF data and BSW data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CheckRequiredModules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Check required modules of specific modules such as CAN, DEM, CANIF, FrIf,...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GetDeviceName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Get device name that exists in CDF files, in normal case it is in msn_DeviceName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ParseTranslationFile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Parsing translation file as .trxml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UpdateBasicConfigurationIfNeeded</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Update basic configuration if </w:t>
            </w:r>
            <w:r>
              <w:lastRenderedPageBreak/>
              <w:t xml:space="preserve">needed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(10)</w:t>
            </w:r>
          </w:p>
        </w:tc>
        <w:tc>
          <w:tcPr>
            <w:tcW w:w="3739" w:type="dxa"/>
            <w:shd w:val="clear" w:color="auto" w:fill="auto"/>
            <w:vAlign w:val="center"/>
          </w:tcPr>
          <w:p w:rsidR="004025D7" w:rsidRDefault="004025D7" w:rsidP="00CD1F8E">
            <w:pPr>
              <w:spacing w:afterAutospacing="1"/>
            </w:pPr>
            <w:r>
              <w:t>ParseAndSaveCDFFile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Parsing CDF file and store it into cdfData as database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ParseConfiguration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Parsing configuration in tag SHORT-NAME, DEFINITION-REF, MODULE-DESCRIPTION-REF in CDF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w:t>
            </w:r>
          </w:p>
        </w:tc>
        <w:tc>
          <w:tcPr>
            <w:tcW w:w="3739" w:type="dxa"/>
            <w:shd w:val="clear" w:color="auto" w:fill="auto"/>
            <w:vAlign w:val="center"/>
          </w:tcPr>
          <w:p w:rsidR="004025D7" w:rsidRDefault="004025D7" w:rsidP="00CD1F8E">
            <w:pPr>
              <w:spacing w:afterAutospacing="1"/>
            </w:pPr>
            <w:r>
              <w:t>ShouldFilterOutConfiguration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Should filter out configuration that is match with provided vendor by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w:t>
            </w:r>
          </w:p>
        </w:tc>
        <w:tc>
          <w:tcPr>
            <w:tcW w:w="3739" w:type="dxa"/>
            <w:shd w:val="clear" w:color="auto" w:fill="auto"/>
            <w:vAlign w:val="center"/>
          </w:tcPr>
          <w:p w:rsidR="004025D7" w:rsidRDefault="004025D7" w:rsidP="00CD1F8E">
            <w:pPr>
              <w:spacing w:afterAutospacing="1"/>
            </w:pPr>
            <w:r>
              <w:t>BuildAndSaveContainerTree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Build a containers tree of a module and save in cdfData as database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w:t>
            </w:r>
          </w:p>
        </w:tc>
        <w:tc>
          <w:tcPr>
            <w:tcW w:w="3739" w:type="dxa"/>
            <w:shd w:val="clear" w:color="auto" w:fill="auto"/>
            <w:vAlign w:val="center"/>
          </w:tcPr>
          <w:p w:rsidR="004025D7" w:rsidRDefault="004025D7" w:rsidP="00CD1F8E">
            <w:pPr>
              <w:spacing w:afterAutospacing="1"/>
            </w:pPr>
            <w:r>
              <w:t>BuildSubContainers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Build sub containers that serving to create a containers tree.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(15)</w:t>
            </w:r>
          </w:p>
        </w:tc>
        <w:tc>
          <w:tcPr>
            <w:tcW w:w="3739" w:type="dxa"/>
            <w:shd w:val="clear" w:color="auto" w:fill="auto"/>
            <w:vAlign w:val="center"/>
          </w:tcPr>
          <w:p w:rsidR="004025D7" w:rsidRDefault="004025D7" w:rsidP="00CD1F8E">
            <w:pPr>
              <w:spacing w:afterAutospacing="1"/>
            </w:pPr>
            <w:r>
              <w:t>ConvertToContainer</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Convert XElement into a Container struct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(16)</w:t>
            </w:r>
          </w:p>
        </w:tc>
        <w:tc>
          <w:tcPr>
            <w:tcW w:w="3739" w:type="dxa"/>
            <w:shd w:val="clear" w:color="auto" w:fill="auto"/>
            <w:vAlign w:val="center"/>
          </w:tcPr>
          <w:p w:rsidR="004025D7" w:rsidRDefault="004025D7" w:rsidP="00CD1F8E">
            <w:pPr>
              <w:spacing w:afterAutospacing="1"/>
            </w:pPr>
            <w:r>
              <w:t>CheckAutosarVersion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Check autosar version as 4.0.3 or 4.2.2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(17)</w:t>
            </w:r>
          </w:p>
        </w:tc>
        <w:tc>
          <w:tcPr>
            <w:tcW w:w="3739" w:type="dxa"/>
            <w:shd w:val="clear" w:color="auto" w:fill="auto"/>
            <w:vAlign w:val="center"/>
          </w:tcPr>
          <w:p w:rsidR="004025D7" w:rsidRDefault="004025D7" w:rsidP="00CD1F8E">
            <w:pPr>
              <w:spacing w:afterAutospacing="1"/>
            </w:pPr>
            <w:r>
              <w:t>CheckParamConfig</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Check mandatory parameter in BSWMDT such as module id, vendor id, sw-version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(18)</w:t>
            </w:r>
          </w:p>
        </w:tc>
        <w:tc>
          <w:tcPr>
            <w:tcW w:w="3739" w:type="dxa"/>
            <w:shd w:val="clear" w:color="auto" w:fill="auto"/>
            <w:vAlign w:val="center"/>
          </w:tcPr>
          <w:p w:rsidR="004025D7" w:rsidRDefault="004025D7" w:rsidP="00CD1F8E">
            <w:pPr>
              <w:spacing w:afterAutospacing="1"/>
            </w:pPr>
            <w:r>
              <w:t>ParseAndSaveBswConfiguration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Parsing BSWMDT configuration and verify each fields.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(19)</w:t>
            </w:r>
          </w:p>
        </w:tc>
        <w:tc>
          <w:tcPr>
            <w:tcW w:w="3739" w:type="dxa"/>
            <w:shd w:val="clear" w:color="auto" w:fill="auto"/>
            <w:vAlign w:val="center"/>
          </w:tcPr>
          <w:p w:rsidR="004025D7" w:rsidRDefault="004025D7" w:rsidP="00CD1F8E">
            <w:pPr>
              <w:spacing w:afterAutospacing="1"/>
            </w:pPr>
            <w:r>
              <w:t>CheckERR000025</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This method check path consistency between CDF and ModuleDescriptionRef tag in BSWMDT If have any inconsistency, report error ERR000025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(20)</w:t>
            </w:r>
          </w:p>
        </w:tc>
        <w:tc>
          <w:tcPr>
            <w:tcW w:w="3739" w:type="dxa"/>
            <w:shd w:val="clear" w:color="auto" w:fill="auto"/>
            <w:vAlign w:val="center"/>
          </w:tcPr>
          <w:p w:rsidR="004025D7" w:rsidRDefault="004025D7" w:rsidP="00CD1F8E">
            <w:pPr>
              <w:spacing w:afterAutospacing="1"/>
            </w:pPr>
            <w:r>
              <w:t>CheckRelationBswmdtAndCdf</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This method check relation between BSW and CDF files. It raise error ERR000048 if not any relation between BSW and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(21)</w:t>
            </w:r>
          </w:p>
        </w:tc>
        <w:tc>
          <w:tcPr>
            <w:tcW w:w="3739" w:type="dxa"/>
            <w:shd w:val="clear" w:color="auto" w:fill="auto"/>
            <w:vAlign w:val="center"/>
          </w:tcPr>
          <w:p w:rsidR="004025D7" w:rsidRDefault="004025D7" w:rsidP="00CD1F8E">
            <w:pPr>
              <w:spacing w:afterAutospacing="1"/>
            </w:pPr>
            <w:r>
              <w:t>CheckERR000049</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This method check VENDOR-SPECIFIC-MODULE-DEF-REF's value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(22)</w:t>
            </w:r>
          </w:p>
        </w:tc>
        <w:tc>
          <w:tcPr>
            <w:tcW w:w="3739" w:type="dxa"/>
            <w:shd w:val="clear" w:color="auto" w:fill="auto"/>
            <w:vAlign w:val="center"/>
          </w:tcPr>
          <w:p w:rsidR="004025D7" w:rsidRDefault="004025D7" w:rsidP="00CD1F8E">
            <w:pPr>
              <w:spacing w:afterAutospacing="1"/>
            </w:pPr>
            <w:r>
              <w:t>CheckERR000027</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This method check inconsistence of AR-RELEASE-VERSION value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(23)</w:t>
            </w:r>
          </w:p>
        </w:tc>
        <w:tc>
          <w:tcPr>
            <w:tcW w:w="3739" w:type="dxa"/>
            <w:shd w:val="clear" w:color="auto" w:fill="auto"/>
            <w:vAlign w:val="center"/>
          </w:tcPr>
          <w:p w:rsidR="004025D7" w:rsidRDefault="004025D7" w:rsidP="00CD1F8E">
            <w:pPr>
              <w:spacing w:afterAutospacing="1"/>
            </w:pPr>
            <w:r>
              <w:t>ParseSubElement</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Parsing tags in BSWMDT such as SW-VERSION, VENDOR-ID, AR-RELEASE-VERSION,...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(24)</w:t>
            </w:r>
          </w:p>
        </w:tc>
        <w:tc>
          <w:tcPr>
            <w:tcW w:w="3739" w:type="dxa"/>
            <w:shd w:val="clear" w:color="auto" w:fill="auto"/>
            <w:vAlign w:val="center"/>
          </w:tcPr>
          <w:p w:rsidR="004025D7" w:rsidRDefault="004025D7" w:rsidP="00CD1F8E">
            <w:pPr>
              <w:spacing w:afterAutospacing="1"/>
            </w:pPr>
            <w:r>
              <w:t>CheckDescription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Parsing tags in BSWMDT such as MODULE-ID,...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(25)</w:t>
            </w:r>
          </w:p>
        </w:tc>
        <w:tc>
          <w:tcPr>
            <w:tcW w:w="3739" w:type="dxa"/>
            <w:shd w:val="clear" w:color="auto" w:fill="auto"/>
            <w:vAlign w:val="center"/>
          </w:tcPr>
          <w:p w:rsidR="004025D7" w:rsidRDefault="004025D7" w:rsidP="00CD1F8E">
            <w:pPr>
              <w:spacing w:afterAutospacing="1"/>
            </w:pPr>
            <w:r>
              <w:t>ValidateBswConfigurationDetail</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Validate detail of basic software configuration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(26)</w:t>
            </w:r>
          </w:p>
        </w:tc>
        <w:tc>
          <w:tcPr>
            <w:tcW w:w="3739" w:type="dxa"/>
            <w:shd w:val="clear" w:color="auto" w:fill="auto"/>
            <w:vAlign w:val="center"/>
          </w:tcPr>
          <w:p w:rsidR="004025D7" w:rsidRDefault="004025D7" w:rsidP="00CD1F8E">
            <w:pPr>
              <w:spacing w:afterAutospacing="1"/>
            </w:pPr>
            <w:r>
              <w:t>ValidateBswConfigurationsGeneral</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Validate rules required for all BSW configuration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(27)</w:t>
            </w:r>
          </w:p>
        </w:tc>
        <w:tc>
          <w:tcPr>
            <w:tcW w:w="3739" w:type="dxa"/>
            <w:shd w:val="clear" w:color="auto" w:fill="auto"/>
            <w:vAlign w:val="center"/>
          </w:tcPr>
          <w:p w:rsidR="004025D7" w:rsidRDefault="004025D7" w:rsidP="00CD1F8E">
            <w:pPr>
              <w:spacing w:afterAutospacing="1"/>
            </w:pPr>
            <w:r>
              <w:t>ParseThruParameters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Parsing tag PARAMETER-VALUES of container and store in Container as an attribute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(28)</w:t>
            </w:r>
          </w:p>
        </w:tc>
        <w:tc>
          <w:tcPr>
            <w:tcW w:w="3739" w:type="dxa"/>
            <w:shd w:val="clear" w:color="auto" w:fill="auto"/>
            <w:vAlign w:val="center"/>
          </w:tcPr>
          <w:p w:rsidR="004025D7" w:rsidRDefault="004025D7" w:rsidP="00CD1F8E">
            <w:pPr>
              <w:spacing w:afterAutospacing="1"/>
            </w:pPr>
            <w:r>
              <w:t>ParseThruReferences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Parsing tag REFERENCES-</w:t>
            </w:r>
            <w:r>
              <w:lastRenderedPageBreak/>
              <w:t xml:space="preserve">VALUES of container and store in Container as an attribute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(29)</w:t>
            </w:r>
          </w:p>
        </w:tc>
        <w:tc>
          <w:tcPr>
            <w:tcW w:w="3739" w:type="dxa"/>
            <w:shd w:val="clear" w:color="auto" w:fill="auto"/>
            <w:vAlign w:val="center"/>
          </w:tcPr>
          <w:p w:rsidR="004025D7" w:rsidRDefault="004025D7" w:rsidP="00CD1F8E">
            <w:pPr>
              <w:spacing w:afterAutospacing="1"/>
            </w:pPr>
            <w:r>
              <w:t>ParseItemValue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Parsing value from parameters on containers that in CDF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(30)</w:t>
            </w:r>
          </w:p>
        </w:tc>
        <w:tc>
          <w:tcPr>
            <w:tcW w:w="3739" w:type="dxa"/>
            <w:shd w:val="clear" w:color="auto" w:fill="auto"/>
            <w:vAlign w:val="center"/>
          </w:tcPr>
          <w:p w:rsidR="004025D7" w:rsidRDefault="004025D7" w:rsidP="00CD1F8E">
            <w:pPr>
              <w:spacing w:afterAutospacing="1"/>
            </w:pPr>
            <w:r>
              <w:t>ParseTransFileSection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Parsing translation file section defined by tag TRANSLATION-FILE-PATH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(31)</w:t>
            </w:r>
          </w:p>
        </w:tc>
        <w:tc>
          <w:tcPr>
            <w:tcW w:w="3739" w:type="dxa"/>
            <w:shd w:val="clear" w:color="auto" w:fill="auto"/>
            <w:vAlign w:val="center"/>
          </w:tcPr>
          <w:p w:rsidR="004025D7" w:rsidRDefault="004025D7" w:rsidP="00CD1F8E">
            <w:pPr>
              <w:spacing w:afterAutospacing="1"/>
            </w:pPr>
            <w:r>
              <w:t>ParseDeviceFileSection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Parsing device file section defined by tag DEVICE-FILE-PATH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(32)</w:t>
            </w:r>
          </w:p>
        </w:tc>
        <w:tc>
          <w:tcPr>
            <w:tcW w:w="3739" w:type="dxa"/>
            <w:shd w:val="clear" w:color="auto" w:fill="auto"/>
            <w:vAlign w:val="center"/>
          </w:tcPr>
          <w:p w:rsidR="004025D7" w:rsidRDefault="004025D7" w:rsidP="00CD1F8E">
            <w:pPr>
              <w:spacing w:afterAutospacing="1"/>
            </w:pPr>
            <w:r>
              <w:t>GetRootPath</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Get root path of a CDF/BSW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(33)</w:t>
            </w:r>
          </w:p>
        </w:tc>
        <w:tc>
          <w:tcPr>
            <w:tcW w:w="3739" w:type="dxa"/>
            <w:shd w:val="clear" w:color="auto" w:fill="auto"/>
            <w:vAlign w:val="center"/>
          </w:tcPr>
          <w:p w:rsidR="004025D7" w:rsidRDefault="004025D7" w:rsidP="00CD1F8E">
            <w:pPr>
              <w:spacing w:afterAutospacing="1"/>
            </w:pPr>
            <w:r>
              <w:t>IsExistModuleName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Check whether moduleName existed in cdfData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(34)</w:t>
            </w:r>
          </w:p>
        </w:tc>
        <w:tc>
          <w:tcPr>
            <w:tcW w:w="3739" w:type="dxa"/>
            <w:shd w:val="clear" w:color="auto" w:fill="auto"/>
            <w:vAlign w:val="center"/>
          </w:tcPr>
          <w:p w:rsidR="004025D7" w:rsidRDefault="004025D7" w:rsidP="00CD1F8E">
            <w:pPr>
              <w:spacing w:afterAutospacing="1"/>
            </w:pPr>
            <w:r>
              <w:t>convertValueFromString</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Convert value to corresponding data type in CDF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(35)</w:t>
            </w:r>
          </w:p>
        </w:tc>
        <w:tc>
          <w:tcPr>
            <w:tcW w:w="3739" w:type="dxa"/>
            <w:shd w:val="clear" w:color="auto" w:fill="auto"/>
            <w:vAlign w:val="center"/>
          </w:tcPr>
          <w:p w:rsidR="004025D7" w:rsidRDefault="004025D7" w:rsidP="00CD1F8E">
            <w:pPr>
              <w:spacing w:afterAutospacing="1"/>
            </w:pPr>
            <w:r>
              <w:t>convertToBool</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Convert value to corresponding bool data type.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(36)</w:t>
            </w:r>
          </w:p>
        </w:tc>
        <w:tc>
          <w:tcPr>
            <w:tcW w:w="3739" w:type="dxa"/>
            <w:shd w:val="clear" w:color="auto" w:fill="auto"/>
            <w:vAlign w:val="center"/>
          </w:tcPr>
          <w:p w:rsidR="004025D7" w:rsidRDefault="004025D7" w:rsidP="00CD1F8E">
            <w:pPr>
              <w:spacing w:afterAutospacing="1"/>
            </w:pPr>
            <w:r>
              <w:t>convertToLong</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Convert value to corresponding long data type.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(37)</w:t>
            </w:r>
          </w:p>
        </w:tc>
        <w:tc>
          <w:tcPr>
            <w:tcW w:w="3739" w:type="dxa"/>
            <w:shd w:val="clear" w:color="auto" w:fill="auto"/>
            <w:vAlign w:val="center"/>
          </w:tcPr>
          <w:p w:rsidR="004025D7" w:rsidRDefault="004025D7" w:rsidP="00CD1F8E">
            <w:pPr>
              <w:spacing w:afterAutospacing="1"/>
            </w:pPr>
            <w:r>
              <w:t>convertToDouble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Convert value to corresponding double data type. </w:t>
            </w:r>
          </w:p>
        </w:tc>
      </w:tr>
      <w:tr w:rsidR="00B80227" w:rsidTr="00CD1F8E">
        <w:trPr>
          <w:jc w:val="center"/>
        </w:trPr>
        <w:tc>
          <w:tcPr>
            <w:tcW w:w="582" w:type="dxa"/>
            <w:shd w:val="clear" w:color="auto" w:fill="auto"/>
            <w:vAlign w:val="center"/>
          </w:tcPr>
          <w:p w:rsidR="00B80227" w:rsidRDefault="00B80227" w:rsidP="00B80227">
            <w:pPr>
              <w:spacing w:afterAutospacing="1"/>
              <w:jc w:val="center"/>
            </w:pPr>
            <w:r>
              <w:t>(38)</w:t>
            </w:r>
          </w:p>
        </w:tc>
        <w:tc>
          <w:tcPr>
            <w:tcW w:w="3739" w:type="dxa"/>
            <w:shd w:val="clear" w:color="auto" w:fill="auto"/>
            <w:vAlign w:val="center"/>
          </w:tcPr>
          <w:p w:rsidR="00B80227" w:rsidRDefault="00B80227" w:rsidP="00B80227">
            <w:pPr>
              <w:spacing w:afterAutospacing="1"/>
            </w:pPr>
            <w:r>
              <w:t>getRootPaths</w:t>
            </w:r>
          </w:p>
        </w:tc>
        <w:tc>
          <w:tcPr>
            <w:tcW w:w="1080" w:type="dxa"/>
            <w:shd w:val="clear" w:color="auto" w:fill="auto"/>
            <w:vAlign w:val="center"/>
          </w:tcPr>
          <w:p w:rsidR="00B80227" w:rsidRDefault="00B80227" w:rsidP="00B80227">
            <w:pPr>
              <w:spacing w:afterAutospacing="1"/>
            </w:pPr>
            <w:r>
              <w:t>Private</w:t>
            </w:r>
          </w:p>
        </w:tc>
        <w:tc>
          <w:tcPr>
            <w:tcW w:w="2908" w:type="dxa"/>
            <w:shd w:val="clear" w:color="auto" w:fill="auto"/>
            <w:vAlign w:val="center"/>
          </w:tcPr>
          <w:p w:rsidR="00B80227" w:rsidRDefault="00B80227" w:rsidP="00B80227">
            <w:pPr>
              <w:spacing w:afterAutospacing="1"/>
            </w:pPr>
            <w:r>
              <w:t xml:space="preserve">Get root paths of a CDF/BSW file </w:t>
            </w:r>
          </w:p>
        </w:tc>
      </w:tr>
    </w:tbl>
    <w:p w:rsidR="004025D7" w:rsidRDefault="004025D7">
      <w:pPr>
        <w:pStyle w:val="Heading4"/>
        <w:pPrChange w:id="1386" w:author="Pham Minh Tu" w:date="2019-12-26T13:24:00Z">
          <w:pPr>
            <w:pStyle w:val="Heading3"/>
          </w:pPr>
        </w:pPrChange>
      </w:pPr>
      <w:r>
        <w:t>Fields</w:t>
      </w:r>
    </w:p>
    <w:p w:rsidR="004025D7" w:rsidRDefault="004025D7">
      <w:pPr>
        <w:pStyle w:val="Heading5"/>
        <w:pPrChange w:id="1387" w:author="Pham Minh Tu" w:date="2019-12-26T13:24:00Z">
          <w:pPr>
            <w:pStyle w:val="Heading4"/>
          </w:pPr>
        </w:pPrChange>
      </w:pPr>
      <w:r>
        <w:t>Instance</w:t>
      </w:r>
    </w:p>
    <w:p w:rsidR="004025D7" w:rsidRDefault="004025D7" w:rsidP="004025D7">
      <w:pPr>
        <w:pStyle w:val="DesignID"/>
      </w:pPr>
      <w:r>
        <w:t>GENERIC_GDD_CLS_019_001: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Instance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ParserXML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78456C" w:rsidP="00CD1F8E">
            <w:r w:rsidRPr="0078456C">
              <w:t>ParserXML instance used by ObjectFactory to get a new ParserXML object</w:t>
            </w:r>
          </w:p>
        </w:tc>
      </w:tr>
    </w:tbl>
    <w:p w:rsidR="004025D7" w:rsidRDefault="004025D7" w:rsidP="004025D7"/>
    <w:p w:rsidR="004025D7" w:rsidRDefault="004025D7">
      <w:pPr>
        <w:pStyle w:val="Heading5"/>
        <w:pPrChange w:id="1388" w:author="Pham Minh Tu" w:date="2019-12-26T13:24:00Z">
          <w:pPr>
            <w:pStyle w:val="Heading4"/>
          </w:pPr>
        </w:pPrChange>
      </w:pPr>
      <w:r>
        <w:t>cdfData</w:t>
      </w:r>
    </w:p>
    <w:p w:rsidR="004025D7" w:rsidRDefault="004025D7" w:rsidP="004025D7">
      <w:pPr>
        <w:pStyle w:val="DesignID"/>
      </w:pPr>
      <w:r>
        <w:t>GENERIC_GDD_CLS_019_002: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cdfData</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ICdfData</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CDF data as a database </w:t>
            </w:r>
          </w:p>
        </w:tc>
      </w:tr>
    </w:tbl>
    <w:p w:rsidR="004025D7" w:rsidRDefault="004025D7" w:rsidP="004025D7"/>
    <w:p w:rsidR="004025D7" w:rsidRDefault="004025D7">
      <w:pPr>
        <w:pStyle w:val="Heading5"/>
        <w:pPrChange w:id="1389" w:author="Pham Minh Tu" w:date="2019-12-26T13:24:00Z">
          <w:pPr>
            <w:pStyle w:val="Heading4"/>
          </w:pPr>
        </w:pPrChange>
      </w:pPr>
      <w:r>
        <w:lastRenderedPageBreak/>
        <w:t>runtimeConfiguration</w:t>
      </w:r>
    </w:p>
    <w:p w:rsidR="004025D7" w:rsidRDefault="004025D7" w:rsidP="004025D7">
      <w:pPr>
        <w:pStyle w:val="DesignID"/>
      </w:pPr>
      <w:r>
        <w:t>GENERIC_GDD_CLS_019_003: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runtimeConfiguration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IRuntimeConfiguration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runtime configuration information such as cdf file path, src folder path, ... </w:t>
            </w:r>
          </w:p>
        </w:tc>
      </w:tr>
    </w:tbl>
    <w:p w:rsidR="004025D7" w:rsidRDefault="004025D7" w:rsidP="004025D7"/>
    <w:p w:rsidR="004025D7" w:rsidRDefault="004025D7">
      <w:pPr>
        <w:pStyle w:val="Heading5"/>
        <w:pPrChange w:id="1390" w:author="Pham Minh Tu" w:date="2019-12-26T13:24:00Z">
          <w:pPr>
            <w:pStyle w:val="Heading4"/>
          </w:pPr>
        </w:pPrChange>
      </w:pPr>
      <w:r>
        <w:t>basicConfiguration</w:t>
      </w:r>
    </w:p>
    <w:p w:rsidR="004025D7" w:rsidRDefault="004025D7" w:rsidP="004025D7">
      <w:pPr>
        <w:pStyle w:val="DesignID"/>
      </w:pPr>
      <w:r>
        <w:t>GENERIC_GDD_CLS_019_004: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basicConfiguration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IBasicConfiguration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basic configuration information such as module name, module id,... </w:t>
            </w:r>
          </w:p>
        </w:tc>
      </w:tr>
    </w:tbl>
    <w:p w:rsidR="004025D7" w:rsidRDefault="004025D7" w:rsidP="004025D7"/>
    <w:p w:rsidR="004025D7" w:rsidRDefault="004025D7">
      <w:pPr>
        <w:pStyle w:val="Heading5"/>
        <w:pPrChange w:id="1391" w:author="Pham Minh Tu" w:date="2019-12-26T13:24:00Z">
          <w:pPr>
            <w:pStyle w:val="Heading4"/>
          </w:pPr>
        </w:pPrChange>
      </w:pPr>
      <w:r>
        <w:t>userInterface</w:t>
      </w:r>
    </w:p>
    <w:p w:rsidR="004025D7" w:rsidRDefault="004025D7" w:rsidP="004025D7">
      <w:pPr>
        <w:pStyle w:val="DesignID"/>
      </w:pPr>
      <w:r>
        <w:t>GENERIC_GDD_CLS_019_005: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userInterface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IUserInterface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user interface component is used to report error/info/warning to user. </w:t>
            </w:r>
          </w:p>
        </w:tc>
      </w:tr>
    </w:tbl>
    <w:p w:rsidR="004025D7" w:rsidRDefault="004025D7" w:rsidP="004025D7"/>
    <w:p w:rsidR="004025D7" w:rsidRDefault="004025D7">
      <w:pPr>
        <w:pStyle w:val="Heading5"/>
        <w:pPrChange w:id="1392" w:author="Pham Minh Tu" w:date="2019-12-26T13:24:00Z">
          <w:pPr>
            <w:pStyle w:val="Heading4"/>
          </w:pPr>
        </w:pPrChange>
      </w:pPr>
      <w:r>
        <w:t>cdfFiles</w:t>
      </w:r>
    </w:p>
    <w:p w:rsidR="004025D7" w:rsidRDefault="004025D7" w:rsidP="004025D7">
      <w:pPr>
        <w:pStyle w:val="DesignID"/>
      </w:pPr>
      <w:r>
        <w:t>GENERIC_GDD_CLS_019_006: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cdfFiles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Dictionary&lt; string, XDocument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data of CDF files is parse by </w:t>
            </w:r>
          </w:p>
        </w:tc>
      </w:tr>
    </w:tbl>
    <w:p w:rsidR="004025D7" w:rsidRDefault="004025D7" w:rsidP="004025D7"/>
    <w:p w:rsidR="004025D7" w:rsidRDefault="004025D7">
      <w:pPr>
        <w:pStyle w:val="Heading5"/>
        <w:pPrChange w:id="1393" w:author="Pham Minh Tu" w:date="2019-12-26T13:24:00Z">
          <w:pPr>
            <w:pStyle w:val="Heading4"/>
          </w:pPr>
        </w:pPrChange>
      </w:pPr>
      <w:r>
        <w:t>register</w:t>
      </w:r>
    </w:p>
    <w:p w:rsidR="004025D7" w:rsidRDefault="004025D7" w:rsidP="004025D7">
      <w:pPr>
        <w:pStyle w:val="DesignID"/>
      </w:pPr>
      <w:r>
        <w:t>GENERIC_GDD_CLS_019_007: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lastRenderedPageBreak/>
              <w:t>Variable Name</w:t>
            </w:r>
          </w:p>
        </w:tc>
        <w:tc>
          <w:tcPr>
            <w:tcW w:w="5816" w:type="dxa"/>
            <w:shd w:val="clear" w:color="auto" w:fill="auto"/>
          </w:tcPr>
          <w:p w:rsidR="004025D7" w:rsidRDefault="004025D7" w:rsidP="00CD1F8E">
            <w:r>
              <w:t>register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IRegisterProcessing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reference register is used to process register macro and address of register </w:t>
            </w:r>
          </w:p>
        </w:tc>
      </w:tr>
    </w:tbl>
    <w:p w:rsidR="004025D7" w:rsidRDefault="004025D7" w:rsidP="004025D7"/>
    <w:p w:rsidR="004025D7" w:rsidRDefault="004025D7">
      <w:pPr>
        <w:pStyle w:val="Heading5"/>
        <w:pPrChange w:id="1394" w:author="Pham Minh Tu" w:date="2019-12-26T13:24:00Z">
          <w:pPr>
            <w:pStyle w:val="Heading4"/>
          </w:pPr>
        </w:pPrChange>
      </w:pPr>
      <w:r>
        <w:t>parseConfigStatus</w:t>
      </w:r>
    </w:p>
    <w:p w:rsidR="004025D7" w:rsidRDefault="004025D7" w:rsidP="004025D7">
      <w:pPr>
        <w:pStyle w:val="DesignID"/>
      </w:pPr>
      <w:r>
        <w:t>GENERIC_GDD_CLS_019_008: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parseConfigStatus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List&lt; Tuple&lt; string, ParseConfigStatus</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status when parse content in CDF files such as Success, No </w:t>
            </w:r>
          </w:p>
        </w:tc>
      </w:tr>
    </w:tbl>
    <w:p w:rsidR="004025D7" w:rsidRDefault="004025D7" w:rsidP="004025D7"/>
    <w:p w:rsidR="004025D7" w:rsidRDefault="004025D7">
      <w:pPr>
        <w:pStyle w:val="Heading4"/>
        <w:pPrChange w:id="1395" w:author="Pham Minh Tu" w:date="2019-12-26T13:24:00Z">
          <w:pPr>
            <w:pStyle w:val="Heading3"/>
          </w:pPr>
        </w:pPrChange>
      </w:pPr>
      <w:r>
        <w:t>Methods</w:t>
      </w:r>
    </w:p>
    <w:p w:rsidR="004025D7" w:rsidRDefault="004025D7">
      <w:pPr>
        <w:pStyle w:val="Heading5"/>
        <w:pPrChange w:id="1396" w:author="Pham Minh Tu" w:date="2019-12-26T13:24:00Z">
          <w:pPr>
            <w:pStyle w:val="Heading4"/>
          </w:pPr>
        </w:pPrChange>
      </w:pPr>
      <w:r>
        <w:t>RunAll</w:t>
      </w:r>
    </w:p>
    <w:p w:rsidR="004025D7" w:rsidRDefault="004025D7" w:rsidP="004025D7">
      <w:pPr>
        <w:pStyle w:val="DesignID"/>
      </w:pPr>
      <w:r>
        <w:t>GENERIC_GDD_CLS_019_009: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RunAll</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Process CDF files and store in database as Cdf</w:t>
            </w:r>
          </w:p>
          <w:p w:rsidR="004025D7" w:rsidRDefault="004025D7" w:rsidP="00CD1F8E">
            <w:pPr>
              <w:pStyle w:val="SourceCode"/>
            </w:pPr>
            <w:r>
              <w:t>Algorithm:</w:t>
            </w:r>
            <w:r>
              <w:br/>
              <w:t>1. Call loadFiles to load XDocuments from CDF file paths</w:t>
            </w:r>
            <w:r>
              <w:br/>
              <w:t xml:space="preserve"> 2. Call parseFiles to parse all CDF and BSW files</w:t>
            </w:r>
            <w:r>
              <w:br/>
              <w:t xml:space="preserve"> 3. Call checkRequiredModules to check required modules</w:t>
            </w:r>
            <w:r>
              <w:br/>
              <w:t xml:space="preserve"> 4. Call parseTranslationFile to parse translation files</w:t>
            </w:r>
            <w:r>
              <w:br/>
              <w:t xml:space="preserve"> 5. Call updateBasicConfigurationIfNeeded to update information used for Object Factory</w:t>
            </w:r>
          </w:p>
        </w:tc>
      </w:tr>
    </w:tbl>
    <w:p w:rsidR="004025D7" w:rsidRDefault="000008A4" w:rsidP="004025D7">
      <w:pPr>
        <w:pStyle w:val="RefReq"/>
      </w:pPr>
      <w:r>
        <w:t xml:space="preserve">{Ref: </w:t>
      </w:r>
      <w:r w:rsidR="004025D7">
        <w:t>}</w:t>
      </w:r>
    </w:p>
    <w:p w:rsidR="004025D7" w:rsidRDefault="004025D7" w:rsidP="004025D7"/>
    <w:p w:rsidR="004025D7" w:rsidRDefault="004025D7">
      <w:pPr>
        <w:pStyle w:val="Heading5"/>
        <w:pPrChange w:id="1397" w:author="Pham Minh Tu" w:date="2019-12-26T13:24:00Z">
          <w:pPr>
            <w:pStyle w:val="Heading4"/>
          </w:pPr>
        </w:pPrChange>
      </w:pPr>
      <w:r>
        <w:t>BuildAndSaveContainerTree</w:t>
      </w:r>
    </w:p>
    <w:p w:rsidR="004025D7" w:rsidRDefault="004025D7" w:rsidP="004025D7">
      <w:pPr>
        <w:pStyle w:val="DesignID"/>
      </w:pPr>
      <w:r>
        <w:t>GENERIC_GDD_CLS_019_010: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BuildAndSaveContainerTree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XDocument file</w:t>
            </w:r>
          </w:p>
        </w:tc>
        <w:tc>
          <w:tcPr>
            <w:tcW w:w="1038" w:type="dxa"/>
            <w:gridSpan w:val="2"/>
            <w:shd w:val="clear" w:color="auto" w:fill="auto"/>
          </w:tcPr>
          <w:p w:rsidR="004025D7" w:rsidRDefault="004025D7" w:rsidP="00CD1F8E">
            <w:r>
              <w:t xml:space="preserve">CDF file in </w:t>
            </w:r>
            <w:r>
              <w:lastRenderedPageBreak/>
              <w:t xml:space="preserve">XDocument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XElement module</w:t>
            </w:r>
          </w:p>
        </w:tc>
        <w:tc>
          <w:tcPr>
            <w:tcW w:w="1038" w:type="dxa"/>
            <w:gridSpan w:val="2"/>
            <w:shd w:val="clear" w:color="auto" w:fill="auto"/>
          </w:tcPr>
          <w:p w:rsidR="004025D7" w:rsidRDefault="004025D7" w:rsidP="00CD1F8E">
            <w:r>
              <w:t xml:space="preserve">Module in XElement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config</w:t>
            </w:r>
          </w:p>
        </w:tc>
        <w:tc>
          <w:tcPr>
            <w:tcW w:w="1038" w:type="dxa"/>
            <w:gridSpan w:val="2"/>
            <w:shd w:val="clear" w:color="auto" w:fill="auto"/>
          </w:tcPr>
          <w:p w:rsidR="004025D7" w:rsidRDefault="004025D7" w:rsidP="00CD1F8E">
            <w:r>
              <w:t xml:space="preserve">Configuration of module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Build a containers tree of a module and save in cdfData as database</w:t>
            </w:r>
          </w:p>
          <w:p w:rsidR="004025D7" w:rsidRDefault="004025D7" w:rsidP="00CD1F8E">
            <w:pPr>
              <w:pStyle w:val="SourceCode"/>
            </w:pPr>
            <w:r>
              <w:t>Algorithm:</w:t>
            </w:r>
            <w:r>
              <w:br/>
              <w:t>Get all containers in module by getting all elements inside tag CONTAINERS</w:t>
            </w:r>
            <w:r>
              <w:br/>
              <w:t xml:space="preserve"> FOREACH element in container</w:t>
            </w:r>
            <w:r>
              <w:br/>
              <w:t xml:space="preserve">     Recursively build a container tree where this container is root and all of its children</w:t>
            </w:r>
            <w:r>
              <w:br/>
              <w:t xml:space="preserve">     Add container short name and container tree to cdfData</w:t>
            </w:r>
            <w:r>
              <w:br/>
              <w:t xml:space="preserve"> End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398" w:author="Pham Minh Tu" w:date="2019-12-26T13:24:00Z">
          <w:pPr>
            <w:pStyle w:val="Heading4"/>
          </w:pPr>
        </w:pPrChange>
      </w:pPr>
      <w:r>
        <w:t>BuildSubContainers</w:t>
      </w:r>
    </w:p>
    <w:p w:rsidR="004025D7" w:rsidRDefault="004025D7" w:rsidP="004025D7">
      <w:pPr>
        <w:pStyle w:val="DesignID"/>
      </w:pPr>
      <w:r>
        <w:t>GENERIC_GDD_CLS_019_011: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BuildSubContainers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ref Stack&lt; XElement &gt; stack</w:t>
            </w:r>
          </w:p>
        </w:tc>
        <w:tc>
          <w:tcPr>
            <w:tcW w:w="1038" w:type="dxa"/>
            <w:gridSpan w:val="2"/>
            <w:shd w:val="clear" w:color="auto" w:fill="auto"/>
          </w:tcPr>
          <w:p w:rsidR="004025D7" w:rsidRDefault="004025D7" w:rsidP="00CD1F8E">
            <w:r>
              <w:t xml:space="preserve">ref Stack XElement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container</w:t>
            </w:r>
          </w:p>
        </w:tc>
        <w:tc>
          <w:tcPr>
            <w:tcW w:w="1038" w:type="dxa"/>
            <w:gridSpan w:val="2"/>
            <w:shd w:val="clear" w:color="auto" w:fill="auto"/>
          </w:tcPr>
          <w:p w:rsidR="004025D7" w:rsidRDefault="004025D7" w:rsidP="00CD1F8E">
            <w:r>
              <w:t xml:space="preserve">Container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XElement sub_container</w:t>
            </w:r>
          </w:p>
        </w:tc>
        <w:tc>
          <w:tcPr>
            <w:tcW w:w="1038" w:type="dxa"/>
            <w:gridSpan w:val="2"/>
            <w:shd w:val="clear" w:color="auto" w:fill="auto"/>
          </w:tcPr>
          <w:p w:rsidR="004025D7" w:rsidRDefault="004025D7" w:rsidP="00CD1F8E">
            <w:r>
              <w:t xml:space="preserve">XElement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Build sub containers that serving to create a containers tree.</w:t>
            </w:r>
          </w:p>
          <w:p w:rsidR="004025D7" w:rsidRDefault="004025D7" w:rsidP="00CD1F8E">
            <w:pPr>
              <w:pStyle w:val="SourceCode"/>
            </w:pPr>
            <w:r>
              <w:t>Algorithm:</w:t>
            </w:r>
            <w:r>
              <w:br/>
              <w:t>Get all containers in module by getting all elements inside tag CONTAINERS</w:t>
            </w:r>
            <w:r>
              <w:br/>
              <w:t xml:space="preserve"> FOREACH subelement in container</w:t>
            </w:r>
            <w:r>
              <w:br/>
              <w:t xml:space="preserve">     Recursively build a container tree where this container is root </w:t>
            </w:r>
            <w:r>
              <w:lastRenderedPageBreak/>
              <w:t>and all of its children</w:t>
            </w:r>
            <w:r>
              <w:br/>
              <w:t xml:space="preserve">     Add container short name and container tree to cdfData</w:t>
            </w:r>
            <w:r>
              <w:br/>
              <w:t xml:space="preserve"> End</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1399" w:author="Pham Minh Tu" w:date="2019-12-26T13:25:00Z">
          <w:pPr>
            <w:pStyle w:val="Heading4"/>
          </w:pPr>
        </w:pPrChange>
      </w:pPr>
      <w:r>
        <w:t>CheckAutosarVersion</w:t>
      </w:r>
    </w:p>
    <w:p w:rsidR="004025D7" w:rsidRDefault="004025D7" w:rsidP="004025D7">
      <w:pPr>
        <w:pStyle w:val="DesignID"/>
      </w:pPr>
      <w:r>
        <w:t>GENERIC_GDD_CLS_019_012: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CheckAutosarVersion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bswConfig</w:t>
            </w:r>
          </w:p>
        </w:tc>
        <w:tc>
          <w:tcPr>
            <w:tcW w:w="1038" w:type="dxa"/>
            <w:gridSpan w:val="2"/>
            <w:shd w:val="clear" w:color="auto" w:fill="auto"/>
          </w:tcPr>
          <w:p w:rsidR="004025D7" w:rsidRDefault="004025D7" w:rsidP="00CD1F8E">
            <w:r>
              <w:t xml:space="preserve">BswConfig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Container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autosar version as 4.0.3 or 4.2.2</w:t>
            </w:r>
          </w:p>
          <w:p w:rsidR="004025D7" w:rsidRDefault="004025D7" w:rsidP="00CD1F8E">
            <w:pPr>
              <w:pStyle w:val="SourceCode"/>
            </w:pPr>
            <w:r>
              <w:t>Algorithm:</w:t>
            </w:r>
            <w:r>
              <w:br/>
              <w:t>IF AUTOSAR version of BSWMDT File are not "4.2.2" or "4.0.3"</w:t>
            </w:r>
            <w:r>
              <w:br/>
              <w:t xml:space="preserve">     - Report ERR000058 and exit</w:t>
            </w:r>
            <w:r>
              <w:br/>
              <w:t xml:space="preserve"> IF AUTOSAR version in BSWMDT File of either AUTOSAR R4.2.2 or R4.0.3 are not provided</w:t>
            </w:r>
            <w:r>
              <w:br/>
              <w:t xml:space="preserve">     Report ERR000027</w:t>
            </w:r>
            <w:r>
              <w:br/>
              <w:t xml:space="preserve"> IF if AUTOSAR version of BSWMDT File and Module Description File is different THEN</w:t>
            </w:r>
            <w:r>
              <w:br/>
              <w:t xml:space="preserve">     - Report ERR000029 and exit</w:t>
            </w:r>
          </w:p>
        </w:tc>
      </w:tr>
    </w:tbl>
    <w:p w:rsidR="004025D7" w:rsidRDefault="004025D7" w:rsidP="004025D7">
      <w:pPr>
        <w:pStyle w:val="RefReq"/>
      </w:pPr>
      <w:r>
        <w:t>{Ref:</w:t>
      </w:r>
      <w:r w:rsidR="001A484A">
        <w:t xml:space="preserve"> </w:t>
      </w:r>
      <w:r w:rsidR="001D39EF">
        <w:t>[1]</w:t>
      </w:r>
      <w:r>
        <w:t xml:space="preserve"> </w:t>
      </w:r>
      <w:r w:rsidR="001A484A">
        <w:t>CMN_GFD_ERR_027, CMN_GFD_ERR_029</w:t>
      </w:r>
      <w:r w:rsidR="005A4C5A">
        <w:t>, CMN_GFD_ERR_058</w:t>
      </w:r>
      <w:r w:rsidR="0072097B">
        <w:t xml:space="preserve">, </w:t>
      </w:r>
      <w:r w:rsidR="0072097B" w:rsidRPr="00E451BA">
        <w:t>GENERIC_TFD_</w:t>
      </w:r>
      <w:del w:id="1400" w:author="Pham Minh Tu" w:date="2020-01-03T14:49:00Z">
        <w:r w:rsidR="0072097B" w:rsidRPr="00E451BA" w:rsidDel="00C311A1">
          <w:delText>X1x</w:delText>
        </w:r>
      </w:del>
      <w:ins w:id="1401" w:author="Pham Minh Tu" w:date="2020-01-03T14:49:00Z">
        <w:r w:rsidR="00C311A1">
          <w:t>X2x</w:t>
        </w:r>
      </w:ins>
      <w:r w:rsidR="0072097B" w:rsidRPr="00E451BA">
        <w:t>_GT_SAMPUSG_015</w:t>
      </w:r>
      <w:r w:rsidR="00D52AC0">
        <w:t xml:space="preserve">, </w:t>
      </w:r>
      <w:r w:rsidR="00D52AC0" w:rsidRPr="00702CF2">
        <w:t>GENERIC_TFD_</w:t>
      </w:r>
      <w:del w:id="1402" w:author="Pham Minh Tu" w:date="2020-01-03T14:49:00Z">
        <w:r w:rsidR="00D52AC0" w:rsidRPr="00702CF2" w:rsidDel="00C311A1">
          <w:delText>X1x</w:delText>
        </w:r>
      </w:del>
      <w:ins w:id="1403" w:author="Pham Minh Tu" w:date="2020-01-03T14:49:00Z">
        <w:r w:rsidR="00C311A1">
          <w:t>X2x</w:t>
        </w:r>
      </w:ins>
      <w:r w:rsidR="00D52AC0" w:rsidRPr="00702CF2">
        <w:t>_GT_ERR_027</w:t>
      </w:r>
      <w:r w:rsidR="004C339F">
        <w:t xml:space="preserve">, </w:t>
      </w:r>
      <w:r w:rsidR="004C339F" w:rsidRPr="00573671">
        <w:t>GENERIC_TFD_</w:t>
      </w:r>
      <w:del w:id="1404" w:author="Pham Minh Tu" w:date="2020-01-03T14:49:00Z">
        <w:r w:rsidR="004C339F" w:rsidRPr="00573671" w:rsidDel="00C311A1">
          <w:delText>X1x</w:delText>
        </w:r>
      </w:del>
      <w:ins w:id="1405" w:author="Pham Minh Tu" w:date="2020-01-03T14:49:00Z">
        <w:r w:rsidR="00C311A1">
          <w:t>X2x</w:t>
        </w:r>
      </w:ins>
      <w:r w:rsidR="004C339F" w:rsidRPr="00573671">
        <w:t>_GT_ERR_029</w:t>
      </w:r>
      <w:r w:rsidR="00730FD0">
        <w:t>,</w:t>
      </w:r>
      <w:r w:rsidR="00730FD0" w:rsidRPr="00730FD0">
        <w:t xml:space="preserve"> </w:t>
      </w:r>
      <w:r w:rsidR="00730FD0" w:rsidRPr="00573671">
        <w:t>GENERIC_TFD_</w:t>
      </w:r>
      <w:del w:id="1406" w:author="Pham Minh Tu" w:date="2020-01-03T14:49:00Z">
        <w:r w:rsidR="00730FD0" w:rsidRPr="00573671" w:rsidDel="00C311A1">
          <w:delText>X1x</w:delText>
        </w:r>
      </w:del>
      <w:ins w:id="1407" w:author="Pham Minh Tu" w:date="2020-01-03T14:49:00Z">
        <w:r w:rsidR="00C311A1">
          <w:t>X2x</w:t>
        </w:r>
      </w:ins>
      <w:r w:rsidR="00730FD0" w:rsidRPr="00573671">
        <w:t>_GT_ERR_058</w:t>
      </w:r>
      <w:r>
        <w:t>}</w:t>
      </w:r>
    </w:p>
    <w:p w:rsidR="004025D7" w:rsidRDefault="004025D7" w:rsidP="004025D7"/>
    <w:p w:rsidR="004025D7" w:rsidRDefault="004025D7">
      <w:pPr>
        <w:pStyle w:val="Heading5"/>
        <w:pPrChange w:id="1408" w:author="Pham Minh Tu" w:date="2019-12-26T13:25:00Z">
          <w:pPr>
            <w:pStyle w:val="Heading4"/>
          </w:pPr>
        </w:pPrChange>
      </w:pPr>
      <w:r>
        <w:t>CheckDescription</w:t>
      </w:r>
    </w:p>
    <w:p w:rsidR="004025D7" w:rsidRDefault="004025D7" w:rsidP="004025D7">
      <w:pPr>
        <w:pStyle w:val="DesignID"/>
      </w:pPr>
      <w:r>
        <w:t>GENERIC_GDD_CLS_019_013: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CheckDescription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XElement subElement</w:t>
            </w:r>
          </w:p>
        </w:tc>
        <w:tc>
          <w:tcPr>
            <w:tcW w:w="1038" w:type="dxa"/>
            <w:gridSpan w:val="2"/>
            <w:shd w:val="clear" w:color="auto" w:fill="auto"/>
          </w:tcPr>
          <w:p w:rsidR="004025D7" w:rsidRDefault="004025D7" w:rsidP="00CD1F8E">
            <w:r>
              <w:t xml:space="preserve">XElement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requiredFields</w:t>
            </w:r>
          </w:p>
        </w:tc>
        <w:tc>
          <w:tcPr>
            <w:tcW w:w="1038" w:type="dxa"/>
            <w:gridSpan w:val="2"/>
            <w:shd w:val="clear" w:color="auto" w:fill="auto"/>
          </w:tcPr>
          <w:p w:rsidR="004025D7" w:rsidRDefault="004025D7" w:rsidP="00CD1F8E">
            <w:r>
              <w:t>string[]</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Dictionary&lt; string, string &gt; tagNameToField</w:t>
            </w:r>
          </w:p>
        </w:tc>
        <w:tc>
          <w:tcPr>
            <w:tcW w:w="1038" w:type="dxa"/>
            <w:gridSpan w:val="2"/>
            <w:shd w:val="clear" w:color="auto" w:fill="auto"/>
          </w:tcPr>
          <w:p w:rsidR="004025D7" w:rsidRDefault="004025D7" w:rsidP="00CD1F8E">
            <w:r>
              <w:t xml:space="preserve">Dictionary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ref  bswConfig</w:t>
            </w:r>
          </w:p>
        </w:tc>
        <w:tc>
          <w:tcPr>
            <w:tcW w:w="1038" w:type="dxa"/>
            <w:gridSpan w:val="2"/>
            <w:shd w:val="clear" w:color="auto" w:fill="auto"/>
          </w:tcPr>
          <w:p w:rsidR="004025D7" w:rsidRDefault="004025D7" w:rsidP="00CD1F8E">
            <w:r>
              <w:t xml:space="preserve">ref BswConfig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tags in BSWMDT such as MODULE-ID,...</w:t>
            </w:r>
          </w:p>
          <w:p w:rsidR="004025D7" w:rsidRDefault="004025D7" w:rsidP="00CD1F8E">
            <w:pPr>
              <w:pStyle w:val="SourceCode"/>
            </w:pPr>
            <w:r>
              <w:t>Algorithm:</w:t>
            </w:r>
            <w:r>
              <w:br/>
              <w:t>Scan tags in tag BSW-MODULE-DESCRIPTION</w:t>
            </w:r>
            <w:r>
              <w:br/>
              <w:t xml:space="preserve"> Parsing sub tags such as MODULE-ID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09" w:author="Pham Minh Tu" w:date="2019-12-26T13:25:00Z">
          <w:pPr>
            <w:pStyle w:val="Heading4"/>
          </w:pPr>
        </w:pPrChange>
      </w:pPr>
      <w:r>
        <w:t>CheckERR000025</w:t>
      </w:r>
    </w:p>
    <w:p w:rsidR="004025D7" w:rsidRDefault="004025D7" w:rsidP="004025D7">
      <w:pPr>
        <w:pStyle w:val="DesignID"/>
      </w:pPr>
      <w:r>
        <w:t>GENERIC_GDD_CLS_019_014: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CheckERR000025</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XDocument bsw</w:t>
            </w:r>
          </w:p>
        </w:tc>
        <w:tc>
          <w:tcPr>
            <w:tcW w:w="4154" w:type="dxa"/>
            <w:gridSpan w:val="2"/>
            <w:shd w:val="clear" w:color="auto" w:fill="auto"/>
          </w:tcPr>
          <w:p w:rsidR="004025D7" w:rsidRDefault="004025D7" w:rsidP="00CD1F8E">
            <w:r>
              <w:t xml:space="preserve">The content of BSWMDT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configs</w:t>
            </w:r>
          </w:p>
        </w:tc>
        <w:tc>
          <w:tcPr>
            <w:tcW w:w="4154" w:type="dxa"/>
            <w:gridSpan w:val="2"/>
            <w:shd w:val="clear" w:color="auto" w:fill="auto"/>
          </w:tcPr>
          <w:p w:rsidR="004025D7" w:rsidRDefault="004025D7" w:rsidP="00CD1F8E">
            <w:r>
              <w:t xml:space="preserve">THe configurations of CDF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bswConfig</w:t>
            </w:r>
          </w:p>
        </w:tc>
        <w:tc>
          <w:tcPr>
            <w:tcW w:w="4154" w:type="dxa"/>
            <w:gridSpan w:val="2"/>
            <w:shd w:val="clear" w:color="auto" w:fill="auto"/>
          </w:tcPr>
          <w:p w:rsidR="004025D7" w:rsidRDefault="004025D7" w:rsidP="00CD1F8E">
            <w:r>
              <w:t xml:space="preserve">Information of BSWMDT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This method check path consistency between CDF and ModuleDescriptionRef tag in BSWMDT If have any inconsistency, report error ERR000025</w:t>
            </w:r>
          </w:p>
          <w:p w:rsidR="004025D7" w:rsidRDefault="004025D7" w:rsidP="00CD1F8E">
            <w:pPr>
              <w:pStyle w:val="SourceCode"/>
            </w:pPr>
            <w:r>
              <w:t>Algorithm:</w:t>
            </w:r>
            <w:r>
              <w:br/>
              <w:t>Read path from root tag to tags ImplementSortName</w:t>
            </w:r>
            <w:r>
              <w:br/>
              <w:t xml:space="preserve"> if path is not match with value of ModuleDescriptionRef in CDF file</w:t>
            </w:r>
            <w:r>
              <w:br/>
              <w:t xml:space="preserve">     report error ERR000025</w:t>
            </w:r>
          </w:p>
        </w:tc>
      </w:tr>
    </w:tbl>
    <w:p w:rsidR="004025D7" w:rsidRDefault="004025D7" w:rsidP="004025D7">
      <w:pPr>
        <w:pStyle w:val="RefReq"/>
      </w:pPr>
      <w:r>
        <w:t xml:space="preserve">{Ref: </w:t>
      </w:r>
      <w:r w:rsidR="001D39EF">
        <w:t>[1]</w:t>
      </w:r>
      <w:r>
        <w:t xml:space="preserve"> </w:t>
      </w:r>
      <w:r w:rsidR="002E54F9">
        <w:t>CMN_GFD_ERR_025</w:t>
      </w:r>
      <w:r w:rsidR="00D52AC0">
        <w:t xml:space="preserve">, </w:t>
      </w:r>
      <w:r w:rsidR="00D52AC0" w:rsidRPr="00702CF2">
        <w:t>GENERIC_TFD_</w:t>
      </w:r>
      <w:del w:id="1410" w:author="Pham Minh Tu" w:date="2020-01-03T14:49:00Z">
        <w:r w:rsidR="00D52AC0" w:rsidRPr="00702CF2" w:rsidDel="00C311A1">
          <w:delText>X1x</w:delText>
        </w:r>
      </w:del>
      <w:ins w:id="1411" w:author="Pham Minh Tu" w:date="2020-01-03T14:49:00Z">
        <w:r w:rsidR="00C311A1">
          <w:t>X2x</w:t>
        </w:r>
      </w:ins>
      <w:r w:rsidR="00D52AC0" w:rsidRPr="00702CF2">
        <w:t>_GT_ERR_025</w:t>
      </w:r>
      <w:r>
        <w:t>}</w:t>
      </w:r>
    </w:p>
    <w:p w:rsidR="004025D7" w:rsidRDefault="004025D7" w:rsidP="004025D7"/>
    <w:p w:rsidR="004025D7" w:rsidRDefault="004025D7">
      <w:pPr>
        <w:pStyle w:val="Heading5"/>
        <w:pPrChange w:id="1412" w:author="Pham Minh Tu" w:date="2019-12-26T13:25:00Z">
          <w:pPr>
            <w:pStyle w:val="Heading4"/>
          </w:pPr>
        </w:pPrChange>
      </w:pPr>
      <w:r>
        <w:t>CheckERR000027</w:t>
      </w:r>
    </w:p>
    <w:p w:rsidR="004025D7" w:rsidRDefault="004025D7" w:rsidP="004025D7">
      <w:pPr>
        <w:pStyle w:val="DesignID"/>
      </w:pPr>
      <w:r>
        <w:t>GENERIC_GDD_CLS_019_015: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CheckERR000027</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arVersion</w:t>
            </w:r>
          </w:p>
        </w:tc>
        <w:tc>
          <w:tcPr>
            <w:tcW w:w="4154" w:type="dxa"/>
            <w:gridSpan w:val="2"/>
            <w:shd w:val="clear" w:color="auto" w:fill="auto"/>
          </w:tcPr>
          <w:p w:rsidR="004025D7" w:rsidRDefault="004025D7" w:rsidP="00CD1F8E">
            <w:r>
              <w:t>Value of autosar version</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This method check inconsistence of AR-RELEASE-VERSION value</w:t>
            </w:r>
          </w:p>
          <w:p w:rsidR="004025D7" w:rsidRDefault="004025D7" w:rsidP="00CD1F8E">
            <w:pPr>
              <w:pStyle w:val="SourceCode"/>
            </w:pPr>
            <w:r>
              <w:t>Algorithm:</w:t>
            </w:r>
            <w:r>
              <w:br/>
              <w:t>Handle error ERR000027</w:t>
            </w:r>
          </w:p>
        </w:tc>
      </w:tr>
    </w:tbl>
    <w:p w:rsidR="004025D7" w:rsidRDefault="004025D7" w:rsidP="004025D7">
      <w:pPr>
        <w:pStyle w:val="RefReq"/>
      </w:pPr>
      <w:r>
        <w:lastRenderedPageBreak/>
        <w:t xml:space="preserve">{Ref: </w:t>
      </w:r>
      <w:r w:rsidR="001D39EF">
        <w:t>[1]</w:t>
      </w:r>
      <w:r>
        <w:t xml:space="preserve"> </w:t>
      </w:r>
      <w:r w:rsidR="002E54F9">
        <w:t>CMN_GFD_ERR_027</w:t>
      </w:r>
      <w:r>
        <w:t>}</w:t>
      </w:r>
    </w:p>
    <w:p w:rsidR="004025D7" w:rsidRDefault="004025D7" w:rsidP="004025D7"/>
    <w:p w:rsidR="004025D7" w:rsidRDefault="004025D7">
      <w:pPr>
        <w:pStyle w:val="Heading5"/>
        <w:pPrChange w:id="1413" w:author="Pham Minh Tu" w:date="2019-12-26T13:25:00Z">
          <w:pPr>
            <w:pStyle w:val="Heading4"/>
          </w:pPr>
        </w:pPrChange>
      </w:pPr>
      <w:r>
        <w:t>CheckERR000049</w:t>
      </w:r>
    </w:p>
    <w:p w:rsidR="004025D7" w:rsidRDefault="004025D7" w:rsidP="004025D7">
      <w:pPr>
        <w:pStyle w:val="DesignID"/>
      </w:pPr>
      <w:r>
        <w:t>GENERIC_GDD_CLS_019_016: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CheckERR000049</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IList&lt;  bswConfigs</w:t>
            </w:r>
          </w:p>
        </w:tc>
        <w:tc>
          <w:tcPr>
            <w:tcW w:w="4154" w:type="dxa"/>
            <w:gridSpan w:val="2"/>
            <w:shd w:val="clear" w:color="auto" w:fill="auto"/>
          </w:tcPr>
          <w:p w:rsidR="004025D7" w:rsidRDefault="004025D7" w:rsidP="00CD1F8E">
            <w:r>
              <w:t xml:space="preserve">Information of bsw mdt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This method check VENDOR-SPECIFIC-MODULE-DEF-REF's value</w:t>
            </w:r>
          </w:p>
          <w:p w:rsidR="004025D7" w:rsidRDefault="004025D7" w:rsidP="00CD1F8E">
            <w:pPr>
              <w:pStyle w:val="SourceCode"/>
            </w:pPr>
            <w:r>
              <w:t>Algorithm:</w:t>
            </w:r>
            <w:r>
              <w:br/>
              <w:t>Read value of tag VendorSpecificModuleDefRef in bswmdt</w:t>
            </w:r>
            <w:r>
              <w:br/>
              <w:t xml:space="preserve"> If not exists value of tag VendorSpecificModuleDefRef in bswmdt</w:t>
            </w:r>
            <w:r>
              <w:br/>
              <w:t xml:space="preserve">     report error ERR000049</w:t>
            </w:r>
          </w:p>
        </w:tc>
      </w:tr>
    </w:tbl>
    <w:p w:rsidR="004025D7" w:rsidRDefault="004025D7" w:rsidP="004025D7">
      <w:pPr>
        <w:pStyle w:val="RefReq"/>
      </w:pPr>
      <w:r>
        <w:t xml:space="preserve">{Ref: </w:t>
      </w:r>
      <w:r w:rsidR="001D39EF">
        <w:t>[1]</w:t>
      </w:r>
      <w:r>
        <w:t xml:space="preserve"> </w:t>
      </w:r>
      <w:r w:rsidR="002E54F9" w:rsidRPr="002E54F9">
        <w:t>CMN_GFD_ERR_049</w:t>
      </w:r>
      <w:r w:rsidR="00730FD0">
        <w:t>,</w:t>
      </w:r>
      <w:r w:rsidR="00730FD0" w:rsidRPr="00730FD0">
        <w:t xml:space="preserve"> </w:t>
      </w:r>
      <w:r w:rsidR="00730FD0" w:rsidRPr="00573671">
        <w:t>GENERIC_TFD_</w:t>
      </w:r>
      <w:del w:id="1414" w:author="Pham Minh Tu" w:date="2020-01-03T14:49:00Z">
        <w:r w:rsidR="00730FD0" w:rsidRPr="00573671" w:rsidDel="00C311A1">
          <w:delText>X1x</w:delText>
        </w:r>
      </w:del>
      <w:ins w:id="1415" w:author="Pham Minh Tu" w:date="2020-01-03T14:49:00Z">
        <w:r w:rsidR="00C311A1">
          <w:t>X2x</w:t>
        </w:r>
      </w:ins>
      <w:r w:rsidR="00730FD0" w:rsidRPr="00573671">
        <w:t>_GT_ERR_049</w:t>
      </w:r>
      <w:r>
        <w:t>}</w:t>
      </w:r>
    </w:p>
    <w:p w:rsidR="004025D7" w:rsidRDefault="004025D7" w:rsidP="004025D7"/>
    <w:p w:rsidR="004025D7" w:rsidRDefault="004025D7">
      <w:pPr>
        <w:pStyle w:val="Heading5"/>
        <w:pPrChange w:id="1416" w:author="Pham Minh Tu" w:date="2019-12-26T13:25:00Z">
          <w:pPr>
            <w:pStyle w:val="Heading4"/>
          </w:pPr>
        </w:pPrChange>
      </w:pPr>
      <w:r>
        <w:t>CheckParamConfig</w:t>
      </w:r>
    </w:p>
    <w:p w:rsidR="004025D7" w:rsidRDefault="004025D7" w:rsidP="004025D7">
      <w:pPr>
        <w:pStyle w:val="DesignID"/>
      </w:pPr>
      <w:r>
        <w:t>GENERIC_GDD_CLS_019_017: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CheckParamConfig</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 xml:space="preserve"> bswConfig</w:t>
            </w:r>
          </w:p>
        </w:tc>
        <w:tc>
          <w:tcPr>
            <w:tcW w:w="4154" w:type="dxa"/>
            <w:gridSpan w:val="2"/>
            <w:shd w:val="clear" w:color="auto" w:fill="auto"/>
          </w:tcPr>
          <w:p w:rsidR="004025D7" w:rsidRDefault="004025D7" w:rsidP="00CD1F8E">
            <w:r>
              <w:t xml:space="preserve">BswConfig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requiredFields</w:t>
            </w:r>
          </w:p>
        </w:tc>
        <w:tc>
          <w:tcPr>
            <w:tcW w:w="4154" w:type="dxa"/>
            <w:gridSpan w:val="2"/>
            <w:shd w:val="clear" w:color="auto" w:fill="auto"/>
          </w:tcPr>
          <w:p w:rsidR="004025D7" w:rsidRDefault="004025D7" w:rsidP="00CD1F8E">
            <w:r>
              <w:t xml:space="preserve">Required fields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Dictionary&lt; string, string &gt; tagNameToField</w:t>
            </w:r>
          </w:p>
        </w:tc>
        <w:tc>
          <w:tcPr>
            <w:tcW w:w="4154" w:type="dxa"/>
            <w:gridSpan w:val="2"/>
            <w:shd w:val="clear" w:color="auto" w:fill="auto"/>
          </w:tcPr>
          <w:p w:rsidR="004025D7" w:rsidRDefault="004025D7" w:rsidP="00CD1F8E">
            <w:r>
              <w:t xml:space="preserve">Mapping from tag names to fields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return a void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mandatory parameter in BSWMDT such as module id, vendor id, sw-version</w:t>
            </w:r>
          </w:p>
          <w:p w:rsidR="004025D7" w:rsidRDefault="004025D7" w:rsidP="00CD1F8E">
            <w:pPr>
              <w:pStyle w:val="SourceCode"/>
            </w:pPr>
            <w:r>
              <w:t>Algorithm:</w:t>
            </w:r>
            <w:r>
              <w:br/>
              <w:t>IF required field is not configured in BSWMDT File THEN</w:t>
            </w:r>
            <w:r>
              <w:br/>
              <w:t xml:space="preserve">   -Record ERR000030</w:t>
            </w:r>
          </w:p>
        </w:tc>
      </w:tr>
    </w:tbl>
    <w:p w:rsidR="004025D7" w:rsidRDefault="001A484A" w:rsidP="004025D7">
      <w:pPr>
        <w:pStyle w:val="RefReq"/>
      </w:pPr>
      <w:r>
        <w:t xml:space="preserve">{Ref: </w:t>
      </w:r>
      <w:r w:rsidR="001D39EF">
        <w:t>[1]</w:t>
      </w:r>
      <w:r w:rsidR="004025D7">
        <w:t xml:space="preserve"> </w:t>
      </w:r>
      <w:r>
        <w:t>CMN_GFD_ERR_030</w:t>
      </w:r>
      <w:r w:rsidR="004C339F">
        <w:t xml:space="preserve">, </w:t>
      </w:r>
      <w:r w:rsidR="004C339F" w:rsidRPr="00573671">
        <w:t>GENERIC_TFD_</w:t>
      </w:r>
      <w:del w:id="1417" w:author="Pham Minh Tu" w:date="2020-01-03T14:49:00Z">
        <w:r w:rsidR="004C339F" w:rsidRPr="00573671" w:rsidDel="00C311A1">
          <w:delText>X1x</w:delText>
        </w:r>
      </w:del>
      <w:ins w:id="1418" w:author="Pham Minh Tu" w:date="2020-01-03T14:49:00Z">
        <w:r w:rsidR="00C311A1">
          <w:t>X2x</w:t>
        </w:r>
      </w:ins>
      <w:r w:rsidR="004C339F" w:rsidRPr="00573671">
        <w:t>_GT_ERR_030</w:t>
      </w:r>
      <w:r w:rsidR="004025D7">
        <w:t>}</w:t>
      </w:r>
    </w:p>
    <w:p w:rsidR="004025D7" w:rsidRDefault="004025D7" w:rsidP="004025D7"/>
    <w:p w:rsidR="004025D7" w:rsidRDefault="004025D7">
      <w:pPr>
        <w:pStyle w:val="Heading5"/>
        <w:pPrChange w:id="1419" w:author="Pham Minh Tu" w:date="2019-12-26T13:25:00Z">
          <w:pPr>
            <w:pStyle w:val="Heading4"/>
          </w:pPr>
        </w:pPrChange>
      </w:pPr>
      <w:r>
        <w:t>CheckRelationBswmdtAndCdf</w:t>
      </w:r>
    </w:p>
    <w:p w:rsidR="004025D7" w:rsidRDefault="004025D7" w:rsidP="004025D7">
      <w:pPr>
        <w:pStyle w:val="DesignID"/>
      </w:pPr>
      <w:r>
        <w:t>GENERIC_GDD_CLS_019_018: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6230" w:type="dxa"/>
            <w:gridSpan w:val="3"/>
            <w:shd w:val="clear" w:color="auto" w:fill="auto"/>
          </w:tcPr>
          <w:p w:rsidR="004025D7" w:rsidRDefault="004025D7" w:rsidP="00CD1F8E">
            <w:r>
              <w:t>CheckRelationBswmdtAndCdf</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IList&lt;  bswConfigs</w:t>
            </w:r>
          </w:p>
        </w:tc>
        <w:tc>
          <w:tcPr>
            <w:tcW w:w="4154" w:type="dxa"/>
            <w:gridSpan w:val="2"/>
            <w:shd w:val="clear" w:color="auto" w:fill="auto"/>
          </w:tcPr>
          <w:p w:rsidR="004025D7" w:rsidRDefault="004025D7" w:rsidP="00CD1F8E">
            <w:r>
              <w:t xml:space="preserve">Information of bsw mdt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This method check relation between BSW and CDF files. It raise error ERR000048 if not any relation between BSW and CDF</w:t>
            </w:r>
          </w:p>
          <w:p w:rsidR="004025D7" w:rsidRDefault="004025D7" w:rsidP="00CD1F8E">
            <w:pPr>
              <w:pStyle w:val="SourceCode"/>
            </w:pPr>
            <w:r>
              <w:t>Algorithm:</w:t>
            </w:r>
            <w:r>
              <w:br/>
              <w:t>if DefinitionRef tag in CDF file is not match with VendorSpecificModuleDefRef tag in BSWMDT</w:t>
            </w:r>
            <w:r>
              <w:br/>
              <w:t xml:space="preserve">     report error ERR000048</w:t>
            </w:r>
          </w:p>
        </w:tc>
      </w:tr>
    </w:tbl>
    <w:p w:rsidR="004025D7" w:rsidRDefault="001A484A" w:rsidP="004025D7">
      <w:pPr>
        <w:pStyle w:val="RefReq"/>
      </w:pPr>
      <w:r>
        <w:t xml:space="preserve">{Ref: </w:t>
      </w:r>
      <w:r w:rsidR="001D39EF">
        <w:t>[1]</w:t>
      </w:r>
      <w:r w:rsidR="004025D7">
        <w:t xml:space="preserve"> </w:t>
      </w:r>
      <w:r>
        <w:t>CMN_GFD_ERR_048</w:t>
      </w:r>
      <w:r w:rsidR="00730FD0">
        <w:t xml:space="preserve">, </w:t>
      </w:r>
      <w:r w:rsidR="00730FD0" w:rsidRPr="00573671">
        <w:t>GENERIC_TFD_</w:t>
      </w:r>
      <w:del w:id="1420" w:author="Pham Minh Tu" w:date="2020-01-03T14:49:00Z">
        <w:r w:rsidR="00730FD0" w:rsidRPr="00573671" w:rsidDel="00C311A1">
          <w:delText>X1x</w:delText>
        </w:r>
      </w:del>
      <w:ins w:id="1421" w:author="Pham Minh Tu" w:date="2020-01-03T14:49:00Z">
        <w:r w:rsidR="00C311A1">
          <w:t>X2x</w:t>
        </w:r>
      </w:ins>
      <w:r w:rsidR="00730FD0" w:rsidRPr="00573671">
        <w:t>_GT_ERR_048</w:t>
      </w:r>
      <w:r w:rsidR="004025D7">
        <w:t>}</w:t>
      </w:r>
    </w:p>
    <w:p w:rsidR="004025D7" w:rsidRDefault="004025D7" w:rsidP="004025D7"/>
    <w:p w:rsidR="004025D7" w:rsidRDefault="004025D7">
      <w:pPr>
        <w:pStyle w:val="Heading5"/>
        <w:pPrChange w:id="1422" w:author="Pham Minh Tu" w:date="2019-12-26T13:25:00Z">
          <w:pPr>
            <w:pStyle w:val="Heading4"/>
          </w:pPr>
        </w:pPrChange>
      </w:pPr>
      <w:r>
        <w:t>CheckRequiredModules</w:t>
      </w:r>
    </w:p>
    <w:p w:rsidR="004025D7" w:rsidRDefault="004025D7" w:rsidP="004025D7">
      <w:pPr>
        <w:pStyle w:val="DesignID"/>
      </w:pPr>
      <w:r>
        <w:t>GENERIC_GDD_CLS_019_019: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CheckRequiredModules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required modules of specific modules such as CAN, DEM, CANIF, FrIf,...</w:t>
            </w:r>
          </w:p>
          <w:p w:rsidR="004025D7" w:rsidRDefault="004025D7" w:rsidP="00CD1F8E">
            <w:pPr>
              <w:pStyle w:val="SourceCode"/>
            </w:pPr>
            <w:r>
              <w:t>Algorithm:</w:t>
            </w:r>
            <w:r>
              <w:br/>
              <w:t>FOREACH module name in basicConfiguration.ModuleRequired</w:t>
            </w:r>
            <w:r>
              <w:br/>
              <w:t xml:space="preserve">     CALL method isExistModuleName to check if the module name is existed in input CDF files</w:t>
            </w:r>
            <w:r>
              <w:br/>
              <w:t xml:space="preserve">     IF NOT existed THEN</w:t>
            </w:r>
            <w:r>
              <w:br/>
              <w:t xml:space="preserve">         Record absented module name</w:t>
            </w:r>
            <w:r>
              <w:br/>
              <w:t xml:space="preserve">     End</w:t>
            </w:r>
            <w:r>
              <w:br/>
              <w:t xml:space="preserve"> End</w:t>
            </w:r>
            <w:r>
              <w:br/>
            </w:r>
            <w:r>
              <w:br/>
              <w:t xml:space="preserve"> Record error ERR[MSN]003 for absented module names if found.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23" w:author="Pham Minh Tu" w:date="2019-12-26T13:25:00Z">
          <w:pPr>
            <w:pStyle w:val="Heading4"/>
          </w:pPr>
        </w:pPrChange>
      </w:pPr>
      <w:r>
        <w:t>ConvertToContainer</w:t>
      </w:r>
    </w:p>
    <w:p w:rsidR="004025D7" w:rsidRDefault="004025D7" w:rsidP="004025D7">
      <w:pPr>
        <w:pStyle w:val="DesignID"/>
      </w:pPr>
      <w:r>
        <w:t>GENERIC_GDD_CLS_019_020: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ConvertToContainer</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XElement elements</w:t>
            </w:r>
          </w:p>
        </w:tc>
        <w:tc>
          <w:tcPr>
            <w:tcW w:w="1038" w:type="dxa"/>
            <w:gridSpan w:val="2"/>
            <w:shd w:val="clear" w:color="auto" w:fill="auto"/>
          </w:tcPr>
          <w:p w:rsidR="004025D7" w:rsidRDefault="004025D7" w:rsidP="00CD1F8E">
            <w:r>
              <w:t xml:space="preserve">Elements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Container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Convert XElement into a Container struct</w:t>
            </w:r>
          </w:p>
          <w:p w:rsidR="004025D7" w:rsidRDefault="004025D7" w:rsidP="00CD1F8E">
            <w:pPr>
              <w:pStyle w:val="SourceCode"/>
            </w:pPr>
            <w:r>
              <w:t>Algorithm:</w:t>
            </w:r>
            <w:r>
              <w:br/>
              <w:t>Convert XElement into a Container instance with mapping</w:t>
            </w:r>
            <w:r>
              <w:br/>
              <w:t xml:space="preserve">     - UUID attribute to Uuid field</w:t>
            </w:r>
            <w:r>
              <w:br/>
              <w:t xml:space="preserve">     - SHORT-NAME tag to ShortName field</w:t>
            </w:r>
            <w:r>
              <w:br/>
              <w:t xml:space="preserve">     - PARAMETER-VALUES tag to ParameterValues field by calling method parseThruParameters</w:t>
            </w:r>
            <w:r>
              <w:br/>
              <w:t xml:space="preserve">     - REFERENCE-VALUES tag to ReferenceValues field by calling method parseThruReferences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24" w:author="Pham Minh Tu" w:date="2019-12-26T13:25:00Z">
          <w:pPr>
            <w:pStyle w:val="Heading4"/>
          </w:pPr>
        </w:pPrChange>
      </w:pPr>
      <w:r>
        <w:t>GetDeviceName</w:t>
      </w:r>
    </w:p>
    <w:p w:rsidR="004025D7" w:rsidRDefault="004025D7" w:rsidP="004025D7">
      <w:pPr>
        <w:pStyle w:val="DesignID"/>
      </w:pPr>
      <w:r>
        <w:t>GENERIC_GDD_CLS_019_021: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GetDeviceName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device name that exists in CDF files, in normal case it is in msn_DeviceName</w:t>
            </w:r>
          </w:p>
          <w:p w:rsidR="004025D7" w:rsidRDefault="004025D7" w:rsidP="00CD1F8E">
            <w:pPr>
              <w:pStyle w:val="SourceCode"/>
            </w:pPr>
            <w:r>
              <w:t>Algorithm:</w:t>
            </w:r>
            <w:r>
              <w:br/>
              <w:t>Read all containers</w:t>
            </w:r>
            <w:r>
              <w:br/>
              <w:t xml:space="preserve"> Find parameter named as DeviceName</w:t>
            </w:r>
            <w:r>
              <w:br/>
              <w:t xml:space="preserve"> Read value of parameter and return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25" w:author="Pham Minh Tu" w:date="2019-12-26T13:25:00Z">
          <w:pPr>
            <w:pStyle w:val="Heading4"/>
          </w:pPr>
        </w:pPrChange>
      </w:pPr>
      <w:r>
        <w:t>GetRootPath</w:t>
      </w:r>
    </w:p>
    <w:p w:rsidR="004025D7" w:rsidRDefault="004025D7" w:rsidP="004025D7">
      <w:pPr>
        <w:pStyle w:val="DesignID"/>
      </w:pPr>
      <w:r>
        <w:t>GENERIC_GDD_CLS_019_022: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GetRootPath</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XDocument xmlDoc</w:t>
            </w:r>
          </w:p>
        </w:tc>
        <w:tc>
          <w:tcPr>
            <w:tcW w:w="1038" w:type="dxa"/>
            <w:gridSpan w:val="2"/>
            <w:shd w:val="clear" w:color="auto" w:fill="auto"/>
          </w:tcPr>
          <w:p w:rsidR="004025D7" w:rsidRDefault="004025D7" w:rsidP="00CD1F8E">
            <w:r>
              <w:t xml:space="preserve">Xml doc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root path of a CDF/BSW file</w:t>
            </w:r>
          </w:p>
          <w:p w:rsidR="004025D7" w:rsidRDefault="004025D7" w:rsidP="00CD1F8E">
            <w:pPr>
              <w:pStyle w:val="SourceCode"/>
            </w:pPr>
            <w:r>
              <w:t>Algorithm:</w:t>
            </w:r>
            <w:r>
              <w:br/>
              <w:t>Get all inner elements of xmlDoc that have name AR-PACKAGE and have inner tag is AR-PACKAGES or ELEMENTS</w:t>
            </w:r>
            <w:r>
              <w:br/>
              <w:t xml:space="preserve"> RETURN root path by concatenating their short name by "/" separator</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1426" w:author="Pham Minh Tu" w:date="2019-12-26T13:25:00Z">
          <w:pPr>
            <w:pStyle w:val="Heading4"/>
          </w:pPr>
        </w:pPrChange>
      </w:pPr>
      <w:r>
        <w:t>IsExistModuleName</w:t>
      </w:r>
    </w:p>
    <w:p w:rsidR="004025D7" w:rsidRDefault="004025D7" w:rsidP="004025D7">
      <w:pPr>
        <w:pStyle w:val="DesignID"/>
      </w:pPr>
      <w:r>
        <w:t>GENERIC_GDD_CLS_019_023: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IsExistModuleName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whether moduleName existed in cdfData or not</w:t>
            </w:r>
          </w:p>
          <w:p w:rsidR="004025D7" w:rsidRDefault="004025D7" w:rsidP="00CD1F8E">
            <w:pPr>
              <w:pStyle w:val="SourceCode"/>
            </w:pPr>
            <w:r>
              <w:t>Algorithm:</w:t>
            </w:r>
            <w:r>
              <w:br/>
              <w:t>Get all modules from cdf file data by calling method cdfData.GetModules()</w:t>
            </w:r>
            <w:r>
              <w:br/>
              <w:t xml:space="preserve"> IF found a module name that matchs pattern {modulename}{number}* THEN</w:t>
            </w:r>
            <w:r>
              <w:br/>
              <w:t xml:space="preserve">     RETURN true</w:t>
            </w:r>
            <w:r>
              <w:br/>
              <w:t xml:space="preserve"> ELSE</w:t>
            </w:r>
            <w:r>
              <w:br/>
              <w:t xml:space="preserve">     RETURN false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27" w:author="Pham Minh Tu" w:date="2019-12-26T13:25:00Z">
          <w:pPr>
            <w:pStyle w:val="Heading4"/>
          </w:pPr>
        </w:pPrChange>
      </w:pPr>
      <w:r>
        <w:t>LoadFiles</w:t>
      </w:r>
    </w:p>
    <w:p w:rsidR="004025D7" w:rsidRDefault="004025D7" w:rsidP="004025D7">
      <w:pPr>
        <w:pStyle w:val="DesignID"/>
      </w:pPr>
      <w:r>
        <w:t>GENERIC_GDD_CLS_019_024: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LoadFiles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Load all CDF files into buffer to process parsing later.</w:t>
            </w:r>
          </w:p>
          <w:p w:rsidR="004025D7" w:rsidRDefault="004025D7" w:rsidP="00CD1F8E">
            <w:pPr>
              <w:pStyle w:val="SourceCode"/>
            </w:pPr>
            <w:r>
              <w:t>Algorithm:</w:t>
            </w:r>
            <w:r>
              <w:br/>
              <w:t>FOREACH each file path in runtimeConfiguration.CDFFilePaths</w:t>
            </w:r>
            <w:r>
              <w:br/>
              <w:t xml:space="preserve">     Load XDocument from the file path to store in cdfFiles</w:t>
            </w:r>
            <w:r>
              <w:br/>
              <w:t xml:space="preserve"> End</w:t>
            </w:r>
            <w:r>
              <w:br/>
            </w:r>
            <w:r>
              <w:br/>
              <w:t xml:space="preserve"> Handle error ERR000012 if can NOT read files or files have invalid XML format</w:t>
            </w:r>
          </w:p>
        </w:tc>
      </w:tr>
    </w:tbl>
    <w:p w:rsidR="004025D7" w:rsidRDefault="001A484A" w:rsidP="004025D7">
      <w:pPr>
        <w:pStyle w:val="RefReq"/>
      </w:pPr>
      <w:r>
        <w:t xml:space="preserve">{Ref: </w:t>
      </w:r>
      <w:r w:rsidR="001D39EF">
        <w:t>[1]</w:t>
      </w:r>
      <w:r w:rsidR="004025D7">
        <w:t xml:space="preserve"> </w:t>
      </w:r>
      <w:r>
        <w:t>CMN_GFD_ERR_012</w:t>
      </w:r>
      <w:r w:rsidR="00AE0318">
        <w:t xml:space="preserve">, </w:t>
      </w:r>
      <w:r w:rsidR="00AE0318" w:rsidRPr="00702CF2">
        <w:t>GENERIC_TFD_</w:t>
      </w:r>
      <w:del w:id="1428" w:author="Pham Minh Tu" w:date="2020-01-03T14:49:00Z">
        <w:r w:rsidR="00AE0318" w:rsidRPr="00702CF2" w:rsidDel="00C311A1">
          <w:delText>X1x</w:delText>
        </w:r>
      </w:del>
      <w:ins w:id="1429" w:author="Pham Minh Tu" w:date="2020-01-03T14:49:00Z">
        <w:r w:rsidR="00C311A1">
          <w:t>X2x</w:t>
        </w:r>
      </w:ins>
      <w:r w:rsidR="00AE0318" w:rsidRPr="00702CF2">
        <w:t>_GT_ERR_012</w:t>
      </w:r>
      <w:r w:rsidR="004025D7">
        <w:t>}</w:t>
      </w:r>
    </w:p>
    <w:p w:rsidR="004025D7" w:rsidRDefault="004025D7" w:rsidP="004025D7"/>
    <w:p w:rsidR="004025D7" w:rsidRDefault="004025D7">
      <w:pPr>
        <w:pStyle w:val="Heading5"/>
        <w:pPrChange w:id="1430" w:author="Pham Minh Tu" w:date="2019-12-26T13:25:00Z">
          <w:pPr>
            <w:pStyle w:val="Heading4"/>
          </w:pPr>
        </w:pPrChange>
      </w:pPr>
      <w:r>
        <w:t>ParseAndSaveBswConfiguration</w:t>
      </w:r>
    </w:p>
    <w:p w:rsidR="004025D7" w:rsidRDefault="004025D7" w:rsidP="004025D7">
      <w:pPr>
        <w:pStyle w:val="DesignID"/>
      </w:pPr>
      <w:r>
        <w:t>GENERIC_GDD_CLS_019_025: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1038" w:type="dxa"/>
            <w:gridSpan w:val="3"/>
            <w:shd w:val="clear" w:color="auto" w:fill="auto"/>
          </w:tcPr>
          <w:p w:rsidR="004025D7" w:rsidRDefault="004025D7" w:rsidP="00CD1F8E">
            <w:r>
              <w:t>ParseAndSaveBswConfiguration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XDocument bsw</w:t>
            </w:r>
          </w:p>
        </w:tc>
        <w:tc>
          <w:tcPr>
            <w:tcW w:w="1038" w:type="dxa"/>
            <w:gridSpan w:val="2"/>
            <w:shd w:val="clear" w:color="auto" w:fill="auto"/>
          </w:tcPr>
          <w:p w:rsidR="004025D7" w:rsidRDefault="004025D7" w:rsidP="00CD1F8E">
            <w:r>
              <w:t xml:space="preserve">Bsw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BSWMDT configuration and verify each fields.</w:t>
            </w:r>
          </w:p>
          <w:p w:rsidR="004025D7" w:rsidRDefault="004025D7" w:rsidP="00CD1F8E">
            <w:pPr>
              <w:pStyle w:val="SourceCode"/>
            </w:pPr>
            <w:r>
              <w:t>Algorithm:</w:t>
            </w:r>
            <w:r>
              <w:br/>
              <w:t>Invoke sub methods and report ERR000025,ERR000026, ERR000029 or ERR000030 if any</w:t>
            </w:r>
            <w:r>
              <w:br/>
              <w:t xml:space="preserve"> Save BSWMDT Configuration If have not any error.</w:t>
            </w:r>
          </w:p>
        </w:tc>
      </w:tr>
    </w:tbl>
    <w:p w:rsidR="004025D7" w:rsidRDefault="004025D7" w:rsidP="004025D7">
      <w:pPr>
        <w:pStyle w:val="RefReq"/>
      </w:pPr>
      <w:r>
        <w:t xml:space="preserve">{Ref: </w:t>
      </w:r>
      <w:r w:rsidR="001D39EF">
        <w:t>[1]</w:t>
      </w:r>
      <w:r>
        <w:t xml:space="preserve"> </w:t>
      </w:r>
      <w:r w:rsidR="001A484A">
        <w:t xml:space="preserve">CMN_GFD_ERR_025, CMN_GFD_ERR_026, CMN_GFD_ERR_029, </w:t>
      </w:r>
      <w:r w:rsidR="001A484A" w:rsidRPr="001A484A">
        <w:t>CMN_GFD_ERR_0</w:t>
      </w:r>
      <w:r w:rsidR="001A484A">
        <w:t>30</w:t>
      </w:r>
      <w:r>
        <w:t>}</w:t>
      </w:r>
    </w:p>
    <w:p w:rsidR="004025D7" w:rsidRDefault="004025D7" w:rsidP="004025D7"/>
    <w:p w:rsidR="004025D7" w:rsidRDefault="004025D7">
      <w:pPr>
        <w:pStyle w:val="Heading5"/>
        <w:pPrChange w:id="1431" w:author="Pham Minh Tu" w:date="2019-12-26T13:25:00Z">
          <w:pPr>
            <w:pStyle w:val="Heading4"/>
          </w:pPr>
        </w:pPrChange>
      </w:pPr>
      <w:r>
        <w:t>ParseAndSaveCDFFile</w:t>
      </w:r>
    </w:p>
    <w:p w:rsidR="004025D7" w:rsidRDefault="004025D7" w:rsidP="004025D7">
      <w:pPr>
        <w:pStyle w:val="DesignID"/>
      </w:pPr>
      <w:r>
        <w:t>GENERIC_GDD_CLS_019_026: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ParseAndSaveCDFFile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CDF file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XDocument file</w:t>
            </w:r>
          </w:p>
        </w:tc>
        <w:tc>
          <w:tcPr>
            <w:tcW w:w="1038" w:type="dxa"/>
            <w:gridSpan w:val="2"/>
            <w:shd w:val="clear" w:color="auto" w:fill="auto"/>
          </w:tcPr>
          <w:p w:rsidR="004025D7" w:rsidRDefault="004025D7" w:rsidP="00CD1F8E">
            <w:r>
              <w:t xml:space="preserve">CDF file in XDocument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CDF file and store it into cdfData as database</w:t>
            </w:r>
          </w:p>
          <w:p w:rsidR="004025D7" w:rsidRDefault="004025D7" w:rsidP="00CD1F8E">
            <w:pPr>
              <w:pStyle w:val="SourceCode"/>
            </w:pPr>
            <w:r>
              <w:t>Algorithm:</w:t>
            </w:r>
            <w:r>
              <w:br/>
              <w:t>FOREACH module found in file (module is wrapped in tag ELEMENTS)</w:t>
            </w:r>
            <w:r>
              <w:br/>
              <w:t xml:space="preserve">     Skip module have name ECUC-VALUE-COLLECTION</w:t>
            </w:r>
            <w:r>
              <w:br/>
              <w:t xml:space="preserve">     Call parseConfiguration then check it's parsing status</w:t>
            </w:r>
            <w:r>
              <w:br/>
              <w:t xml:space="preserve">     Record error ERR000028 when tag MODULE-DESCRIPTION-REF NOT found and exit</w:t>
            </w:r>
            <w:r>
              <w:br/>
              <w:t xml:space="preserve">     Save mapping module short name - CDF file path into cdfData</w:t>
            </w:r>
            <w:r>
              <w:br/>
              <w:t xml:space="preserve">     CALL method buildAndSaveContainerTree to build a container tree of this module and save into cdfData</w:t>
            </w:r>
            <w:r>
              <w:br/>
              <w:t xml:space="preserve">     Save parseConfiguration status.</w:t>
            </w:r>
            <w:r>
              <w:br/>
              <w:t xml:space="preserve"> End</w:t>
            </w:r>
          </w:p>
        </w:tc>
      </w:tr>
    </w:tbl>
    <w:p w:rsidR="004025D7" w:rsidRDefault="001A484A" w:rsidP="004025D7">
      <w:pPr>
        <w:pStyle w:val="RefReq"/>
      </w:pPr>
      <w:r>
        <w:t xml:space="preserve">{Ref: </w:t>
      </w:r>
      <w:r w:rsidR="001D39EF">
        <w:t>[1]</w:t>
      </w:r>
      <w:r w:rsidR="004025D7">
        <w:t xml:space="preserve"> </w:t>
      </w:r>
      <w:r>
        <w:t>CMN_GFD_ERR_028</w:t>
      </w:r>
      <w:r w:rsidR="00D52AC0">
        <w:t xml:space="preserve">, </w:t>
      </w:r>
      <w:r w:rsidR="00D52AC0" w:rsidRPr="00702CF2">
        <w:t>GENERIC_TFD_</w:t>
      </w:r>
      <w:del w:id="1432" w:author="Pham Minh Tu" w:date="2020-01-03T14:49:00Z">
        <w:r w:rsidR="00D52AC0" w:rsidRPr="00702CF2" w:rsidDel="00C311A1">
          <w:delText>X1x</w:delText>
        </w:r>
      </w:del>
      <w:ins w:id="1433" w:author="Pham Minh Tu" w:date="2020-01-03T14:49:00Z">
        <w:r w:rsidR="00C311A1">
          <w:t>X2x</w:t>
        </w:r>
      </w:ins>
      <w:r w:rsidR="00D52AC0" w:rsidRPr="00702CF2">
        <w:t>_GT_ERR_028</w:t>
      </w:r>
      <w:r w:rsidR="004025D7">
        <w:t>}</w:t>
      </w:r>
    </w:p>
    <w:p w:rsidR="004025D7" w:rsidRDefault="004025D7" w:rsidP="004025D7"/>
    <w:p w:rsidR="004025D7" w:rsidRDefault="004025D7">
      <w:pPr>
        <w:pStyle w:val="Heading5"/>
        <w:pPrChange w:id="1434" w:author="Pham Minh Tu" w:date="2019-12-26T13:25:00Z">
          <w:pPr>
            <w:pStyle w:val="Heading4"/>
          </w:pPr>
        </w:pPrChange>
      </w:pPr>
      <w:r>
        <w:t>ParseConfiguration</w:t>
      </w:r>
    </w:p>
    <w:p w:rsidR="004025D7" w:rsidRDefault="004025D7" w:rsidP="004025D7">
      <w:pPr>
        <w:pStyle w:val="DesignID"/>
      </w:pPr>
      <w:r>
        <w:t>GENERIC_GDD_CLS_019_027: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1038" w:type="dxa"/>
            <w:gridSpan w:val="3"/>
            <w:shd w:val="clear" w:color="auto" w:fill="auto"/>
          </w:tcPr>
          <w:p w:rsidR="004025D7" w:rsidRDefault="004025D7" w:rsidP="00CD1F8E">
            <w:r>
              <w:t>ParseConfiguration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XElement element</w:t>
            </w:r>
          </w:p>
        </w:tc>
        <w:tc>
          <w:tcPr>
            <w:tcW w:w="1038" w:type="dxa"/>
            <w:gridSpan w:val="2"/>
            <w:shd w:val="clear" w:color="auto" w:fill="auto"/>
          </w:tcPr>
          <w:p w:rsidR="004025D7" w:rsidRDefault="004025D7" w:rsidP="00CD1F8E">
            <w:r>
              <w:t xml:space="preserve">Element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ref  status</w:t>
            </w:r>
          </w:p>
        </w:tc>
        <w:tc>
          <w:tcPr>
            <w:tcW w:w="1038" w:type="dxa"/>
            <w:gridSpan w:val="2"/>
            <w:shd w:val="clear" w:color="auto" w:fill="auto"/>
          </w:tcPr>
          <w:p w:rsidR="004025D7" w:rsidRDefault="004025D7" w:rsidP="00CD1F8E">
            <w:r>
              <w:t xml:space="preserve">ParseConfigStatus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Configuration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configuration in tag SHORT-NAME, DEFINITION-REF, MODULE-DESCRIPTION-REF in CDF file.</w:t>
            </w:r>
          </w:p>
          <w:p w:rsidR="004025D7" w:rsidRDefault="004025D7" w:rsidP="00CD1F8E">
            <w:pPr>
              <w:pStyle w:val="SourceCode"/>
            </w:pPr>
            <w:r>
              <w:t>Algorithm:</w:t>
            </w:r>
            <w:r>
              <w:br/>
              <w:t>IF XElement is not null</w:t>
            </w:r>
            <w:r>
              <w:br/>
              <w:t xml:space="preserve">     Parse an XElement into a Configuration instance with mapping</w:t>
            </w:r>
            <w:r>
              <w:br/>
              <w:t xml:space="preserve">         - UUID attribute to Uuid field</w:t>
            </w:r>
            <w:r>
              <w:br/>
              <w:t xml:space="preserve">         - SHORT-NAME tag to ShortName field</w:t>
            </w:r>
            <w:r>
              <w:br/>
              <w:t xml:space="preserve">         - DEFINITION-REF tag to DefinitionRef field</w:t>
            </w:r>
            <w:r>
              <w:br/>
              <w:t xml:space="preserve">         - MODULE-DESCRIPTION-REF tag to ModuleDescriptionRef field</w:t>
            </w:r>
            <w:r>
              <w:br/>
              <w:t xml:space="preserve"> Else</w:t>
            </w:r>
            <w:r>
              <w:br/>
              <w:t xml:space="preserve">     Set Configuration instance to null</w:t>
            </w:r>
            <w:r>
              <w:br/>
            </w:r>
            <w:r>
              <w:br/>
              <w:t xml:space="preserve"> CALL shouldFilterOutConfiguration to check Configuration instance should be filtered out</w:t>
            </w:r>
            <w:r>
              <w:br/>
              <w:t xml:space="preserve"> IF shouldFilterOutConfiguration return false</w:t>
            </w:r>
            <w:r>
              <w:br/>
              <w:t xml:space="preserve">     Set ParseConfigStatus to NoData</w:t>
            </w:r>
            <w:r>
              <w:br/>
              <w:t xml:space="preserve"> Else</w:t>
            </w:r>
            <w:r>
              <w:br/>
              <w:t xml:space="preserve">     Save Configuration instance into cdfData</w:t>
            </w:r>
            <w:r>
              <w:br/>
            </w:r>
            <w:r>
              <w:br/>
              <w:t xml:space="preserve"> RETURN Configuration instance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35" w:author="Pham Minh Tu" w:date="2019-12-26T13:25:00Z">
          <w:pPr>
            <w:pStyle w:val="Heading4"/>
          </w:pPr>
        </w:pPrChange>
      </w:pPr>
      <w:r>
        <w:t>ParseDeviceFileSection</w:t>
      </w:r>
    </w:p>
    <w:p w:rsidR="004025D7" w:rsidRDefault="004025D7" w:rsidP="004025D7">
      <w:pPr>
        <w:pStyle w:val="DesignID"/>
      </w:pPr>
      <w:r>
        <w:t>GENERIC_GDD_CLS_019_028: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ParseDeviceFileSection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translationFilePath</w:t>
            </w:r>
          </w:p>
        </w:tc>
        <w:tc>
          <w:tcPr>
            <w:tcW w:w="1038" w:type="dxa"/>
            <w:gridSpan w:val="2"/>
            <w:shd w:val="clear" w:color="auto" w:fill="auto"/>
          </w:tcPr>
          <w:p w:rsidR="004025D7" w:rsidRDefault="004025D7" w:rsidP="00CD1F8E">
            <w:r>
              <w:t xml:space="preserve">Translation file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XElement deviceFileSection</w:t>
            </w:r>
          </w:p>
        </w:tc>
        <w:tc>
          <w:tcPr>
            <w:tcW w:w="1038" w:type="dxa"/>
            <w:gridSpan w:val="2"/>
            <w:shd w:val="clear" w:color="auto" w:fill="auto"/>
          </w:tcPr>
          <w:p w:rsidR="004025D7" w:rsidRDefault="004025D7" w:rsidP="00CD1F8E">
            <w:r>
              <w:t xml:space="preserve">Section DEVICE-FILE-PATH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deviceName</w:t>
            </w:r>
          </w:p>
        </w:tc>
        <w:tc>
          <w:tcPr>
            <w:tcW w:w="1038" w:type="dxa"/>
            <w:gridSpan w:val="2"/>
            <w:shd w:val="clear" w:color="auto" w:fill="auto"/>
          </w:tcPr>
          <w:p w:rsidR="004025D7" w:rsidRDefault="004025D7" w:rsidP="00CD1F8E">
            <w:r>
              <w:t xml:space="preserve">Device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device file section defined by tag DEVICE-FILE-PATH</w:t>
            </w:r>
          </w:p>
          <w:p w:rsidR="004025D7" w:rsidRDefault="004025D7" w:rsidP="00CD1F8E">
            <w:pPr>
              <w:pStyle w:val="SourceCode"/>
            </w:pPr>
            <w:r>
              <w:t>Algorithm:</w:t>
            </w:r>
            <w:r>
              <w:br/>
              <w:t>IF deviceFileSection is null THEN</w:t>
            </w:r>
            <w:r>
              <w:br/>
              <w:t xml:space="preserve">     RETURN false</w:t>
            </w:r>
            <w:r>
              <w:br/>
              <w:t xml:space="preserve"> End</w:t>
            </w:r>
            <w:r>
              <w:br/>
            </w:r>
            <w:r>
              <w:br/>
              <w:t xml:space="preserve"> Try to get device header file path from deviceName tag which is a child of deviceFileSection</w:t>
            </w:r>
            <w:r>
              <w:br/>
              <w:t xml:space="preserve">     - Report error ERR000016 if there are NO children of deviceFileSection and exit</w:t>
            </w:r>
            <w:r>
              <w:br/>
              <w:t xml:space="preserve">     - Report error ERR000017 if there are NO deviceName tag in deviceFileSection and exit</w:t>
            </w:r>
            <w:r>
              <w:br/>
            </w:r>
            <w:r>
              <w:br/>
              <w:t xml:space="preserve"> IF NO error found THEN</w:t>
            </w:r>
            <w:r>
              <w:br/>
              <w:t xml:space="preserve">     Save all define macro in device header file</w:t>
            </w:r>
            <w:r>
              <w:br/>
              <w:t xml:space="preserve">     RETURN true</w:t>
            </w:r>
            <w:r>
              <w:br/>
              <w:t xml:space="preserve"> End</w:t>
            </w:r>
          </w:p>
        </w:tc>
      </w:tr>
    </w:tbl>
    <w:p w:rsidR="004025D7" w:rsidRDefault="001A484A" w:rsidP="004025D7">
      <w:pPr>
        <w:pStyle w:val="RefReq"/>
      </w:pPr>
      <w:r>
        <w:t xml:space="preserve">{Ref: </w:t>
      </w:r>
      <w:r w:rsidR="001D39EF">
        <w:t>[1]</w:t>
      </w:r>
      <w:r w:rsidR="004025D7">
        <w:t xml:space="preserve"> </w:t>
      </w:r>
      <w:r>
        <w:t>CMN_GFD_ERR_016, CMN_GFD_ERR_017</w:t>
      </w:r>
      <w:r w:rsidR="00AE0318">
        <w:t xml:space="preserve">, </w:t>
      </w:r>
      <w:r w:rsidR="00AE0318" w:rsidRPr="00702CF2">
        <w:t>GENERIC_TFD_</w:t>
      </w:r>
      <w:del w:id="1436" w:author="Pham Minh Tu" w:date="2020-01-03T14:49:00Z">
        <w:r w:rsidR="00AE0318" w:rsidRPr="00702CF2" w:rsidDel="00C311A1">
          <w:delText>X1x</w:delText>
        </w:r>
      </w:del>
      <w:ins w:id="1437" w:author="Pham Minh Tu" w:date="2020-01-03T14:49:00Z">
        <w:r w:rsidR="00C311A1">
          <w:t>X2x</w:t>
        </w:r>
      </w:ins>
      <w:r w:rsidR="00AE0318" w:rsidRPr="00702CF2">
        <w:t>_GT_ERR_016</w:t>
      </w:r>
      <w:r w:rsidR="00AE0318">
        <w:t xml:space="preserve">, </w:t>
      </w:r>
      <w:r w:rsidR="00AE0318" w:rsidRPr="00702CF2">
        <w:t>GENERIC_TFD_</w:t>
      </w:r>
      <w:del w:id="1438" w:author="Pham Minh Tu" w:date="2020-01-03T14:49:00Z">
        <w:r w:rsidR="00AE0318" w:rsidRPr="00702CF2" w:rsidDel="00C311A1">
          <w:delText>X1x</w:delText>
        </w:r>
      </w:del>
      <w:ins w:id="1439" w:author="Pham Minh Tu" w:date="2020-01-03T14:49:00Z">
        <w:r w:rsidR="00C311A1">
          <w:t>X2x</w:t>
        </w:r>
      </w:ins>
      <w:r w:rsidR="00AE0318" w:rsidRPr="00702CF2">
        <w:t>_GT_ERR_017</w:t>
      </w:r>
      <w:r w:rsidR="004025D7">
        <w:t>}</w:t>
      </w:r>
    </w:p>
    <w:p w:rsidR="004025D7" w:rsidRDefault="004025D7" w:rsidP="004025D7"/>
    <w:p w:rsidR="004025D7" w:rsidRDefault="004025D7">
      <w:pPr>
        <w:pStyle w:val="Heading5"/>
        <w:pPrChange w:id="1440" w:author="Pham Minh Tu" w:date="2019-12-26T13:25:00Z">
          <w:pPr>
            <w:pStyle w:val="Heading4"/>
          </w:pPr>
        </w:pPrChange>
      </w:pPr>
      <w:r>
        <w:t>ParseFiles</w:t>
      </w:r>
    </w:p>
    <w:p w:rsidR="004025D7" w:rsidRDefault="004025D7" w:rsidP="004025D7">
      <w:pPr>
        <w:pStyle w:val="DesignID"/>
      </w:pPr>
      <w:r>
        <w:t>GENERIC_GDD_CLS_019_029: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ParseFiles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CDF and BSW files and store into database such as CDF data and BSW data</w:t>
            </w:r>
          </w:p>
          <w:p w:rsidR="004025D7" w:rsidRDefault="004025D7" w:rsidP="00CD1F8E">
            <w:pPr>
              <w:pStyle w:val="SourceCode"/>
            </w:pPr>
            <w:r>
              <w:t>Algorithm:</w:t>
            </w:r>
            <w:r>
              <w:br/>
              <w:t>FOR each file in cdfFiles</w:t>
            </w:r>
            <w:r>
              <w:br/>
              <w:t xml:space="preserve">     IF file is CDF file</w:t>
            </w:r>
            <w:r>
              <w:br/>
              <w:t xml:space="preserve">         CALL method parseAndSaveCDFFile to parse all CDF file and save a tree of containers to cdfData</w:t>
            </w:r>
            <w:r>
              <w:br/>
              <w:t xml:space="preserve">     End</w:t>
            </w:r>
            <w:r>
              <w:br/>
              <w:t xml:space="preserve"> End</w:t>
            </w:r>
            <w:r>
              <w:br/>
            </w:r>
            <w:r>
              <w:br/>
              <w:t xml:space="preserve"> IF file is BSW and exists more once THEN print ERR000040</w:t>
            </w:r>
            <w:r>
              <w:br/>
              <w:t xml:space="preserve"> End</w:t>
            </w:r>
            <w:r>
              <w:br/>
              <w:t xml:space="preserve"> IF module is exists and no any config is parsed due to vendor filter THEN print error ERR000047</w:t>
            </w:r>
            <w:r>
              <w:br/>
              <w:t xml:space="preserve"> End</w:t>
            </w:r>
            <w:r>
              <w:br/>
              <w:t xml:space="preserve"> After process CDF files, call method parseAndSaveBswConfiguration to parse BSW configuration file</w:t>
            </w:r>
            <w:r>
              <w:br/>
              <w:t xml:space="preserve"> CALL method validateBswConfigurationsGeneral to validate parsed BSW configuration file</w:t>
            </w:r>
          </w:p>
        </w:tc>
      </w:tr>
    </w:tbl>
    <w:p w:rsidR="004025D7" w:rsidRDefault="005A4C5A" w:rsidP="004025D7">
      <w:pPr>
        <w:pStyle w:val="RefReq"/>
      </w:pPr>
      <w:r>
        <w:t xml:space="preserve">{Ref: </w:t>
      </w:r>
      <w:r w:rsidR="001D39EF">
        <w:t>[1]</w:t>
      </w:r>
      <w:r w:rsidR="004025D7">
        <w:t xml:space="preserve"> </w:t>
      </w:r>
      <w:r>
        <w:t xml:space="preserve">CMN_GFD_ERR_040, </w:t>
      </w:r>
      <w:r w:rsidRPr="005A4C5A">
        <w:t>CMN</w:t>
      </w:r>
      <w:r>
        <w:t>_GFD_ERR_047</w:t>
      </w:r>
      <w:r w:rsidR="00730FD0">
        <w:t xml:space="preserve">, </w:t>
      </w:r>
      <w:r w:rsidR="00730FD0" w:rsidRPr="00573671">
        <w:t>GENERIC_TFD_</w:t>
      </w:r>
      <w:del w:id="1441" w:author="Pham Minh Tu" w:date="2020-01-03T14:49:00Z">
        <w:r w:rsidR="00730FD0" w:rsidRPr="00573671" w:rsidDel="00C311A1">
          <w:delText>X1x</w:delText>
        </w:r>
      </w:del>
      <w:ins w:id="1442" w:author="Pham Minh Tu" w:date="2020-01-03T14:49:00Z">
        <w:r w:rsidR="00C311A1">
          <w:t>X2x</w:t>
        </w:r>
      </w:ins>
      <w:r w:rsidR="00730FD0" w:rsidRPr="00573671">
        <w:t>_GT_ERR_040</w:t>
      </w:r>
      <w:r w:rsidR="00730FD0">
        <w:t xml:space="preserve">, </w:t>
      </w:r>
      <w:r w:rsidR="00730FD0" w:rsidRPr="00573671">
        <w:t>GENERIC_TFD_</w:t>
      </w:r>
      <w:del w:id="1443" w:author="Pham Minh Tu" w:date="2020-01-03T14:49:00Z">
        <w:r w:rsidR="00730FD0" w:rsidRPr="00573671" w:rsidDel="00C311A1">
          <w:delText>X1x</w:delText>
        </w:r>
      </w:del>
      <w:ins w:id="1444" w:author="Pham Minh Tu" w:date="2020-01-03T14:49:00Z">
        <w:r w:rsidR="00C311A1">
          <w:t>X2x</w:t>
        </w:r>
      </w:ins>
      <w:r w:rsidR="00730FD0" w:rsidRPr="00573671">
        <w:t>_GT_ERR_047</w:t>
      </w:r>
      <w:r>
        <w:t>}</w:t>
      </w:r>
    </w:p>
    <w:p w:rsidR="004025D7" w:rsidRDefault="004025D7" w:rsidP="004025D7"/>
    <w:p w:rsidR="004025D7" w:rsidRDefault="004025D7">
      <w:pPr>
        <w:pStyle w:val="Heading5"/>
        <w:pPrChange w:id="1445" w:author="Pham Minh Tu" w:date="2019-12-26T13:25:00Z">
          <w:pPr>
            <w:pStyle w:val="Heading4"/>
          </w:pPr>
        </w:pPrChange>
      </w:pPr>
      <w:r>
        <w:t>ParseItemValue</w:t>
      </w:r>
    </w:p>
    <w:p w:rsidR="004025D7" w:rsidRDefault="004025D7" w:rsidP="004025D7">
      <w:pPr>
        <w:pStyle w:val="DesignID"/>
      </w:pPr>
      <w:r>
        <w:t>GENERIC_GDD_CLS_019_030: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ParseItemValue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XElement element</w:t>
            </w:r>
          </w:p>
        </w:tc>
        <w:tc>
          <w:tcPr>
            <w:tcW w:w="1038" w:type="dxa"/>
            <w:gridSpan w:val="2"/>
            <w:shd w:val="clear" w:color="auto" w:fill="auto"/>
          </w:tcPr>
          <w:p w:rsidR="004025D7" w:rsidRDefault="004025D7" w:rsidP="00CD1F8E">
            <w:r>
              <w:t xml:space="preserve">Elements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definitionKey</w:t>
            </w:r>
          </w:p>
        </w:tc>
        <w:tc>
          <w:tcPr>
            <w:tcW w:w="1038" w:type="dxa"/>
            <w:gridSpan w:val="2"/>
            <w:shd w:val="clear" w:color="auto" w:fill="auto"/>
          </w:tcPr>
          <w:p w:rsidR="004025D7" w:rsidRDefault="004025D7" w:rsidP="00CD1F8E">
            <w:r>
              <w:t xml:space="preserve">Definition key contain definition tag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valueKey</w:t>
            </w:r>
          </w:p>
        </w:tc>
        <w:tc>
          <w:tcPr>
            <w:tcW w:w="1038" w:type="dxa"/>
            <w:gridSpan w:val="2"/>
            <w:shd w:val="clear" w:color="auto" w:fill="auto"/>
          </w:tcPr>
          <w:p w:rsidR="004025D7" w:rsidRDefault="004025D7" w:rsidP="00CD1F8E">
            <w:r>
              <w:t xml:space="preserve">Value key contain value tag of parameters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item value that contain definition ref and value of ItemValue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value from parameters on containers that in CDF files.</w:t>
            </w:r>
          </w:p>
          <w:p w:rsidR="004025D7" w:rsidRDefault="004025D7" w:rsidP="00CD1F8E">
            <w:pPr>
              <w:pStyle w:val="SourceCode"/>
            </w:pPr>
            <w:r>
              <w:t>Algorithm:</w:t>
            </w:r>
            <w:r>
              <w:br/>
              <w:t>Find element in parameter and check if definition ref and value tag is not null or not empty</w:t>
            </w:r>
            <w:r>
              <w:br/>
              <w:t xml:space="preserve"> Check data type of parameter and parse value corresponding with data type.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46" w:author="Pham Minh Tu" w:date="2019-12-26T13:25:00Z">
          <w:pPr>
            <w:pStyle w:val="Heading4"/>
          </w:pPr>
        </w:pPrChange>
      </w:pPr>
      <w:r>
        <w:t>ParseSubElement</w:t>
      </w:r>
    </w:p>
    <w:p w:rsidR="004025D7" w:rsidRDefault="004025D7" w:rsidP="004025D7">
      <w:pPr>
        <w:pStyle w:val="DesignID"/>
      </w:pPr>
      <w:r>
        <w:t>GENERIC_GDD_CLS_019_031: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ParseSubElement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XElement element</w:t>
            </w:r>
          </w:p>
        </w:tc>
        <w:tc>
          <w:tcPr>
            <w:tcW w:w="1038" w:type="dxa"/>
            <w:gridSpan w:val="2"/>
            <w:shd w:val="clear" w:color="auto" w:fill="auto"/>
          </w:tcPr>
          <w:p w:rsidR="004025D7" w:rsidRDefault="004025D7" w:rsidP="00CD1F8E">
            <w:r>
              <w:t xml:space="preserve">XElement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requiredFields</w:t>
            </w:r>
          </w:p>
        </w:tc>
        <w:tc>
          <w:tcPr>
            <w:tcW w:w="1038" w:type="dxa"/>
            <w:gridSpan w:val="2"/>
            <w:shd w:val="clear" w:color="auto" w:fill="auto"/>
          </w:tcPr>
          <w:p w:rsidR="004025D7" w:rsidRDefault="004025D7" w:rsidP="00CD1F8E">
            <w:r>
              <w:t>string[]</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Dictionary&lt; string, string &gt; tagNameToField</w:t>
            </w:r>
          </w:p>
        </w:tc>
        <w:tc>
          <w:tcPr>
            <w:tcW w:w="1038" w:type="dxa"/>
            <w:gridSpan w:val="2"/>
            <w:shd w:val="clear" w:color="auto" w:fill="auto"/>
          </w:tcPr>
          <w:p w:rsidR="004025D7" w:rsidRDefault="004025D7" w:rsidP="00CD1F8E">
            <w:r>
              <w:t xml:space="preserve">Dictionary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ref  bswConfig</w:t>
            </w:r>
          </w:p>
        </w:tc>
        <w:tc>
          <w:tcPr>
            <w:tcW w:w="1038" w:type="dxa"/>
            <w:gridSpan w:val="2"/>
            <w:shd w:val="clear" w:color="auto" w:fill="auto"/>
          </w:tcPr>
          <w:p w:rsidR="004025D7" w:rsidRDefault="004025D7" w:rsidP="00CD1F8E">
            <w:r>
              <w:t xml:space="preserve">ref BswConfig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ref string name</w:t>
            </w:r>
          </w:p>
        </w:tc>
        <w:tc>
          <w:tcPr>
            <w:tcW w:w="1038" w:type="dxa"/>
            <w:gridSpan w:val="2"/>
            <w:shd w:val="clear" w:color="auto" w:fill="auto"/>
          </w:tcPr>
          <w:p w:rsidR="004025D7" w:rsidRDefault="004025D7" w:rsidP="00CD1F8E">
            <w:r>
              <w:t xml:space="preserve">ref string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tags in BSWMDT such as SW-VERSION, VENDOR-ID, AR-RELEASE-VERSION,...</w:t>
            </w:r>
          </w:p>
          <w:p w:rsidR="004025D7" w:rsidRDefault="004025D7" w:rsidP="00CD1F8E">
            <w:pPr>
              <w:pStyle w:val="SourceCode"/>
            </w:pPr>
            <w:r>
              <w:t>Algorithm:</w:t>
            </w:r>
            <w:r>
              <w:br/>
              <w:t>Scan tags in tag BSW-IMPLEMENTATION</w:t>
            </w:r>
            <w:r>
              <w:br/>
              <w:t xml:space="preserve"> Parsing sun tags such as SW-VERSION, VENDOR-ID, AR-RELEASE-VERSION, SHORT-NAME</w:t>
            </w:r>
          </w:p>
        </w:tc>
      </w:tr>
    </w:tbl>
    <w:p w:rsidR="004025D7" w:rsidRDefault="004025D7" w:rsidP="004025D7">
      <w:pPr>
        <w:pStyle w:val="RefReq"/>
      </w:pPr>
      <w:r>
        <w:t xml:space="preserve">{Ref: </w:t>
      </w:r>
      <w:r w:rsidR="00AF5BA8" w:rsidRPr="004F166A">
        <w:t>GENERIC_TFD_</w:t>
      </w:r>
      <w:del w:id="1447" w:author="Pham Minh Tu" w:date="2020-01-03T14:49:00Z">
        <w:r w:rsidR="00AF5BA8" w:rsidRPr="004F166A" w:rsidDel="00C311A1">
          <w:delText>X1x</w:delText>
        </w:r>
      </w:del>
      <w:ins w:id="1448" w:author="Pham Minh Tu" w:date="2020-01-03T14:49:00Z">
        <w:r w:rsidR="00C311A1">
          <w:t>X2x</w:t>
        </w:r>
      </w:ins>
      <w:r w:rsidR="00AF5BA8" w:rsidRPr="004F166A">
        <w:t>_GT_BSW_001</w:t>
      </w:r>
      <w:r>
        <w:t>}</w:t>
      </w:r>
    </w:p>
    <w:p w:rsidR="004025D7" w:rsidRDefault="004025D7" w:rsidP="004025D7"/>
    <w:p w:rsidR="004025D7" w:rsidRDefault="004025D7">
      <w:pPr>
        <w:pStyle w:val="Heading5"/>
        <w:pPrChange w:id="1449" w:author="Pham Minh Tu" w:date="2019-12-26T13:25:00Z">
          <w:pPr>
            <w:pStyle w:val="Heading4"/>
          </w:pPr>
        </w:pPrChange>
      </w:pPr>
      <w:r>
        <w:t>ParseThruParameters</w:t>
      </w:r>
    </w:p>
    <w:p w:rsidR="004025D7" w:rsidRDefault="004025D7" w:rsidP="004025D7">
      <w:pPr>
        <w:pStyle w:val="DesignID"/>
      </w:pPr>
      <w:r>
        <w:t>GENERIC_GDD_CLS_019_032: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ParseThruParameters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XElement element</w:t>
            </w:r>
          </w:p>
        </w:tc>
        <w:tc>
          <w:tcPr>
            <w:tcW w:w="1038" w:type="dxa"/>
            <w:gridSpan w:val="2"/>
            <w:shd w:val="clear" w:color="auto" w:fill="auto"/>
          </w:tcPr>
          <w:p w:rsidR="004025D7" w:rsidRDefault="004025D7" w:rsidP="00CD1F8E">
            <w:r>
              <w:t xml:space="preserve">Elements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IList ItemValue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tag PARAMETER-VALUES of container and store in Container as an attribute</w:t>
            </w:r>
          </w:p>
          <w:p w:rsidR="004025D7" w:rsidRDefault="004025D7" w:rsidP="00CD1F8E">
            <w:pPr>
              <w:pStyle w:val="SourceCode"/>
            </w:pPr>
            <w:r>
              <w:t>Algorithm:</w:t>
            </w:r>
            <w:r>
              <w:br/>
              <w:t>Scan tags in tag PARAMETER-VALUES</w:t>
            </w:r>
            <w:r>
              <w:br/>
              <w:t xml:space="preserve"> Parsing each parameter value include definition ref and value</w:t>
            </w:r>
            <w:r>
              <w:br/>
              <w:t xml:space="preserve"> return list of parameter value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50" w:author="Pham Minh Tu" w:date="2019-12-26T13:25:00Z">
          <w:pPr>
            <w:pStyle w:val="Heading4"/>
          </w:pPr>
        </w:pPrChange>
      </w:pPr>
      <w:r>
        <w:t>ParseThruReferences</w:t>
      </w:r>
    </w:p>
    <w:p w:rsidR="004025D7" w:rsidRDefault="004025D7" w:rsidP="004025D7">
      <w:pPr>
        <w:pStyle w:val="DesignID"/>
      </w:pPr>
      <w:r>
        <w:t>GENERIC_GDD_CLS_019_033: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ParseThruReferences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XElement element</w:t>
            </w:r>
          </w:p>
        </w:tc>
        <w:tc>
          <w:tcPr>
            <w:tcW w:w="1038" w:type="dxa"/>
            <w:gridSpan w:val="2"/>
            <w:shd w:val="clear" w:color="auto" w:fill="auto"/>
          </w:tcPr>
          <w:p w:rsidR="004025D7" w:rsidRDefault="004025D7" w:rsidP="00CD1F8E">
            <w:r>
              <w:t xml:space="preserve">Elements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IList ItemValue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tag REFERENCES-VALUES of container and store in Container as an attribute</w:t>
            </w:r>
          </w:p>
          <w:p w:rsidR="004025D7" w:rsidRDefault="004025D7" w:rsidP="00CD1F8E">
            <w:pPr>
              <w:pStyle w:val="SourceCode"/>
            </w:pPr>
            <w:r>
              <w:t>Algorithm:</w:t>
            </w:r>
            <w:r>
              <w:br/>
            </w:r>
            <w:r>
              <w:lastRenderedPageBreak/>
              <w:t>Scan tags in tag REFERENCES-VALUES</w:t>
            </w:r>
            <w:r>
              <w:br/>
              <w:t xml:space="preserve"> Parsing each reference value include definition ref and value</w:t>
            </w:r>
            <w:r>
              <w:br/>
              <w:t xml:space="preserve"> return list of reference value</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1451" w:author="Pham Minh Tu" w:date="2019-12-26T13:25:00Z">
          <w:pPr>
            <w:pStyle w:val="Heading4"/>
          </w:pPr>
        </w:pPrChange>
      </w:pPr>
      <w:r>
        <w:t>ParseTransFileSection</w:t>
      </w:r>
    </w:p>
    <w:p w:rsidR="004025D7" w:rsidRDefault="004025D7" w:rsidP="004025D7">
      <w:pPr>
        <w:pStyle w:val="DesignID"/>
      </w:pPr>
      <w:r>
        <w:t>GENERIC_GDD_CLS_019_034: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ParseTransFileSection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translationFilePath</w:t>
            </w:r>
          </w:p>
        </w:tc>
        <w:tc>
          <w:tcPr>
            <w:tcW w:w="1038" w:type="dxa"/>
            <w:gridSpan w:val="2"/>
            <w:shd w:val="clear" w:color="auto" w:fill="auto"/>
          </w:tcPr>
          <w:p w:rsidR="004025D7" w:rsidRDefault="004025D7" w:rsidP="00CD1F8E">
            <w:r>
              <w:t xml:space="preserve">Translation file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XElement transFileSection</w:t>
            </w:r>
          </w:p>
        </w:tc>
        <w:tc>
          <w:tcPr>
            <w:tcW w:w="1038" w:type="dxa"/>
            <w:gridSpan w:val="2"/>
            <w:shd w:val="clear" w:color="auto" w:fill="auto"/>
          </w:tcPr>
          <w:p w:rsidR="004025D7" w:rsidRDefault="004025D7" w:rsidP="00CD1F8E">
            <w:r>
              <w:t xml:space="preserve">Section TRANSLATION-FILE-PATH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deviceName</w:t>
            </w:r>
          </w:p>
        </w:tc>
        <w:tc>
          <w:tcPr>
            <w:tcW w:w="1038" w:type="dxa"/>
            <w:gridSpan w:val="2"/>
            <w:shd w:val="clear" w:color="auto" w:fill="auto"/>
          </w:tcPr>
          <w:p w:rsidR="004025D7" w:rsidRDefault="004025D7" w:rsidP="00CD1F8E">
            <w:r>
              <w:t xml:space="preserve">Device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translation file section defined by tag TRANSLATION-FILE-PATH</w:t>
            </w:r>
          </w:p>
          <w:p w:rsidR="004025D7" w:rsidRDefault="004025D7" w:rsidP="00CD1F8E">
            <w:pPr>
              <w:pStyle w:val="SourceCode"/>
            </w:pPr>
            <w:r>
              <w:t>Algorithm:</w:t>
            </w:r>
            <w:r>
              <w:br/>
              <w:t>IF transFileSection is null THEN</w:t>
            </w:r>
            <w:r>
              <w:br/>
              <w:t xml:space="preserve">     Return false</w:t>
            </w:r>
            <w:r>
              <w:br/>
              <w:t xml:space="preserve"> End</w:t>
            </w:r>
            <w:r>
              <w:br/>
            </w:r>
            <w:r>
              <w:br/>
              <w:t xml:space="preserve"> Try to get translation header file path from deviceName tag which is a child of transFileSection</w:t>
            </w:r>
            <w:r>
              <w:br/>
              <w:t xml:space="preserve">     - Report error ERR000014 if there are NO children of transFileSection and exit</w:t>
            </w:r>
            <w:r>
              <w:br/>
              <w:t xml:space="preserve">     - Report error ERR000015 if there are NO deviceName tag in transFileSection and exit</w:t>
            </w:r>
            <w:r>
              <w:br/>
            </w:r>
            <w:r>
              <w:br/>
              <w:t xml:space="preserve"> IF NO error found THEN</w:t>
            </w:r>
            <w:r>
              <w:br/>
              <w:t xml:space="preserve">     Save all define macro in translation header file</w:t>
            </w:r>
            <w:r>
              <w:br/>
              <w:t xml:space="preserve">     RETURN true</w:t>
            </w:r>
            <w:r>
              <w:br/>
              <w:t xml:space="preserve"> End</w:t>
            </w:r>
          </w:p>
        </w:tc>
      </w:tr>
    </w:tbl>
    <w:p w:rsidR="004025D7" w:rsidRDefault="004025D7" w:rsidP="004025D7">
      <w:pPr>
        <w:pStyle w:val="RefReq"/>
      </w:pPr>
      <w:r>
        <w:t xml:space="preserve">{Ref: </w:t>
      </w:r>
      <w:r w:rsidR="001D39EF">
        <w:t>[1]</w:t>
      </w:r>
      <w:r>
        <w:t xml:space="preserve"> </w:t>
      </w:r>
      <w:r w:rsidR="001A484A">
        <w:t>CMN_GFD_ERR_014, CMN_GFD_ERR_015</w:t>
      </w:r>
      <w:r w:rsidR="00AE0318">
        <w:t xml:space="preserve">, </w:t>
      </w:r>
      <w:r w:rsidR="00AE0318" w:rsidRPr="00702CF2">
        <w:t>GENERIC_TFD_</w:t>
      </w:r>
      <w:del w:id="1452" w:author="Pham Minh Tu" w:date="2020-01-03T14:49:00Z">
        <w:r w:rsidR="00AE0318" w:rsidRPr="00702CF2" w:rsidDel="00C311A1">
          <w:delText>X1x</w:delText>
        </w:r>
      </w:del>
      <w:ins w:id="1453" w:author="Pham Minh Tu" w:date="2020-01-03T14:49:00Z">
        <w:r w:rsidR="00C311A1">
          <w:t>X2x</w:t>
        </w:r>
      </w:ins>
      <w:r w:rsidR="00AE0318" w:rsidRPr="00702CF2">
        <w:t>_GT_ERR_014</w:t>
      </w:r>
      <w:r w:rsidR="00AE0318">
        <w:t xml:space="preserve">, </w:t>
      </w:r>
      <w:r w:rsidR="00AE0318" w:rsidRPr="00702CF2">
        <w:t>GENERIC_TFD_</w:t>
      </w:r>
      <w:del w:id="1454" w:author="Pham Minh Tu" w:date="2020-01-03T14:49:00Z">
        <w:r w:rsidR="00AE0318" w:rsidRPr="00702CF2" w:rsidDel="00C311A1">
          <w:delText>X1x</w:delText>
        </w:r>
      </w:del>
      <w:ins w:id="1455" w:author="Pham Minh Tu" w:date="2020-01-03T14:49:00Z">
        <w:r w:rsidR="00C311A1">
          <w:t>X2x</w:t>
        </w:r>
      </w:ins>
      <w:r w:rsidR="00AE0318" w:rsidRPr="00702CF2">
        <w:t>_GT_ERR_015</w:t>
      </w:r>
      <w:r>
        <w:t>}</w:t>
      </w:r>
    </w:p>
    <w:p w:rsidR="004025D7" w:rsidRDefault="004025D7" w:rsidP="004025D7"/>
    <w:p w:rsidR="004025D7" w:rsidRDefault="004025D7">
      <w:pPr>
        <w:pStyle w:val="Heading5"/>
        <w:pPrChange w:id="1456" w:author="Pham Minh Tu" w:date="2019-12-26T13:25:00Z">
          <w:pPr>
            <w:pStyle w:val="Heading4"/>
          </w:pPr>
        </w:pPrChange>
      </w:pPr>
      <w:r>
        <w:t>ParseTranslationFile</w:t>
      </w:r>
    </w:p>
    <w:p w:rsidR="004025D7" w:rsidRDefault="004025D7" w:rsidP="004025D7">
      <w:pPr>
        <w:pStyle w:val="DesignID"/>
      </w:pPr>
      <w:r>
        <w:t>GENERIC_GDD_CLS_019_035: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ParseTranslationFile</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translation file as .trxml</w:t>
            </w:r>
          </w:p>
          <w:p w:rsidR="004025D7" w:rsidRDefault="004025D7" w:rsidP="00ED0034">
            <w:pPr>
              <w:pStyle w:val="SourceCode"/>
            </w:pPr>
            <w:r>
              <w:t>Algorithm:</w:t>
            </w:r>
            <w:r>
              <w:br/>
              <w:t>Read translation file path from runtimeConfiguration.TranslationFilePath</w:t>
            </w:r>
            <w:r>
              <w:br/>
              <w:t xml:space="preserve"> </w:t>
            </w:r>
            <w:r>
              <w:br/>
              <w:t xml:space="preserve"> Get device name configured in containers of current module (specfied by basicConfiguration.ModuleName)</w:t>
            </w:r>
            <w:r>
              <w:br/>
              <w:t xml:space="preserve"> IF device name is null or empty THEN</w:t>
            </w:r>
            <w:r>
              <w:br/>
              <w:t xml:space="preserve">     Report error ERR000039 and exit</w:t>
            </w:r>
            <w:r>
              <w:br/>
              <w:t xml:space="preserve"> End</w:t>
            </w:r>
            <w:r>
              <w:br/>
            </w:r>
            <w:r>
              <w:br/>
              <w:t xml:space="preserve"> IF device name has not support yet then report error ERR000046 THEN</w:t>
            </w:r>
            <w:r>
              <w:br/>
              <w:t xml:space="preserve"> Call method parseTransFileSection to parse TRANSLATION-FILE-PATH section</w:t>
            </w:r>
            <w:r>
              <w:br/>
              <w:t xml:space="preserve"> Call method parseDeviceFileSection to parse DEVICE-FILE-PATH section</w:t>
            </w:r>
            <w:r>
              <w:br/>
            </w:r>
            <w:r>
              <w:br/>
              <w:t xml:space="preserve"> IF result of parseTransFileSection or parseDeviceFileSection is FALSE</w:t>
            </w:r>
            <w:r>
              <w:br/>
              <w:t xml:space="preserve">     Report error ERR000013 and exit</w:t>
            </w:r>
            <w:r>
              <w:br/>
              <w:t xml:space="preserve"> End</w:t>
            </w:r>
          </w:p>
        </w:tc>
      </w:tr>
    </w:tbl>
    <w:p w:rsidR="004025D7" w:rsidRDefault="005A4C5A" w:rsidP="004025D7">
      <w:pPr>
        <w:pStyle w:val="RefReq"/>
      </w:pPr>
      <w:r>
        <w:t xml:space="preserve">{Ref: </w:t>
      </w:r>
      <w:r w:rsidR="001D39EF">
        <w:t>[1]</w:t>
      </w:r>
      <w:r w:rsidR="004025D7">
        <w:t xml:space="preserve"> </w:t>
      </w:r>
      <w:r w:rsidR="001A484A">
        <w:t>CMN_GFD_ERR_013, CMN_GFD_ERR_039</w:t>
      </w:r>
      <w:r>
        <w:t>, CMN_GFD_ERR_046</w:t>
      </w:r>
      <w:r w:rsidR="0072097B">
        <w:t xml:space="preserve">, </w:t>
      </w:r>
      <w:r w:rsidR="0072097B" w:rsidRPr="00E451BA">
        <w:t>GENERIC_TFD_</w:t>
      </w:r>
      <w:del w:id="1457" w:author="Pham Minh Tu" w:date="2020-01-03T14:49:00Z">
        <w:r w:rsidR="0072097B" w:rsidRPr="00E451BA" w:rsidDel="00C311A1">
          <w:delText>X1x</w:delText>
        </w:r>
      </w:del>
      <w:ins w:id="1458" w:author="Pham Minh Tu" w:date="2020-01-03T14:49:00Z">
        <w:r w:rsidR="00C311A1">
          <w:t>X2x</w:t>
        </w:r>
      </w:ins>
      <w:r w:rsidR="0072097B" w:rsidRPr="00E451BA">
        <w:t>_GT_SAMPUSG_011</w:t>
      </w:r>
      <w:r w:rsidR="00AE0318">
        <w:t xml:space="preserve">, </w:t>
      </w:r>
      <w:r w:rsidR="00AE0318" w:rsidRPr="00702CF2">
        <w:t>GENERIC_TFD_</w:t>
      </w:r>
      <w:del w:id="1459" w:author="Pham Minh Tu" w:date="2020-01-03T14:49:00Z">
        <w:r w:rsidR="00AE0318" w:rsidRPr="00702CF2" w:rsidDel="00C311A1">
          <w:delText>X1x</w:delText>
        </w:r>
      </w:del>
      <w:ins w:id="1460" w:author="Pham Minh Tu" w:date="2020-01-03T14:49:00Z">
        <w:r w:rsidR="00C311A1">
          <w:t>X2x</w:t>
        </w:r>
      </w:ins>
      <w:r w:rsidR="00AE0318" w:rsidRPr="00702CF2">
        <w:t>_GT_ERR_013</w:t>
      </w:r>
      <w:r w:rsidR="00730FD0">
        <w:t xml:space="preserve">, </w:t>
      </w:r>
      <w:r w:rsidR="00730FD0" w:rsidRPr="00573671">
        <w:t>GENERIC_TFD_</w:t>
      </w:r>
      <w:del w:id="1461" w:author="Pham Minh Tu" w:date="2020-01-03T14:49:00Z">
        <w:r w:rsidR="00730FD0" w:rsidRPr="00573671" w:rsidDel="00C311A1">
          <w:delText>X1x</w:delText>
        </w:r>
      </w:del>
      <w:ins w:id="1462" w:author="Pham Minh Tu" w:date="2020-01-03T14:49:00Z">
        <w:r w:rsidR="00C311A1">
          <w:t>X2x</w:t>
        </w:r>
      </w:ins>
      <w:r w:rsidR="00730FD0" w:rsidRPr="00573671">
        <w:t>_GT_ERR_039</w:t>
      </w:r>
      <w:r w:rsidR="00730FD0">
        <w:t>,</w:t>
      </w:r>
      <w:r w:rsidR="00730FD0" w:rsidRPr="00730FD0">
        <w:t xml:space="preserve"> </w:t>
      </w:r>
      <w:r w:rsidR="00730FD0" w:rsidRPr="00573671">
        <w:t>GENERIC_TFD_</w:t>
      </w:r>
      <w:del w:id="1463" w:author="Pham Minh Tu" w:date="2020-01-03T14:49:00Z">
        <w:r w:rsidR="00730FD0" w:rsidRPr="00573671" w:rsidDel="00C311A1">
          <w:delText>X1x</w:delText>
        </w:r>
      </w:del>
      <w:ins w:id="1464" w:author="Pham Minh Tu" w:date="2020-01-03T14:49:00Z">
        <w:r w:rsidR="00C311A1">
          <w:t>X2x</w:t>
        </w:r>
      </w:ins>
      <w:r w:rsidR="00730FD0" w:rsidRPr="00573671">
        <w:t>_GT_ERR_046</w:t>
      </w:r>
      <w:r w:rsidR="004025D7">
        <w:t>}</w:t>
      </w:r>
    </w:p>
    <w:p w:rsidR="004025D7" w:rsidRDefault="004025D7" w:rsidP="004025D7"/>
    <w:p w:rsidR="004025D7" w:rsidRDefault="004025D7">
      <w:pPr>
        <w:pStyle w:val="Heading5"/>
        <w:pPrChange w:id="1465" w:author="Pham Minh Tu" w:date="2019-12-26T13:26:00Z">
          <w:pPr>
            <w:pStyle w:val="Heading4"/>
          </w:pPr>
        </w:pPrChange>
      </w:pPr>
      <w:r>
        <w:t>ParserXML</w:t>
      </w:r>
    </w:p>
    <w:p w:rsidR="004025D7" w:rsidRDefault="004025D7" w:rsidP="004025D7">
      <w:pPr>
        <w:pStyle w:val="DesignID"/>
      </w:pPr>
      <w:r>
        <w:t>GENERIC_GDD_CLS_019_036: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ParserXML</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rsidRPr="005B07B4">
              <w:t>Parser XML constructor without arguments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66" w:author="Pham Minh Tu" w:date="2019-12-26T13:26:00Z">
          <w:pPr>
            <w:pStyle w:val="Heading4"/>
          </w:pPr>
        </w:pPrChange>
      </w:pPr>
      <w:r>
        <w:t>ParserXML</w:t>
      </w:r>
    </w:p>
    <w:p w:rsidR="004025D7" w:rsidRDefault="004025D7" w:rsidP="004025D7">
      <w:pPr>
        <w:pStyle w:val="DesignID"/>
      </w:pPr>
      <w:r>
        <w:t>GENERIC_GDD_CLS_019_037: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ParserXML</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 xml:space="preserve"> cdfData</w:t>
            </w:r>
          </w:p>
        </w:tc>
        <w:tc>
          <w:tcPr>
            <w:tcW w:w="4154" w:type="dxa"/>
            <w:gridSpan w:val="2"/>
            <w:shd w:val="clear" w:color="auto" w:fill="auto"/>
          </w:tcPr>
          <w:p w:rsidR="004025D7" w:rsidRDefault="004025D7" w:rsidP="00CD1F8E">
            <w:r>
              <w:t xml:space="preserve">Cdf data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runtimeConfiguration</w:t>
            </w:r>
          </w:p>
        </w:tc>
        <w:tc>
          <w:tcPr>
            <w:tcW w:w="4154" w:type="dxa"/>
            <w:gridSpan w:val="2"/>
            <w:shd w:val="clear" w:color="auto" w:fill="auto"/>
          </w:tcPr>
          <w:p w:rsidR="004025D7" w:rsidRDefault="004025D7" w:rsidP="00CD1F8E">
            <w:r>
              <w:t xml:space="preserve">Runtime configuration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basicConfiguration</w:t>
            </w:r>
          </w:p>
        </w:tc>
        <w:tc>
          <w:tcPr>
            <w:tcW w:w="4154" w:type="dxa"/>
            <w:gridSpan w:val="2"/>
            <w:shd w:val="clear" w:color="auto" w:fill="auto"/>
          </w:tcPr>
          <w:p w:rsidR="004025D7" w:rsidRDefault="004025D7" w:rsidP="00CD1F8E">
            <w:r>
              <w:t xml:space="preserve">Basic configuration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register</w:t>
            </w:r>
          </w:p>
        </w:tc>
        <w:tc>
          <w:tcPr>
            <w:tcW w:w="4154" w:type="dxa"/>
            <w:gridSpan w:val="2"/>
            <w:shd w:val="clear" w:color="auto" w:fill="auto"/>
          </w:tcPr>
          <w:p w:rsidR="004025D7" w:rsidRDefault="004025D7" w:rsidP="00CD1F8E">
            <w:r>
              <w:t xml:space="preserve">Register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userInterface</w:t>
            </w:r>
          </w:p>
        </w:tc>
        <w:tc>
          <w:tcPr>
            <w:tcW w:w="4154" w:type="dxa"/>
            <w:gridSpan w:val="2"/>
            <w:shd w:val="clear" w:color="auto" w:fill="auto"/>
          </w:tcPr>
          <w:p w:rsidR="004025D7" w:rsidRDefault="004025D7" w:rsidP="00CD1F8E">
            <w:r>
              <w:t xml:space="preserve">User interface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rsidRPr="005B07B4">
              <w:t>Parser XML constructor with arguments</w:t>
            </w:r>
          </w:p>
          <w:p w:rsidR="004025D7" w:rsidRDefault="004025D7" w:rsidP="00CD1F8E">
            <w:pPr>
              <w:pStyle w:val="SourceCode"/>
            </w:pPr>
            <w:r>
              <w:t>Algorithm:</w:t>
            </w:r>
            <w:r>
              <w:br/>
              <w:t>Init values of ICdfData, IRuntimeConfiguration, IBasicConfiguration, IRegisterProcessing, IUserInterface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67" w:author="Pham Minh Tu" w:date="2019-12-26T13:26:00Z">
          <w:pPr>
            <w:pStyle w:val="Heading4"/>
          </w:pPr>
        </w:pPrChange>
      </w:pPr>
      <w:r>
        <w:t>ShouldFilterOutConfiguration</w:t>
      </w:r>
    </w:p>
    <w:p w:rsidR="004025D7" w:rsidRDefault="004025D7" w:rsidP="004025D7">
      <w:pPr>
        <w:pStyle w:val="DesignID"/>
      </w:pPr>
      <w:r>
        <w:t>GENERIC_GDD_CLS_019_038: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ShouldFilterOutConfiguration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config</w:t>
            </w:r>
          </w:p>
        </w:tc>
        <w:tc>
          <w:tcPr>
            <w:tcW w:w="1038" w:type="dxa"/>
            <w:gridSpan w:val="2"/>
            <w:shd w:val="clear" w:color="auto" w:fill="auto"/>
          </w:tcPr>
          <w:p w:rsidR="004025D7" w:rsidRDefault="004025D7" w:rsidP="00CD1F8E">
            <w:r>
              <w:t xml:space="preserve">Configuration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List&lt; string &gt; vendors</w:t>
            </w:r>
          </w:p>
        </w:tc>
        <w:tc>
          <w:tcPr>
            <w:tcW w:w="1038" w:type="dxa"/>
            <w:gridSpan w:val="2"/>
            <w:shd w:val="clear" w:color="auto" w:fill="auto"/>
          </w:tcPr>
          <w:p w:rsidR="004025D7" w:rsidRDefault="004025D7" w:rsidP="00CD1F8E">
            <w:r>
              <w:t>List of string vendors</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Should filter out configuration that is match with provided vendor by user.</w:t>
            </w:r>
          </w:p>
          <w:p w:rsidR="004025D7" w:rsidRDefault="004025D7" w:rsidP="00CD1F8E">
            <w:pPr>
              <w:pStyle w:val="SourceCode"/>
            </w:pPr>
            <w:r>
              <w:t>Algorithm:</w:t>
            </w:r>
            <w:r>
              <w:br/>
              <w:t>IF configuration should be filtered by conditions</w:t>
            </w:r>
            <w:r>
              <w:br/>
              <w:t xml:space="preserve"> - moduleName extracted from config.DefinitionRef is NOT one of MCAL modules and</w:t>
            </w:r>
            <w:r>
              <w:br/>
              <w:t xml:space="preserve"> - DefinitionRef value of configuration is NOT started with "/" + runtimeConfiguration.VendorFilter</w:t>
            </w:r>
            <w:r>
              <w:br/>
              <w:t xml:space="preserve"> END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68" w:author="Pham Minh Tu" w:date="2019-12-26T13:26:00Z">
          <w:pPr>
            <w:pStyle w:val="Heading4"/>
          </w:pPr>
        </w:pPrChange>
      </w:pPr>
      <w:r>
        <w:lastRenderedPageBreak/>
        <w:t>UpdateBasicConfigurationIfNeeded</w:t>
      </w:r>
    </w:p>
    <w:p w:rsidR="004025D7" w:rsidRDefault="004025D7" w:rsidP="004025D7">
      <w:pPr>
        <w:pStyle w:val="DesignID"/>
      </w:pPr>
      <w:r>
        <w:t>GENERIC_GDD_CLS_019_039: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UpdateBasicConfigurationIfNeeded</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Update basic configuration if needed</w:t>
            </w:r>
          </w:p>
          <w:p w:rsidR="004025D7" w:rsidRDefault="004025D7" w:rsidP="00CD1F8E">
            <w:pPr>
              <w:pStyle w:val="SourceCode"/>
            </w:pPr>
            <w:r>
              <w:t>Algorithm:</w:t>
            </w:r>
            <w:r>
              <w:br/>
              <w:t>For each container in cdfData of current module (specified by basicConfiguration.ModuleName)</w:t>
            </w:r>
            <w:r>
              <w:br/>
              <w:t xml:space="preserve">     If found parameter DeviceName and its value is NOT null or empty</w:t>
            </w:r>
            <w:r>
              <w:br/>
              <w:t xml:space="preserve">         Add device name to collection "result"</w:t>
            </w:r>
            <w:r>
              <w:br/>
              <w:t xml:space="preserve">     End</w:t>
            </w:r>
            <w:r>
              <w:br/>
              <w:t xml:space="preserve"> End</w:t>
            </w:r>
            <w:r>
              <w:br/>
            </w:r>
            <w:r>
              <w:br/>
              <w:t xml:space="preserve"> If having device names in collection "result"</w:t>
            </w:r>
            <w:r>
              <w:br/>
              <w:t xml:space="preserve">     Set collection "result" to basicConfiguration.DeviceNames</w:t>
            </w:r>
            <w:r>
              <w:br/>
              <w:t xml:space="preserve"> End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69" w:author="Pham Minh Tu" w:date="2019-12-26T13:26:00Z">
          <w:pPr>
            <w:pStyle w:val="Heading4"/>
          </w:pPr>
        </w:pPrChange>
      </w:pPr>
      <w:r>
        <w:t>ValidateBswConfigurationDetail</w:t>
      </w:r>
    </w:p>
    <w:p w:rsidR="004025D7" w:rsidRDefault="004025D7" w:rsidP="004025D7">
      <w:pPr>
        <w:pStyle w:val="DesignID"/>
      </w:pPr>
      <w:r>
        <w:t>GENERIC_GDD_CLS_019_040: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ValidateBswConfigurationDetail</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bswConfig</w:t>
            </w:r>
          </w:p>
        </w:tc>
        <w:tc>
          <w:tcPr>
            <w:tcW w:w="1038" w:type="dxa"/>
            <w:gridSpan w:val="2"/>
            <w:shd w:val="clear" w:color="auto" w:fill="auto"/>
          </w:tcPr>
          <w:p w:rsidR="004025D7" w:rsidRDefault="004025D7" w:rsidP="00CD1F8E">
            <w:r>
              <w:t xml:space="preserve">Bsw configuration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Validate detail of basic software configuration</w:t>
            </w:r>
          </w:p>
          <w:p w:rsidR="004025D7" w:rsidRDefault="004025D7" w:rsidP="00CD1F8E">
            <w:pPr>
              <w:pStyle w:val="SourceCode"/>
            </w:pPr>
            <w:r>
              <w:t>Algorithm:</w:t>
            </w:r>
            <w:r>
              <w:br/>
              <w:t>IF (1) bswConfig.DescriptionShortName is null or THEN</w:t>
            </w:r>
            <w:r>
              <w:br/>
              <w:t xml:space="preserve">    (2) bswConfig.DescriptionShortName NOT start with basicConfiguration.ModuleName</w:t>
            </w:r>
            <w:r>
              <w:br/>
              <w:t xml:space="preserve">    Report error ERR000026 and exit</w:t>
            </w:r>
            <w:r>
              <w:br/>
              <w:t xml:space="preserve"> End</w:t>
            </w:r>
          </w:p>
        </w:tc>
      </w:tr>
    </w:tbl>
    <w:p w:rsidR="004025D7" w:rsidRDefault="001A484A" w:rsidP="004025D7">
      <w:pPr>
        <w:pStyle w:val="RefReq"/>
      </w:pPr>
      <w:r>
        <w:t xml:space="preserve">{Ref: </w:t>
      </w:r>
      <w:r w:rsidR="001D39EF">
        <w:t>[1]</w:t>
      </w:r>
      <w:r w:rsidR="004025D7">
        <w:t xml:space="preserve"> </w:t>
      </w:r>
      <w:r>
        <w:t>CMN_GFD_ERR_026</w:t>
      </w:r>
      <w:r w:rsidR="00D52AC0">
        <w:t xml:space="preserve">, </w:t>
      </w:r>
      <w:r w:rsidR="00D52AC0" w:rsidRPr="00702CF2">
        <w:t>GENERIC_TFD_</w:t>
      </w:r>
      <w:del w:id="1470" w:author="Pham Minh Tu" w:date="2020-01-03T14:49:00Z">
        <w:r w:rsidR="00D52AC0" w:rsidRPr="00702CF2" w:rsidDel="00C311A1">
          <w:delText>X1x</w:delText>
        </w:r>
      </w:del>
      <w:ins w:id="1471" w:author="Pham Minh Tu" w:date="2020-01-03T14:49:00Z">
        <w:r w:rsidR="00C311A1">
          <w:t>X2x</w:t>
        </w:r>
      </w:ins>
      <w:r w:rsidR="00D52AC0" w:rsidRPr="00702CF2">
        <w:t>_GT_ERR_026</w:t>
      </w:r>
      <w:r w:rsidR="004025D7">
        <w:t>}</w:t>
      </w:r>
    </w:p>
    <w:p w:rsidR="004025D7" w:rsidRDefault="004025D7" w:rsidP="004025D7"/>
    <w:p w:rsidR="004025D7" w:rsidRDefault="004025D7">
      <w:pPr>
        <w:pStyle w:val="Heading5"/>
        <w:pPrChange w:id="1472" w:author="Pham Minh Tu" w:date="2019-12-26T13:26:00Z">
          <w:pPr>
            <w:pStyle w:val="Heading4"/>
          </w:pPr>
        </w:pPrChange>
      </w:pPr>
      <w:r>
        <w:t>ValidateBswConfigurationsGeneral</w:t>
      </w:r>
    </w:p>
    <w:p w:rsidR="004025D7" w:rsidRDefault="004025D7" w:rsidP="004025D7">
      <w:pPr>
        <w:pStyle w:val="DesignID"/>
      </w:pPr>
      <w:r>
        <w:t>GENERIC_GDD_CLS_019_041: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1038" w:type="dxa"/>
            <w:gridSpan w:val="3"/>
            <w:shd w:val="clear" w:color="auto" w:fill="auto"/>
          </w:tcPr>
          <w:p w:rsidR="004025D7" w:rsidRDefault="004025D7" w:rsidP="00CD1F8E">
            <w:r>
              <w:t>ValidateBswConfigurationsGeneral</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Validate rules required for all BSW configuration</w:t>
            </w:r>
          </w:p>
          <w:p w:rsidR="004025D7" w:rsidRDefault="004025D7" w:rsidP="00CD1F8E">
            <w:pPr>
              <w:pStyle w:val="SourceCode"/>
            </w:pPr>
            <w:r>
              <w:t>Algorithm:</w:t>
            </w:r>
            <w:r>
              <w:br/>
              <w:t>Validate following rules</w:t>
            </w:r>
            <w:r>
              <w:br/>
              <w:t xml:space="preserve"> IF NO configuration found THEN</w:t>
            </w:r>
            <w:r>
              <w:br/>
              <w:t xml:space="preserve">         Report error ERR000036 and exit</w:t>
            </w:r>
            <w:r>
              <w:br/>
              <w:t xml:space="preserve"> End</w:t>
            </w:r>
          </w:p>
        </w:tc>
      </w:tr>
    </w:tbl>
    <w:p w:rsidR="004025D7" w:rsidRDefault="001A484A" w:rsidP="004025D7">
      <w:pPr>
        <w:pStyle w:val="RefReq"/>
      </w:pPr>
      <w:r>
        <w:t xml:space="preserve">{Ref: </w:t>
      </w:r>
      <w:r w:rsidR="001D39EF">
        <w:t>[1]</w:t>
      </w:r>
      <w:r w:rsidR="004025D7">
        <w:t xml:space="preserve"> </w:t>
      </w:r>
      <w:r>
        <w:t>CMN_GFD_ERR_036</w:t>
      </w:r>
      <w:r w:rsidR="00730FD0">
        <w:t xml:space="preserve">, </w:t>
      </w:r>
      <w:r w:rsidR="00730FD0" w:rsidRPr="00573671">
        <w:t>GENERIC_TFD_</w:t>
      </w:r>
      <w:del w:id="1473" w:author="Pham Minh Tu" w:date="2020-01-03T14:49:00Z">
        <w:r w:rsidR="00730FD0" w:rsidRPr="00573671" w:rsidDel="00C311A1">
          <w:delText>X1x</w:delText>
        </w:r>
      </w:del>
      <w:ins w:id="1474" w:author="Pham Minh Tu" w:date="2020-01-03T14:49:00Z">
        <w:r w:rsidR="00C311A1">
          <w:t>X2x</w:t>
        </w:r>
      </w:ins>
      <w:r w:rsidR="00730FD0" w:rsidRPr="00573671">
        <w:t>_GT_ERR_036</w:t>
      </w:r>
      <w:r w:rsidR="004025D7">
        <w:t>}</w:t>
      </w:r>
    </w:p>
    <w:p w:rsidR="004025D7" w:rsidRDefault="004025D7" w:rsidP="004025D7"/>
    <w:p w:rsidR="004025D7" w:rsidRDefault="004025D7">
      <w:pPr>
        <w:pStyle w:val="Heading5"/>
        <w:pPrChange w:id="1475" w:author="Pham Minh Tu" w:date="2019-12-26T13:26:00Z">
          <w:pPr>
            <w:pStyle w:val="Heading4"/>
          </w:pPr>
        </w:pPrChange>
      </w:pPr>
      <w:r>
        <w:t>convertToBool</w:t>
      </w:r>
    </w:p>
    <w:p w:rsidR="004025D7" w:rsidRDefault="004025D7" w:rsidP="004025D7">
      <w:pPr>
        <w:pStyle w:val="DesignID"/>
      </w:pPr>
      <w:r>
        <w:t>GENERIC_GDD_CLS_019_042: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convertToBool</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value</w:t>
            </w:r>
          </w:p>
        </w:tc>
        <w:tc>
          <w:tcPr>
            <w:tcW w:w="1038" w:type="dxa"/>
            <w:gridSpan w:val="2"/>
            <w:shd w:val="clear" w:color="auto" w:fill="auto"/>
          </w:tcPr>
          <w:p w:rsidR="004025D7" w:rsidRDefault="004025D7" w:rsidP="00CD1F8E">
            <w:r>
              <w:t>Value is converted to corresponding bool data type.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object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Convert value to corresponding bool data type.</w:t>
            </w:r>
          </w:p>
          <w:p w:rsidR="004025D7" w:rsidRDefault="004025D7" w:rsidP="00CD1F8E">
            <w:pPr>
              <w:pStyle w:val="SourceCode"/>
            </w:pPr>
            <w:r>
              <w:t>Algorithm:</w:t>
            </w:r>
            <w:r>
              <w:br/>
              <w:t>Convert string value such as true, false, 1, 0 to corresponding bool data type.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76" w:author="Pham Minh Tu" w:date="2019-12-26T13:26:00Z">
          <w:pPr>
            <w:pStyle w:val="Heading4"/>
          </w:pPr>
        </w:pPrChange>
      </w:pPr>
      <w:r>
        <w:t>convertToDouble</w:t>
      </w:r>
    </w:p>
    <w:p w:rsidR="004025D7" w:rsidRDefault="004025D7" w:rsidP="004025D7">
      <w:pPr>
        <w:pStyle w:val="DesignID"/>
      </w:pPr>
      <w:r>
        <w:t>GENERIC_GDD_CLS_019_043: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convertToDouble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value</w:t>
            </w:r>
          </w:p>
        </w:tc>
        <w:tc>
          <w:tcPr>
            <w:tcW w:w="1038" w:type="dxa"/>
            <w:gridSpan w:val="2"/>
            <w:shd w:val="clear" w:color="auto" w:fill="auto"/>
          </w:tcPr>
          <w:p w:rsidR="004025D7" w:rsidRDefault="004025D7" w:rsidP="00CD1F8E">
            <w:r>
              <w:t>Value is converted to corresponding double data type.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object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Description</w:t>
            </w:r>
          </w:p>
        </w:tc>
        <w:tc>
          <w:tcPr>
            <w:tcW w:w="6231" w:type="dxa"/>
            <w:gridSpan w:val="3"/>
            <w:shd w:val="clear" w:color="auto" w:fill="auto"/>
          </w:tcPr>
          <w:p w:rsidR="004025D7" w:rsidRDefault="004025D7" w:rsidP="00CD1F8E">
            <w:pPr>
              <w:pStyle w:val="SourceCode"/>
            </w:pPr>
            <w:r>
              <w:t>Convert value to corresponding double data type.</w:t>
            </w:r>
          </w:p>
          <w:p w:rsidR="004025D7" w:rsidRDefault="004025D7" w:rsidP="00CD1F8E">
            <w:pPr>
              <w:pStyle w:val="SourceCode"/>
            </w:pPr>
            <w:r>
              <w:t>Algorithm:</w:t>
            </w:r>
            <w:r>
              <w:br/>
              <w:t>Convert value such as NAN, -INF, INF or double value to corresponding double data type.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77" w:author="Pham Minh Tu" w:date="2019-12-26T13:26:00Z">
          <w:pPr>
            <w:pStyle w:val="Heading4"/>
          </w:pPr>
        </w:pPrChange>
      </w:pPr>
      <w:r>
        <w:t>convertToLong</w:t>
      </w:r>
    </w:p>
    <w:p w:rsidR="004025D7" w:rsidRDefault="004025D7" w:rsidP="004025D7">
      <w:pPr>
        <w:pStyle w:val="DesignID"/>
      </w:pPr>
      <w:r>
        <w:t>GENERIC_GDD_CLS_019_044: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convertToLong</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value</w:t>
            </w:r>
          </w:p>
        </w:tc>
        <w:tc>
          <w:tcPr>
            <w:tcW w:w="1038" w:type="dxa"/>
            <w:gridSpan w:val="2"/>
            <w:shd w:val="clear" w:color="auto" w:fill="auto"/>
          </w:tcPr>
          <w:p w:rsidR="004025D7" w:rsidRDefault="004025D7" w:rsidP="00CD1F8E">
            <w:r>
              <w:t>Value is converted to corresponding long data type.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object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Convert value to corresponding long data type.</w:t>
            </w:r>
          </w:p>
          <w:p w:rsidR="004025D7" w:rsidRDefault="004025D7" w:rsidP="00CD1F8E">
            <w:pPr>
              <w:pStyle w:val="SourceCode"/>
            </w:pPr>
            <w:r>
              <w:t>Algorithm:</w:t>
            </w:r>
            <w:r>
              <w:br/>
              <w:t>Convert value such as hexa, binary, octal to corresponding long data type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478" w:author="Pham Minh Tu" w:date="2019-12-26T13:26:00Z">
          <w:pPr>
            <w:pStyle w:val="Heading4"/>
          </w:pPr>
        </w:pPrChange>
      </w:pPr>
      <w:r>
        <w:t>convertValueFromString</w:t>
      </w:r>
    </w:p>
    <w:p w:rsidR="004025D7" w:rsidRDefault="004025D7" w:rsidP="004025D7">
      <w:pPr>
        <w:pStyle w:val="DesignID"/>
      </w:pPr>
      <w:r>
        <w:t>GENERIC_GDD_CLS_019_045: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convertValueFromString</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dataType</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dataValue</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object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Convert value to corresponding data type in CDF file.</w:t>
            </w:r>
          </w:p>
          <w:p w:rsidR="004025D7" w:rsidRDefault="004025D7" w:rsidP="00CD1F8E">
            <w:pPr>
              <w:pStyle w:val="SourceCode"/>
            </w:pPr>
            <w:r>
              <w:t>Algorithm:</w:t>
            </w:r>
            <w:r>
              <w:br/>
              <w:t>Check data type and convert value to corresponding data type.</w:t>
            </w:r>
          </w:p>
        </w:tc>
      </w:tr>
    </w:tbl>
    <w:p w:rsidR="004025D7" w:rsidRDefault="004025D7" w:rsidP="004025D7">
      <w:pPr>
        <w:pStyle w:val="RefReq"/>
      </w:pPr>
      <w:r>
        <w:t xml:space="preserve">{Ref: </w:t>
      </w:r>
      <w:r w:rsidR="00630415">
        <w:t>N/A</w:t>
      </w:r>
      <w:r>
        <w:t>}</w:t>
      </w:r>
    </w:p>
    <w:p w:rsidR="00B80227" w:rsidRDefault="00B80227">
      <w:pPr>
        <w:pStyle w:val="Heading5"/>
        <w:pPrChange w:id="1479" w:author="Pham Minh Tu" w:date="2019-12-26T13:26:00Z">
          <w:pPr>
            <w:pStyle w:val="Heading4"/>
          </w:pPr>
        </w:pPrChange>
      </w:pPr>
      <w:r>
        <w:t>getRootPaths</w:t>
      </w:r>
    </w:p>
    <w:p w:rsidR="00B80227" w:rsidRDefault="00B80227" w:rsidP="00B80227">
      <w:pPr>
        <w:pStyle w:val="DesignID"/>
      </w:pPr>
      <w:r>
        <w:t>GENERIC_GDD_CLS_019_046: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B80227" w:rsidTr="00752B38">
        <w:tc>
          <w:tcPr>
            <w:tcW w:w="2077" w:type="dxa"/>
            <w:shd w:val="clear" w:color="auto" w:fill="D0CECE"/>
          </w:tcPr>
          <w:p w:rsidR="00B80227" w:rsidRPr="00E2291F" w:rsidRDefault="00B80227" w:rsidP="00752B38">
            <w:pPr>
              <w:rPr>
                <w:b/>
              </w:rPr>
            </w:pPr>
            <w:r w:rsidRPr="00E2291F">
              <w:rPr>
                <w:b/>
              </w:rPr>
              <w:lastRenderedPageBreak/>
              <w:t>Method Name</w:t>
            </w:r>
          </w:p>
        </w:tc>
        <w:tc>
          <w:tcPr>
            <w:tcW w:w="1038" w:type="dxa"/>
            <w:gridSpan w:val="3"/>
            <w:shd w:val="clear" w:color="auto" w:fill="auto"/>
          </w:tcPr>
          <w:p w:rsidR="00B80227" w:rsidRDefault="00B80227" w:rsidP="00752B38">
            <w:r>
              <w:t>getRootPaths</w:t>
            </w:r>
          </w:p>
        </w:tc>
      </w:tr>
      <w:tr w:rsidR="00B80227" w:rsidTr="00752B38">
        <w:tc>
          <w:tcPr>
            <w:tcW w:w="2077" w:type="dxa"/>
            <w:vMerge w:val="restart"/>
            <w:shd w:val="clear" w:color="auto" w:fill="D0CECE"/>
          </w:tcPr>
          <w:p w:rsidR="00B80227" w:rsidRPr="00E2291F" w:rsidRDefault="00B80227" w:rsidP="00752B38">
            <w:pPr>
              <w:rPr>
                <w:b/>
              </w:rPr>
            </w:pPr>
            <w:r w:rsidRPr="00E2291F">
              <w:rPr>
                <w:b/>
              </w:rPr>
              <w:t>Arguments</w:t>
            </w:r>
          </w:p>
        </w:tc>
        <w:tc>
          <w:tcPr>
            <w:tcW w:w="4154" w:type="dxa"/>
            <w:vMerge w:val="restart"/>
            <w:shd w:val="clear" w:color="auto" w:fill="auto"/>
          </w:tcPr>
          <w:p w:rsidR="00B80227" w:rsidRDefault="00B80227" w:rsidP="00752B38">
            <w:r>
              <w:t>XDocument xmlDoc</w:t>
            </w:r>
          </w:p>
        </w:tc>
        <w:tc>
          <w:tcPr>
            <w:tcW w:w="1038" w:type="dxa"/>
            <w:gridSpan w:val="2"/>
            <w:shd w:val="clear" w:color="auto" w:fill="auto"/>
          </w:tcPr>
          <w:p w:rsidR="00B80227" w:rsidRDefault="00B80227" w:rsidP="00752B38">
            <w:r>
              <w:t xml:space="preserve">Xml doc </w:t>
            </w:r>
          </w:p>
        </w:tc>
      </w:tr>
      <w:tr w:rsidR="00B80227" w:rsidTr="00752B38">
        <w:tc>
          <w:tcPr>
            <w:tcW w:w="2077" w:type="dxa"/>
            <w:vMerge/>
            <w:shd w:val="clear" w:color="auto" w:fill="D0CECE"/>
          </w:tcPr>
          <w:p w:rsidR="00B80227" w:rsidRPr="00E2291F" w:rsidRDefault="00B80227" w:rsidP="00752B38">
            <w:pPr>
              <w:rPr>
                <w:b/>
              </w:rPr>
            </w:pPr>
          </w:p>
        </w:tc>
        <w:tc>
          <w:tcPr>
            <w:tcW w:w="2077" w:type="dxa"/>
            <w:vMerge/>
            <w:shd w:val="clear" w:color="auto" w:fill="auto"/>
          </w:tcPr>
          <w:p w:rsidR="00B80227" w:rsidRDefault="00B80227" w:rsidP="00752B38"/>
        </w:tc>
        <w:tc>
          <w:tcPr>
            <w:tcW w:w="1038" w:type="dxa"/>
            <w:shd w:val="clear" w:color="auto" w:fill="D3D3D3"/>
          </w:tcPr>
          <w:p w:rsidR="00B80227" w:rsidRDefault="00B80227" w:rsidP="00752B38">
            <w:r>
              <w:t>Range:</w:t>
            </w:r>
          </w:p>
        </w:tc>
        <w:tc>
          <w:tcPr>
            <w:tcW w:w="1038" w:type="dxa"/>
            <w:shd w:val="clear" w:color="auto" w:fill="auto"/>
          </w:tcPr>
          <w:p w:rsidR="00B80227" w:rsidRDefault="00B80227" w:rsidP="00752B38">
            <w:r>
              <w:t>None</w:t>
            </w:r>
          </w:p>
        </w:tc>
      </w:tr>
      <w:tr w:rsidR="00B80227" w:rsidTr="00752B38">
        <w:tc>
          <w:tcPr>
            <w:tcW w:w="2077" w:type="dxa"/>
            <w:vMerge w:val="restart"/>
            <w:shd w:val="clear" w:color="auto" w:fill="D0CECE"/>
          </w:tcPr>
          <w:p w:rsidR="00B80227" w:rsidRPr="00E2291F" w:rsidRDefault="00B80227" w:rsidP="00752B38">
            <w:pPr>
              <w:rPr>
                <w:b/>
              </w:rPr>
            </w:pPr>
            <w:r w:rsidRPr="00E2291F">
              <w:rPr>
                <w:b/>
              </w:rPr>
              <w:t>Return</w:t>
            </w:r>
          </w:p>
        </w:tc>
        <w:tc>
          <w:tcPr>
            <w:tcW w:w="4154" w:type="dxa"/>
            <w:vMerge w:val="restart"/>
            <w:shd w:val="clear" w:color="auto" w:fill="auto"/>
          </w:tcPr>
          <w:p w:rsidR="00B80227" w:rsidRDefault="00B80227" w:rsidP="00752B38">
            <w:r>
              <w:t xml:space="preserve">return a string array </w:t>
            </w:r>
          </w:p>
        </w:tc>
        <w:tc>
          <w:tcPr>
            <w:tcW w:w="1038" w:type="dxa"/>
            <w:gridSpan w:val="2"/>
            <w:shd w:val="clear" w:color="auto" w:fill="auto"/>
          </w:tcPr>
          <w:p w:rsidR="00B80227" w:rsidRDefault="00B80227" w:rsidP="00752B38">
            <w:r>
              <w:t>None</w:t>
            </w:r>
          </w:p>
        </w:tc>
      </w:tr>
      <w:tr w:rsidR="00B80227" w:rsidTr="00752B38">
        <w:tc>
          <w:tcPr>
            <w:tcW w:w="2077" w:type="dxa"/>
            <w:vMerge/>
            <w:shd w:val="clear" w:color="auto" w:fill="D0CECE"/>
          </w:tcPr>
          <w:p w:rsidR="00B80227" w:rsidRPr="00E2291F" w:rsidRDefault="00B80227" w:rsidP="00752B38">
            <w:pPr>
              <w:rPr>
                <w:b/>
              </w:rPr>
            </w:pPr>
          </w:p>
        </w:tc>
        <w:tc>
          <w:tcPr>
            <w:tcW w:w="2077" w:type="dxa"/>
            <w:vMerge/>
            <w:shd w:val="clear" w:color="auto" w:fill="auto"/>
          </w:tcPr>
          <w:p w:rsidR="00B80227" w:rsidRDefault="00B80227" w:rsidP="00752B38"/>
        </w:tc>
        <w:tc>
          <w:tcPr>
            <w:tcW w:w="1038" w:type="dxa"/>
            <w:shd w:val="clear" w:color="auto" w:fill="D3D3D3"/>
          </w:tcPr>
          <w:p w:rsidR="00B80227" w:rsidRDefault="00B80227" w:rsidP="00752B38">
            <w:r>
              <w:t>Range:</w:t>
            </w:r>
          </w:p>
        </w:tc>
        <w:tc>
          <w:tcPr>
            <w:tcW w:w="1038" w:type="dxa"/>
            <w:shd w:val="clear" w:color="auto" w:fill="auto"/>
          </w:tcPr>
          <w:p w:rsidR="00B80227" w:rsidRDefault="00B80227" w:rsidP="00752B38">
            <w:r>
              <w:t xml:space="preserve"> None </w:t>
            </w:r>
          </w:p>
        </w:tc>
      </w:tr>
      <w:tr w:rsidR="00B80227" w:rsidTr="00752B38">
        <w:tc>
          <w:tcPr>
            <w:tcW w:w="2077" w:type="dxa"/>
            <w:shd w:val="clear" w:color="auto" w:fill="D0CECE"/>
          </w:tcPr>
          <w:p w:rsidR="00B80227" w:rsidRPr="00E2291F" w:rsidRDefault="00B80227" w:rsidP="00752B38">
            <w:pPr>
              <w:rPr>
                <w:b/>
              </w:rPr>
            </w:pPr>
            <w:r w:rsidRPr="00E2291F">
              <w:rPr>
                <w:b/>
              </w:rPr>
              <w:t>Generated Value</w:t>
            </w:r>
          </w:p>
        </w:tc>
        <w:tc>
          <w:tcPr>
            <w:tcW w:w="6231" w:type="dxa"/>
            <w:gridSpan w:val="3"/>
            <w:shd w:val="clear" w:color="auto" w:fill="auto"/>
          </w:tcPr>
          <w:p w:rsidR="00B80227" w:rsidRDefault="00B80227" w:rsidP="00752B38">
            <w:r>
              <w:t xml:space="preserve"> None </w:t>
            </w:r>
          </w:p>
        </w:tc>
      </w:tr>
      <w:tr w:rsidR="00B80227" w:rsidTr="00752B38">
        <w:tc>
          <w:tcPr>
            <w:tcW w:w="2077" w:type="dxa"/>
            <w:shd w:val="clear" w:color="auto" w:fill="D0CECE"/>
          </w:tcPr>
          <w:p w:rsidR="00B80227" w:rsidRPr="00E2291F" w:rsidRDefault="00B80227" w:rsidP="00752B38">
            <w:pPr>
              <w:rPr>
                <w:b/>
              </w:rPr>
            </w:pPr>
            <w:r w:rsidRPr="00E2291F">
              <w:rPr>
                <w:b/>
              </w:rPr>
              <w:t>Description</w:t>
            </w:r>
          </w:p>
        </w:tc>
        <w:tc>
          <w:tcPr>
            <w:tcW w:w="6231" w:type="dxa"/>
            <w:gridSpan w:val="3"/>
            <w:shd w:val="clear" w:color="auto" w:fill="auto"/>
          </w:tcPr>
          <w:p w:rsidR="00B80227" w:rsidRDefault="00B80227" w:rsidP="00752B38">
            <w:pPr>
              <w:pStyle w:val="SourceCode"/>
            </w:pPr>
            <w:r>
              <w:t>Get root paths of a CDF/BSW file</w:t>
            </w:r>
          </w:p>
          <w:p w:rsidR="00B80227" w:rsidRDefault="00B80227" w:rsidP="00752B38">
            <w:pPr>
              <w:pStyle w:val="SourceCode"/>
            </w:pPr>
            <w:r>
              <w:t>Algorithm:</w:t>
            </w:r>
            <w:r>
              <w:br/>
              <w:t>Get all inner elements of xmlDoc that have name AR-PACKAGE and have inner tag is AR-PACKAGES or ELEMENTS</w:t>
            </w:r>
            <w:r>
              <w:br/>
              <w:t xml:space="preserve"> RETURN root paths by concatenating their short name by "/" separator</w:t>
            </w:r>
          </w:p>
        </w:tc>
      </w:tr>
    </w:tbl>
    <w:p w:rsidR="00B80227" w:rsidRDefault="00B80227" w:rsidP="00B80227">
      <w:pPr>
        <w:pStyle w:val="RefReq"/>
      </w:pPr>
      <w:r>
        <w:t xml:space="preserve">{Ref: </w:t>
      </w:r>
      <w:r w:rsidR="00630415">
        <w:t>N/A</w:t>
      </w:r>
      <w:r>
        <w:t>}</w:t>
      </w:r>
    </w:p>
    <w:p w:rsidR="004025D7" w:rsidRDefault="004025D7" w:rsidP="004025D7"/>
    <w:p w:rsidR="00742B51" w:rsidRDefault="00742B51">
      <w:pPr>
        <w:pStyle w:val="Heading3"/>
        <w:rPr>
          <w:moveTo w:id="1480" w:author="Pham Minh Tu" w:date="2019-12-27T14:15:00Z"/>
        </w:rPr>
        <w:pPrChange w:id="1481" w:author="Pham Minh Tu" w:date="2019-12-27T14:15:00Z">
          <w:pPr>
            <w:pStyle w:val="Heading2"/>
          </w:pPr>
        </w:pPrChange>
      </w:pPr>
      <w:bookmarkStart w:id="1482" w:name="_Toc29218975"/>
      <w:moveToRangeStart w:id="1483" w:author="Pham Minh Tu" w:date="2019-12-27T14:15:00Z" w:name="move28348560"/>
      <w:moveTo w:id="1484" w:author="Pham Minh Tu" w:date="2019-12-27T14:15:00Z">
        <w:r w:rsidRPr="000F5BF6">
          <w:t>ParseConfigStatus</w:t>
        </w:r>
        <w:bookmarkEnd w:id="1482"/>
      </w:moveTo>
    </w:p>
    <w:p w:rsidR="00742B51" w:rsidRDefault="00742B51" w:rsidP="00742B51">
      <w:pPr>
        <w:rPr>
          <w:moveTo w:id="1485" w:author="Pham Minh Tu" w:date="2019-12-27T14:15:00Z"/>
          <w:rFonts w:cs="Arial"/>
        </w:rPr>
      </w:pPr>
      <w:moveTo w:id="1486" w:author="Pham Minh Tu" w:date="2019-12-27T14:15:00Z">
        <w:r w:rsidRPr="006D3C18">
          <w:rPr>
            <w:rFonts w:cs="Arial"/>
          </w:rPr>
          <w:t>G</w:t>
        </w:r>
        <w:r>
          <w:rPr>
            <w:rFonts w:cs="Arial"/>
          </w:rPr>
          <w:t>ENERIC_GDD_DTT_</w:t>
        </w:r>
        <w:r w:rsidRPr="006D3C18">
          <w:rPr>
            <w:rFonts w:cs="Arial"/>
          </w:rPr>
          <w:t>00</w:t>
        </w:r>
        <w:r>
          <w:rPr>
            <w:rFonts w:cs="Arial"/>
          </w:rPr>
          <w:t>3</w:t>
        </w:r>
        <w:r>
          <w:rPr>
            <w:rFonts w:cs="Arial"/>
            <w:b/>
          </w:rPr>
          <w:t>:</w:t>
        </w:r>
        <w:r w:rsidRPr="000F5BF6">
          <w:rPr>
            <w:rFonts w:cs="Arial"/>
          </w:rPr>
          <w:t xml:space="preserve"> </w:t>
        </w:r>
      </w:moveTo>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421"/>
        <w:gridCol w:w="3160"/>
        <w:gridCol w:w="1971"/>
        <w:gridCol w:w="1971"/>
      </w:tblGrid>
      <w:tr w:rsidR="00742B51" w:rsidTr="002E7FE0">
        <w:trPr>
          <w:jc w:val="center"/>
        </w:trPr>
        <w:tc>
          <w:tcPr>
            <w:tcW w:w="834" w:type="pct"/>
            <w:tcBorders>
              <w:top w:val="single" w:sz="4" w:space="0" w:color="auto"/>
              <w:left w:val="single" w:sz="4" w:space="0" w:color="auto"/>
              <w:bottom w:val="single" w:sz="4" w:space="0" w:color="auto"/>
              <w:right w:val="single" w:sz="4" w:space="0" w:color="auto"/>
            </w:tcBorders>
            <w:shd w:val="clear" w:color="auto" w:fill="D9D9D9"/>
          </w:tcPr>
          <w:p w:rsidR="00742B51" w:rsidRDefault="00742B51" w:rsidP="002E7FE0">
            <w:pPr>
              <w:widowControl w:val="0"/>
              <w:spacing w:after="0"/>
              <w:jc w:val="both"/>
              <w:rPr>
                <w:moveTo w:id="1487" w:author="Pham Minh Tu" w:date="2019-12-27T14:15:00Z"/>
                <w:rFonts w:eastAsia="MS Gothic" w:cs="Arial"/>
                <w:b/>
                <w:bCs/>
                <w:kern w:val="2"/>
                <w:szCs w:val="21"/>
              </w:rPr>
            </w:pPr>
            <w:moveTo w:id="1488" w:author="Pham Minh Tu" w:date="2019-12-27T14:15:00Z">
              <w:r>
                <w:rPr>
                  <w:rFonts w:eastAsia="MS Gothic" w:cs="Arial"/>
                  <w:b/>
                  <w:bCs/>
                  <w:kern w:val="2"/>
                  <w:szCs w:val="21"/>
                </w:rPr>
                <w:t>Type:</w:t>
              </w:r>
            </w:moveTo>
          </w:p>
        </w:tc>
        <w:tc>
          <w:tcPr>
            <w:tcW w:w="4166" w:type="pct"/>
            <w:gridSpan w:val="3"/>
            <w:tcBorders>
              <w:top w:val="single" w:sz="4" w:space="0" w:color="auto"/>
              <w:left w:val="single" w:sz="4" w:space="0" w:color="auto"/>
              <w:bottom w:val="single" w:sz="4" w:space="0" w:color="auto"/>
              <w:right w:val="single" w:sz="4" w:space="0" w:color="auto"/>
            </w:tcBorders>
          </w:tcPr>
          <w:p w:rsidR="00742B51" w:rsidRDefault="00742B51" w:rsidP="002E7FE0">
            <w:pPr>
              <w:widowControl w:val="0"/>
              <w:spacing w:after="0"/>
              <w:jc w:val="both"/>
              <w:rPr>
                <w:moveTo w:id="1489" w:author="Pham Minh Tu" w:date="2019-12-27T14:15:00Z"/>
                <w:rFonts w:eastAsia="MS Gothic" w:cs="Arial"/>
                <w:kern w:val="2"/>
                <w:szCs w:val="21"/>
              </w:rPr>
            </w:pPr>
            <w:moveTo w:id="1490" w:author="Pham Minh Tu" w:date="2019-12-27T14:15:00Z">
              <w:r>
                <w:rPr>
                  <w:rFonts w:eastAsia="MS Gothic" w:cs="Arial"/>
                  <w:kern w:val="2"/>
                  <w:szCs w:val="21"/>
                </w:rPr>
                <w:t>enum</w:t>
              </w:r>
            </w:moveTo>
          </w:p>
        </w:tc>
      </w:tr>
      <w:tr w:rsidR="00742B51" w:rsidTr="002E7FE0">
        <w:trPr>
          <w:trHeight w:val="329"/>
          <w:jc w:val="center"/>
        </w:trPr>
        <w:tc>
          <w:tcPr>
            <w:tcW w:w="834" w:type="pct"/>
            <w:vMerge w:val="restart"/>
            <w:tcBorders>
              <w:top w:val="single" w:sz="4" w:space="0" w:color="auto"/>
              <w:left w:val="single" w:sz="4" w:space="0" w:color="auto"/>
              <w:right w:val="single" w:sz="4" w:space="0" w:color="auto"/>
            </w:tcBorders>
            <w:shd w:val="clear" w:color="auto" w:fill="D9D9D9"/>
            <w:hideMark/>
          </w:tcPr>
          <w:p w:rsidR="00742B51" w:rsidRDefault="00742B51" w:rsidP="002E7FE0">
            <w:pPr>
              <w:widowControl w:val="0"/>
              <w:spacing w:after="0"/>
              <w:jc w:val="both"/>
              <w:rPr>
                <w:moveTo w:id="1491" w:author="Pham Minh Tu" w:date="2019-12-27T14:15:00Z"/>
                <w:rFonts w:eastAsia="MS Gothic" w:cs="Arial"/>
                <w:kern w:val="2"/>
                <w:szCs w:val="21"/>
              </w:rPr>
            </w:pPr>
            <w:moveTo w:id="1492" w:author="Pham Minh Tu" w:date="2019-12-27T14:15:00Z">
              <w:r>
                <w:rPr>
                  <w:rFonts w:eastAsia="MS Gothic" w:cs="Arial"/>
                  <w:b/>
                  <w:bCs/>
                  <w:kern w:val="2"/>
                  <w:szCs w:val="21"/>
                </w:rPr>
                <w:t>Elements:</w:t>
              </w:r>
            </w:moveTo>
          </w:p>
        </w:tc>
        <w:tc>
          <w:tcPr>
            <w:tcW w:w="1854" w:type="pct"/>
            <w:vMerge w:val="restart"/>
            <w:tcBorders>
              <w:top w:val="single" w:sz="4" w:space="0" w:color="auto"/>
              <w:left w:val="single" w:sz="4" w:space="0" w:color="auto"/>
              <w:right w:val="single" w:sz="4" w:space="0" w:color="auto"/>
            </w:tcBorders>
          </w:tcPr>
          <w:p w:rsidR="00742B51" w:rsidRPr="008E25F1" w:rsidRDefault="00742B51" w:rsidP="002E7FE0">
            <w:pPr>
              <w:autoSpaceDE w:val="0"/>
              <w:autoSpaceDN w:val="0"/>
              <w:adjustRightInd w:val="0"/>
              <w:spacing w:after="0"/>
              <w:rPr>
                <w:moveTo w:id="1493" w:author="Pham Minh Tu" w:date="2019-12-27T14:15:00Z"/>
                <w:rFonts w:cs="Arial"/>
                <w:sz w:val="19"/>
                <w:szCs w:val="19"/>
              </w:rPr>
            </w:pPr>
            <w:moveTo w:id="1494" w:author="Pham Minh Tu" w:date="2019-12-27T14:15:00Z">
              <w:r w:rsidRPr="0005240D">
                <w:rPr>
                  <w:rFonts w:ascii="Consolas" w:eastAsiaTheme="minorHAnsi" w:hAnsi="Consolas" w:cs="Consolas"/>
                  <w:color w:val="000000"/>
                  <w:sz w:val="19"/>
                  <w:szCs w:val="19"/>
                  <w:lang w:eastAsia="en-US"/>
                </w:rPr>
                <w:t>SUCCESS</w:t>
              </w:r>
            </w:moveTo>
          </w:p>
        </w:tc>
        <w:tc>
          <w:tcPr>
            <w:tcW w:w="2313" w:type="pct"/>
            <w:gridSpan w:val="2"/>
            <w:tcBorders>
              <w:top w:val="single" w:sz="4" w:space="0" w:color="auto"/>
              <w:left w:val="single" w:sz="4" w:space="0" w:color="auto"/>
              <w:bottom w:val="single" w:sz="4" w:space="0" w:color="auto"/>
              <w:right w:val="single" w:sz="4" w:space="0" w:color="auto"/>
            </w:tcBorders>
          </w:tcPr>
          <w:p w:rsidR="00742B51" w:rsidRDefault="00742B51" w:rsidP="002E7FE0">
            <w:pPr>
              <w:widowControl w:val="0"/>
              <w:spacing w:after="0"/>
              <w:jc w:val="both"/>
              <w:rPr>
                <w:moveTo w:id="1495" w:author="Pham Minh Tu" w:date="2019-12-27T14:15:00Z"/>
                <w:rFonts w:eastAsia="MS Gothic" w:cs="Arial"/>
                <w:kern w:val="2"/>
                <w:szCs w:val="21"/>
              </w:rPr>
            </w:pPr>
            <w:moveTo w:id="1496" w:author="Pham Minh Tu" w:date="2019-12-27T14:15:00Z">
              <w:r>
                <w:rPr>
                  <w:rFonts w:eastAsia="MS Gothic" w:cs="Arial"/>
                  <w:kern w:val="2"/>
                  <w:szCs w:val="21"/>
                </w:rPr>
                <w:t>Success</w:t>
              </w:r>
            </w:moveTo>
          </w:p>
        </w:tc>
      </w:tr>
      <w:tr w:rsidR="00742B51" w:rsidTr="002E7FE0">
        <w:trPr>
          <w:trHeight w:val="112"/>
          <w:jc w:val="center"/>
        </w:trPr>
        <w:tc>
          <w:tcPr>
            <w:tcW w:w="834" w:type="pct"/>
            <w:vMerge/>
            <w:tcBorders>
              <w:left w:val="single" w:sz="4" w:space="0" w:color="auto"/>
              <w:right w:val="single" w:sz="4" w:space="0" w:color="auto"/>
            </w:tcBorders>
            <w:shd w:val="clear" w:color="auto" w:fill="D9D9D9"/>
          </w:tcPr>
          <w:p w:rsidR="00742B51" w:rsidRDefault="00742B51" w:rsidP="002E7FE0">
            <w:pPr>
              <w:widowControl w:val="0"/>
              <w:spacing w:after="0"/>
              <w:jc w:val="both"/>
              <w:rPr>
                <w:moveTo w:id="1497" w:author="Pham Minh Tu" w:date="2019-12-27T14:15:00Z"/>
                <w:rFonts w:eastAsia="MS Gothic" w:cs="Arial"/>
                <w:b/>
                <w:bCs/>
                <w:kern w:val="2"/>
                <w:szCs w:val="21"/>
              </w:rPr>
            </w:pPr>
          </w:p>
        </w:tc>
        <w:tc>
          <w:tcPr>
            <w:tcW w:w="1854" w:type="pct"/>
            <w:vMerge/>
            <w:tcBorders>
              <w:left w:val="single" w:sz="4" w:space="0" w:color="auto"/>
              <w:bottom w:val="single" w:sz="4" w:space="0" w:color="auto"/>
              <w:right w:val="single" w:sz="4" w:space="0" w:color="auto"/>
            </w:tcBorders>
          </w:tcPr>
          <w:p w:rsidR="00742B51" w:rsidRPr="008E25F1" w:rsidRDefault="00742B51" w:rsidP="002E7FE0">
            <w:pPr>
              <w:widowControl w:val="0"/>
              <w:spacing w:after="0"/>
              <w:jc w:val="both"/>
              <w:rPr>
                <w:moveTo w:id="1498" w:author="Pham Minh Tu" w:date="2019-12-27T14:15:00Z"/>
                <w:rFonts w:eastAsia="MS Gothic" w:cs="Arial"/>
                <w:kern w:val="2"/>
                <w:szCs w:val="21"/>
              </w:rPr>
            </w:pPr>
          </w:p>
        </w:tc>
        <w:tc>
          <w:tcPr>
            <w:tcW w:w="1156" w:type="pct"/>
            <w:tcBorders>
              <w:top w:val="single" w:sz="4" w:space="0" w:color="auto"/>
              <w:left w:val="single" w:sz="4" w:space="0" w:color="auto"/>
              <w:bottom w:val="single" w:sz="4" w:space="0" w:color="auto"/>
              <w:right w:val="single" w:sz="4" w:space="0" w:color="auto"/>
            </w:tcBorders>
            <w:shd w:val="clear" w:color="auto" w:fill="D9D9D9"/>
          </w:tcPr>
          <w:p w:rsidR="00742B51" w:rsidRDefault="00742B51" w:rsidP="002E7FE0">
            <w:pPr>
              <w:widowControl w:val="0"/>
              <w:spacing w:after="0"/>
              <w:jc w:val="both"/>
              <w:rPr>
                <w:moveTo w:id="1499" w:author="Pham Minh Tu" w:date="2019-12-27T14:15:00Z"/>
                <w:rFonts w:eastAsia="MS Gothic" w:cs="Arial"/>
                <w:kern w:val="2"/>
                <w:szCs w:val="21"/>
              </w:rPr>
            </w:pPr>
            <w:moveTo w:id="1500" w:author="Pham Minh Tu" w:date="2019-12-27T14:15:00Z">
              <w:r>
                <w:rPr>
                  <w:rFonts w:eastAsia="MS Gothic" w:cs="Arial"/>
                  <w:b/>
                  <w:kern w:val="2"/>
                  <w:szCs w:val="21"/>
                </w:rPr>
                <w:t>Range:</w:t>
              </w:r>
            </w:moveTo>
          </w:p>
        </w:tc>
        <w:tc>
          <w:tcPr>
            <w:tcW w:w="1156" w:type="pct"/>
            <w:tcBorders>
              <w:top w:val="single" w:sz="4" w:space="0" w:color="auto"/>
              <w:left w:val="single" w:sz="4" w:space="0" w:color="auto"/>
              <w:bottom w:val="single" w:sz="4" w:space="0" w:color="auto"/>
              <w:right w:val="single" w:sz="4" w:space="0" w:color="auto"/>
            </w:tcBorders>
          </w:tcPr>
          <w:p w:rsidR="00742B51" w:rsidRDefault="00742B51" w:rsidP="002E7FE0">
            <w:pPr>
              <w:widowControl w:val="0"/>
              <w:spacing w:after="0"/>
              <w:jc w:val="both"/>
              <w:rPr>
                <w:moveTo w:id="1501" w:author="Pham Minh Tu" w:date="2019-12-27T14:15:00Z"/>
                <w:rFonts w:eastAsia="MS Gothic" w:cs="Arial"/>
                <w:kern w:val="2"/>
                <w:szCs w:val="21"/>
              </w:rPr>
            </w:pPr>
            <w:moveTo w:id="1502" w:author="Pham Minh Tu" w:date="2019-12-27T14:15:00Z">
              <w:r>
                <w:rPr>
                  <w:rFonts w:eastAsia="MS Gothic" w:cs="Arial"/>
                  <w:kern w:val="2"/>
                  <w:szCs w:val="21"/>
                </w:rPr>
                <w:t>None</w:t>
              </w:r>
            </w:moveTo>
          </w:p>
        </w:tc>
      </w:tr>
      <w:tr w:rsidR="00742B51" w:rsidTr="002E7FE0">
        <w:trPr>
          <w:trHeight w:val="113"/>
          <w:jc w:val="center"/>
        </w:trPr>
        <w:tc>
          <w:tcPr>
            <w:tcW w:w="834" w:type="pct"/>
            <w:vMerge/>
            <w:tcBorders>
              <w:left w:val="single" w:sz="4" w:space="0" w:color="auto"/>
              <w:right w:val="single" w:sz="4" w:space="0" w:color="auto"/>
            </w:tcBorders>
            <w:shd w:val="clear" w:color="auto" w:fill="D9D9D9"/>
          </w:tcPr>
          <w:p w:rsidR="00742B51" w:rsidRDefault="00742B51" w:rsidP="002E7FE0">
            <w:pPr>
              <w:widowControl w:val="0"/>
              <w:spacing w:after="0"/>
              <w:jc w:val="both"/>
              <w:rPr>
                <w:moveTo w:id="1503" w:author="Pham Minh Tu" w:date="2019-12-27T14:15:00Z"/>
                <w:rFonts w:eastAsia="MS Gothic" w:cs="Arial"/>
                <w:kern w:val="2"/>
                <w:szCs w:val="21"/>
              </w:rPr>
            </w:pPr>
          </w:p>
        </w:tc>
        <w:tc>
          <w:tcPr>
            <w:tcW w:w="1854" w:type="pct"/>
            <w:vMerge w:val="restart"/>
            <w:tcBorders>
              <w:top w:val="single" w:sz="4" w:space="0" w:color="auto"/>
              <w:left w:val="single" w:sz="4" w:space="0" w:color="auto"/>
              <w:right w:val="single" w:sz="4" w:space="0" w:color="auto"/>
            </w:tcBorders>
          </w:tcPr>
          <w:p w:rsidR="00742B51" w:rsidRPr="008E25F1" w:rsidRDefault="00742B51" w:rsidP="002E7FE0">
            <w:pPr>
              <w:autoSpaceDE w:val="0"/>
              <w:autoSpaceDN w:val="0"/>
              <w:adjustRightInd w:val="0"/>
              <w:spacing w:after="0"/>
              <w:rPr>
                <w:moveTo w:id="1504" w:author="Pham Minh Tu" w:date="2019-12-27T14:15:00Z"/>
                <w:rFonts w:cs="Arial"/>
                <w:sz w:val="19"/>
                <w:szCs w:val="19"/>
              </w:rPr>
            </w:pPr>
            <w:moveTo w:id="1505" w:author="Pham Minh Tu" w:date="2019-12-27T14:15:00Z">
              <w:r w:rsidRPr="000F5BF6">
                <w:rPr>
                  <w:rFonts w:ascii="Consolas" w:eastAsiaTheme="minorHAnsi" w:hAnsi="Consolas" w:cs="Consolas"/>
                  <w:color w:val="000000"/>
                  <w:sz w:val="19"/>
                  <w:szCs w:val="19"/>
                  <w:lang w:eastAsia="en-US"/>
                </w:rPr>
                <w:t>NoData</w:t>
              </w:r>
            </w:moveTo>
          </w:p>
        </w:tc>
        <w:tc>
          <w:tcPr>
            <w:tcW w:w="2313" w:type="pct"/>
            <w:gridSpan w:val="2"/>
            <w:tcBorders>
              <w:top w:val="single" w:sz="4" w:space="0" w:color="auto"/>
              <w:left w:val="single" w:sz="4" w:space="0" w:color="auto"/>
              <w:bottom w:val="single" w:sz="4" w:space="0" w:color="auto"/>
              <w:right w:val="single" w:sz="4" w:space="0" w:color="auto"/>
            </w:tcBorders>
          </w:tcPr>
          <w:p w:rsidR="00742B51" w:rsidRDefault="00742B51" w:rsidP="002E7FE0">
            <w:pPr>
              <w:widowControl w:val="0"/>
              <w:spacing w:after="0"/>
              <w:rPr>
                <w:moveTo w:id="1506" w:author="Pham Minh Tu" w:date="2019-12-27T14:15:00Z"/>
                <w:rFonts w:eastAsia="MS Gothic" w:cs="Arial"/>
                <w:kern w:val="2"/>
                <w:szCs w:val="21"/>
              </w:rPr>
            </w:pPr>
            <w:moveTo w:id="1507" w:author="Pham Minh Tu" w:date="2019-12-27T14:15:00Z">
              <w:r>
                <w:rPr>
                  <w:rFonts w:eastAsia="MS Gothic" w:cs="Arial"/>
                  <w:kern w:val="2"/>
                  <w:szCs w:val="21"/>
                </w:rPr>
                <w:t>NoData</w:t>
              </w:r>
            </w:moveTo>
          </w:p>
        </w:tc>
      </w:tr>
      <w:tr w:rsidR="00742B51" w:rsidTr="002E7FE0">
        <w:trPr>
          <w:trHeight w:val="112"/>
          <w:jc w:val="center"/>
        </w:trPr>
        <w:tc>
          <w:tcPr>
            <w:tcW w:w="834" w:type="pct"/>
            <w:vMerge/>
            <w:tcBorders>
              <w:left w:val="single" w:sz="4" w:space="0" w:color="auto"/>
              <w:right w:val="single" w:sz="4" w:space="0" w:color="auto"/>
            </w:tcBorders>
            <w:shd w:val="clear" w:color="auto" w:fill="D9D9D9"/>
          </w:tcPr>
          <w:p w:rsidR="00742B51" w:rsidRDefault="00742B51" w:rsidP="002E7FE0">
            <w:pPr>
              <w:widowControl w:val="0"/>
              <w:spacing w:after="0"/>
              <w:jc w:val="both"/>
              <w:rPr>
                <w:moveTo w:id="1508" w:author="Pham Minh Tu" w:date="2019-12-27T14:15:00Z"/>
                <w:rFonts w:eastAsia="MS Gothic" w:cs="Arial"/>
                <w:b/>
                <w:bCs/>
                <w:kern w:val="2"/>
                <w:szCs w:val="21"/>
              </w:rPr>
            </w:pPr>
          </w:p>
        </w:tc>
        <w:tc>
          <w:tcPr>
            <w:tcW w:w="1854" w:type="pct"/>
            <w:vMerge/>
            <w:tcBorders>
              <w:left w:val="single" w:sz="4" w:space="0" w:color="auto"/>
              <w:bottom w:val="single" w:sz="4" w:space="0" w:color="auto"/>
              <w:right w:val="single" w:sz="4" w:space="0" w:color="auto"/>
            </w:tcBorders>
          </w:tcPr>
          <w:p w:rsidR="00742B51" w:rsidRPr="008E25F1" w:rsidRDefault="00742B51" w:rsidP="002E7FE0">
            <w:pPr>
              <w:widowControl w:val="0"/>
              <w:spacing w:after="0"/>
              <w:jc w:val="both"/>
              <w:rPr>
                <w:moveTo w:id="1509" w:author="Pham Minh Tu" w:date="2019-12-27T14:15:00Z"/>
                <w:rFonts w:eastAsia="MS Gothic" w:cs="Arial"/>
                <w:kern w:val="2"/>
                <w:szCs w:val="21"/>
              </w:rPr>
            </w:pPr>
          </w:p>
        </w:tc>
        <w:tc>
          <w:tcPr>
            <w:tcW w:w="1156" w:type="pct"/>
            <w:tcBorders>
              <w:top w:val="single" w:sz="4" w:space="0" w:color="auto"/>
              <w:left w:val="single" w:sz="4" w:space="0" w:color="auto"/>
              <w:bottom w:val="single" w:sz="4" w:space="0" w:color="auto"/>
              <w:right w:val="single" w:sz="4" w:space="0" w:color="auto"/>
            </w:tcBorders>
            <w:shd w:val="clear" w:color="auto" w:fill="D9D9D9"/>
          </w:tcPr>
          <w:p w:rsidR="00742B51" w:rsidRDefault="00742B51" w:rsidP="002E7FE0">
            <w:pPr>
              <w:widowControl w:val="0"/>
              <w:spacing w:after="0"/>
              <w:jc w:val="both"/>
              <w:rPr>
                <w:moveTo w:id="1510" w:author="Pham Minh Tu" w:date="2019-12-27T14:15:00Z"/>
                <w:rFonts w:eastAsia="MS Gothic" w:cs="Arial"/>
                <w:kern w:val="2"/>
                <w:szCs w:val="21"/>
              </w:rPr>
            </w:pPr>
            <w:moveTo w:id="1511" w:author="Pham Minh Tu" w:date="2019-12-27T14:15:00Z">
              <w:r>
                <w:rPr>
                  <w:rFonts w:eastAsia="MS Gothic" w:cs="Arial"/>
                  <w:b/>
                  <w:kern w:val="2"/>
                  <w:szCs w:val="21"/>
                </w:rPr>
                <w:t>Range:</w:t>
              </w:r>
            </w:moveTo>
          </w:p>
        </w:tc>
        <w:tc>
          <w:tcPr>
            <w:tcW w:w="1156" w:type="pct"/>
            <w:tcBorders>
              <w:top w:val="single" w:sz="4" w:space="0" w:color="auto"/>
              <w:left w:val="single" w:sz="4" w:space="0" w:color="auto"/>
              <w:bottom w:val="single" w:sz="4" w:space="0" w:color="auto"/>
              <w:right w:val="single" w:sz="4" w:space="0" w:color="auto"/>
            </w:tcBorders>
          </w:tcPr>
          <w:p w:rsidR="00742B51" w:rsidRDefault="00742B51" w:rsidP="002E7FE0">
            <w:pPr>
              <w:widowControl w:val="0"/>
              <w:spacing w:after="0"/>
              <w:jc w:val="both"/>
              <w:rPr>
                <w:moveTo w:id="1512" w:author="Pham Minh Tu" w:date="2019-12-27T14:15:00Z"/>
                <w:rFonts w:eastAsia="MS Gothic" w:cs="Arial"/>
                <w:kern w:val="2"/>
                <w:szCs w:val="21"/>
              </w:rPr>
            </w:pPr>
            <w:moveTo w:id="1513" w:author="Pham Minh Tu" w:date="2019-12-27T14:15:00Z">
              <w:r>
                <w:rPr>
                  <w:rFonts w:eastAsia="MS Gothic" w:cs="Arial"/>
                  <w:kern w:val="2"/>
                  <w:szCs w:val="21"/>
                </w:rPr>
                <w:t>None</w:t>
              </w:r>
            </w:moveTo>
          </w:p>
        </w:tc>
      </w:tr>
      <w:tr w:rsidR="00742B51" w:rsidTr="002E7FE0">
        <w:trPr>
          <w:jc w:val="center"/>
        </w:trPr>
        <w:tc>
          <w:tcPr>
            <w:tcW w:w="834" w:type="pct"/>
            <w:tcBorders>
              <w:top w:val="single" w:sz="4" w:space="0" w:color="auto"/>
              <w:left w:val="single" w:sz="4" w:space="0" w:color="auto"/>
              <w:bottom w:val="single" w:sz="4" w:space="0" w:color="auto"/>
              <w:right w:val="single" w:sz="4" w:space="0" w:color="auto"/>
            </w:tcBorders>
            <w:shd w:val="clear" w:color="auto" w:fill="D9D9D9"/>
          </w:tcPr>
          <w:p w:rsidR="00742B51" w:rsidRDefault="00742B51" w:rsidP="002E7FE0">
            <w:pPr>
              <w:widowControl w:val="0"/>
              <w:spacing w:after="0"/>
              <w:jc w:val="both"/>
              <w:rPr>
                <w:moveTo w:id="1514" w:author="Pham Minh Tu" w:date="2019-12-27T14:15:00Z"/>
                <w:rFonts w:eastAsia="MS Gothic" w:cs="Arial"/>
                <w:b/>
                <w:bCs/>
                <w:kern w:val="2"/>
                <w:szCs w:val="21"/>
              </w:rPr>
            </w:pPr>
            <w:moveTo w:id="1515" w:author="Pham Minh Tu" w:date="2019-12-27T14:15:00Z">
              <w:r>
                <w:rPr>
                  <w:rFonts w:eastAsia="MS Gothic" w:cs="Arial"/>
                  <w:b/>
                  <w:bCs/>
                  <w:kern w:val="2"/>
                  <w:szCs w:val="21"/>
                </w:rPr>
                <w:t>Description:</w:t>
              </w:r>
            </w:moveTo>
          </w:p>
        </w:tc>
        <w:tc>
          <w:tcPr>
            <w:tcW w:w="4166" w:type="pct"/>
            <w:gridSpan w:val="3"/>
            <w:tcBorders>
              <w:top w:val="single" w:sz="4" w:space="0" w:color="auto"/>
              <w:left w:val="single" w:sz="4" w:space="0" w:color="auto"/>
              <w:bottom w:val="single" w:sz="4" w:space="0" w:color="auto"/>
              <w:right w:val="single" w:sz="4" w:space="0" w:color="auto"/>
            </w:tcBorders>
          </w:tcPr>
          <w:p w:rsidR="00742B51" w:rsidRDefault="00742B51" w:rsidP="002E7FE0">
            <w:pPr>
              <w:widowControl w:val="0"/>
              <w:spacing w:after="0"/>
              <w:jc w:val="both"/>
              <w:rPr>
                <w:moveTo w:id="1516" w:author="Pham Minh Tu" w:date="2019-12-27T14:15:00Z"/>
                <w:rFonts w:eastAsia="Meiryo UI" w:cs="Arial"/>
                <w:kern w:val="2"/>
                <w:szCs w:val="20"/>
              </w:rPr>
            </w:pPr>
            <w:moveTo w:id="1517" w:author="Pham Minh Tu" w:date="2019-12-27T14:15:00Z">
              <w:r w:rsidRPr="000F5BF6">
                <w:rPr>
                  <w:rFonts w:eastAsia="Meiryo UI" w:cs="Arial"/>
                  <w:kern w:val="2"/>
                  <w:szCs w:val="20"/>
                </w:rPr>
                <w:t>This enum is used to evaluate status after parser parse configuration from CDF</w:t>
              </w:r>
            </w:moveTo>
          </w:p>
        </w:tc>
      </w:tr>
    </w:tbl>
    <w:p w:rsidR="00742B51" w:rsidRDefault="00742B51" w:rsidP="00742B51">
      <w:pPr>
        <w:rPr>
          <w:moveTo w:id="1518" w:author="Pham Minh Tu" w:date="2019-12-27T14:15:00Z"/>
          <w:rFonts w:cs="Arial"/>
          <w:i/>
          <w:lang w:val="x-none"/>
        </w:rPr>
      </w:pPr>
      <w:moveTo w:id="1519" w:author="Pham Minh Tu" w:date="2019-12-27T14:15:00Z">
        <w:r w:rsidRPr="006E4F5F">
          <w:rPr>
            <w:rFonts w:cs="Arial"/>
            <w:i/>
            <w:lang w:val="x-none"/>
          </w:rPr>
          <w:t>{Ref: }</w:t>
        </w:r>
      </w:moveTo>
    </w:p>
    <w:p w:rsidR="00742B51" w:rsidRDefault="00742B51" w:rsidP="00742B51">
      <w:pPr>
        <w:rPr>
          <w:moveTo w:id="1520" w:author="Pham Minh Tu" w:date="2019-12-27T14:15:00Z"/>
          <w:rFonts w:cs="Arial"/>
        </w:rPr>
      </w:pPr>
    </w:p>
    <w:p w:rsidR="00742B51" w:rsidRDefault="00742B51" w:rsidP="00742B51">
      <w:pPr>
        <w:rPr>
          <w:moveTo w:id="1521" w:author="Pham Minh Tu" w:date="2019-12-27T14:15:00Z"/>
          <w:rFonts w:cs="Arial"/>
          <w:i/>
          <w:lang w:val="x-none"/>
        </w:rPr>
      </w:pPr>
    </w:p>
    <w:p w:rsidR="00742B51" w:rsidRPr="006E4F5F" w:rsidRDefault="00742B51" w:rsidP="00742B51">
      <w:pPr>
        <w:rPr>
          <w:moveTo w:id="1522" w:author="Pham Minh Tu" w:date="2019-12-27T14:15:00Z"/>
          <w:rFonts w:cs="Arial"/>
          <w:i/>
        </w:rPr>
      </w:pPr>
    </w:p>
    <w:p w:rsidR="00742B51" w:rsidRPr="00900377" w:rsidRDefault="00742B51" w:rsidP="00742B51">
      <w:pPr>
        <w:rPr>
          <w:moveTo w:id="1523" w:author="Pham Minh Tu" w:date="2019-12-27T14:15:00Z"/>
        </w:rPr>
      </w:pPr>
    </w:p>
    <w:p w:rsidR="00D93F47" w:rsidRDefault="00D93F47" w:rsidP="004025D7">
      <w:pPr>
        <w:pStyle w:val="Heading2"/>
        <w:rPr>
          <w:ins w:id="1524" w:author="Pham Minh Tu" w:date="2019-12-26T13:26:00Z"/>
        </w:rPr>
      </w:pPr>
      <w:bookmarkStart w:id="1525" w:name="_Toc29218976"/>
      <w:moveToRangeEnd w:id="1483"/>
      <w:ins w:id="1526" w:author="Pham Minh Tu" w:date="2019-12-26T13:26:00Z">
        <w:r>
          <w:t>Validation</w:t>
        </w:r>
        <w:bookmarkEnd w:id="1525"/>
      </w:ins>
    </w:p>
    <w:p w:rsidR="00D93F47" w:rsidRDefault="00204CEF">
      <w:pPr>
        <w:rPr>
          <w:ins w:id="1527" w:author="Pham Minh Tu" w:date="2019-12-26T13:39:00Z"/>
        </w:rPr>
        <w:pPrChange w:id="1528" w:author="Pham Minh Tu" w:date="2019-12-26T13:26:00Z">
          <w:pPr>
            <w:pStyle w:val="Heading2"/>
          </w:pPr>
        </w:pPrChange>
      </w:pPr>
      <w:ins w:id="1529" w:author="Pham Minh Tu" w:date="2019-12-26T13:34:00Z">
        <w:r>
          <w:t xml:space="preserve">This component </w:t>
        </w:r>
      </w:ins>
      <w:ins w:id="1530" w:author="Pham Minh Tu" w:date="2019-12-26T13:35:00Z">
        <w:r>
          <w:t xml:space="preserve">implement a </w:t>
        </w:r>
        <w:r w:rsidRPr="00D6361E">
          <w:t>mechanism</w:t>
        </w:r>
        <w:r>
          <w:t xml:space="preserve"> that invoke all validation algorithms </w:t>
        </w:r>
      </w:ins>
      <w:ins w:id="1531" w:author="Pham Minh Tu" w:date="2019-12-26T13:36:00Z">
        <w:r w:rsidR="00C95DDC">
          <w:t xml:space="preserve">on the MSN side, get validation result and report to user. </w:t>
        </w:r>
      </w:ins>
    </w:p>
    <w:p w:rsidR="00C95DDC" w:rsidRDefault="00C95DDC">
      <w:pPr>
        <w:pStyle w:val="Heading3"/>
        <w:rPr>
          <w:ins w:id="1532" w:author="Pham Minh Tu" w:date="2019-12-26T13:39:00Z"/>
        </w:rPr>
        <w:pPrChange w:id="1533" w:author="Pham Minh Tu" w:date="2019-12-26T13:39:00Z">
          <w:pPr>
            <w:pStyle w:val="Heading2"/>
          </w:pPr>
        </w:pPrChange>
      </w:pPr>
      <w:bookmarkStart w:id="1534" w:name="_Toc29218977"/>
      <w:ins w:id="1535" w:author="Pham Minh Tu" w:date="2019-12-26T13:39:00Z">
        <w:r>
          <w:lastRenderedPageBreak/>
          <w:t>UML</w:t>
        </w:r>
        <w:bookmarkEnd w:id="1534"/>
      </w:ins>
    </w:p>
    <w:p w:rsidR="00C95DDC" w:rsidRDefault="00C95DDC">
      <w:pPr>
        <w:rPr>
          <w:ins w:id="1536" w:author="Pham Minh Tu" w:date="2019-12-26T13:41:00Z"/>
        </w:rPr>
        <w:pPrChange w:id="1537" w:author="Pham Minh Tu" w:date="2019-12-26T13:39:00Z">
          <w:pPr>
            <w:pStyle w:val="Heading2"/>
          </w:pPr>
        </w:pPrChange>
      </w:pPr>
      <w:ins w:id="1538" w:author="Pham Minh Tu" w:date="2019-12-26T13:40:00Z">
        <w:r>
          <w:rPr>
            <w:noProof/>
            <w:lang w:eastAsia="en-US"/>
          </w:rPr>
          <w:drawing>
            <wp:inline distT="0" distB="0" distL="0" distR="0" wp14:anchorId="30FA69A9" wp14:editId="11B45443">
              <wp:extent cx="5270500" cy="35496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549650"/>
                      </a:xfrm>
                      <a:prstGeom prst="rect">
                        <a:avLst/>
                      </a:prstGeom>
                      <a:noFill/>
                      <a:ln>
                        <a:noFill/>
                      </a:ln>
                    </pic:spPr>
                  </pic:pic>
                </a:graphicData>
              </a:graphic>
            </wp:inline>
          </w:drawing>
        </w:r>
      </w:ins>
    </w:p>
    <w:p w:rsidR="00C95DDC" w:rsidRDefault="00C95DDC">
      <w:pPr>
        <w:rPr>
          <w:ins w:id="1539" w:author="Pham Minh Tu" w:date="2019-12-26T13:42:00Z"/>
        </w:rPr>
        <w:pPrChange w:id="1540" w:author="Pham Minh Tu" w:date="2019-12-26T13:39:00Z">
          <w:pPr>
            <w:pStyle w:val="Heading2"/>
          </w:pPr>
        </w:pPrChange>
      </w:pPr>
      <w:ins w:id="1541" w:author="Pham Minh Tu" w:date="2019-12-26T13:41:00Z">
        <w:r>
          <w:t xml:space="preserve">IValidation interface declare a method to collect all validation methods on the </w:t>
        </w:r>
      </w:ins>
      <w:ins w:id="1542" w:author="Pham Minh Tu" w:date="2019-12-26T13:42:00Z">
        <w:r>
          <w:t>MSN side.</w:t>
        </w:r>
      </w:ins>
    </w:p>
    <w:p w:rsidR="00C95DDC" w:rsidRDefault="00C95DDC">
      <w:pPr>
        <w:rPr>
          <w:ins w:id="1543" w:author="Pham Minh Tu" w:date="2019-12-26T13:45:00Z"/>
        </w:rPr>
        <w:pPrChange w:id="1544" w:author="Pham Minh Tu" w:date="2019-12-26T13:39:00Z">
          <w:pPr>
            <w:pStyle w:val="Heading2"/>
          </w:pPr>
        </w:pPrChange>
      </w:pPr>
      <w:ins w:id="1545" w:author="Pham Minh Tu" w:date="2019-12-26T13:43:00Z">
        <w:r>
          <w:t>BaseValidation class implement IValidation and create algorithm to get validation result</w:t>
        </w:r>
      </w:ins>
      <w:ins w:id="1546" w:author="Pham Minh Tu" w:date="2019-12-26T13:45:00Z">
        <w:r>
          <w:t>s.</w:t>
        </w:r>
      </w:ins>
    </w:p>
    <w:p w:rsidR="00A060C1" w:rsidRDefault="00C95DDC">
      <w:pPr>
        <w:rPr>
          <w:ins w:id="1547" w:author="Pham Minh Tu" w:date="2019-12-26T14:03:00Z"/>
        </w:rPr>
        <w:pPrChange w:id="1548" w:author="Pham Minh Tu" w:date="2019-12-26T14:05:00Z">
          <w:pPr>
            <w:pStyle w:val="Heading2"/>
          </w:pPr>
        </w:pPrChange>
      </w:pPr>
      <w:ins w:id="1549" w:author="Pham Minh Tu" w:date="2019-12-26T13:45:00Z">
        <w:r>
          <w:t xml:space="preserve">ValidationResult </w:t>
        </w:r>
      </w:ins>
      <w:ins w:id="1550" w:author="Pham Minh Tu" w:date="2019-12-26T13:46:00Z">
        <w:r>
          <w:t xml:space="preserve">class define a struct data contains </w:t>
        </w:r>
      </w:ins>
      <w:ins w:id="1551" w:author="Pham Minh Tu" w:date="2019-12-26T13:48:00Z">
        <w:r w:rsidR="00961FDD">
          <w:t>information</w:t>
        </w:r>
      </w:ins>
      <w:ins w:id="1552" w:author="Pham Minh Tu" w:date="2019-12-26T13:46:00Z">
        <w:r w:rsidR="00961FDD">
          <w:t xml:space="preserve"> like </w:t>
        </w:r>
      </w:ins>
      <w:ins w:id="1553" w:author="Pham Minh Tu" w:date="2019-12-26T13:48:00Z">
        <w:r w:rsidR="00961FDD">
          <w:t xml:space="preserve">type, </w:t>
        </w:r>
      </w:ins>
      <w:ins w:id="1554" w:author="Pham Minh Tu" w:date="2019-12-26T14:05:00Z">
        <w:r w:rsidR="00A060C1">
          <w:t xml:space="preserve">error/warning/info </w:t>
        </w:r>
      </w:ins>
      <w:ins w:id="1555" w:author="Pham Minh Tu" w:date="2019-12-26T13:48:00Z">
        <w:r w:rsidR="00961FDD">
          <w:t xml:space="preserve">message, module id. </w:t>
        </w:r>
      </w:ins>
      <w:ins w:id="1556" w:author="Pham Minh Tu" w:date="2019-12-26T14:02:00Z">
        <w:r w:rsidR="00A060C1">
          <w:t xml:space="preserve">Type of validation include all </w:t>
        </w:r>
      </w:ins>
      <w:ins w:id="1557" w:author="Pham Minh Tu" w:date="2019-12-26T14:03:00Z">
        <w:r w:rsidR="00A060C1">
          <w:t>information</w:t>
        </w:r>
      </w:ins>
      <w:ins w:id="1558" w:author="Pham Minh Tu" w:date="2019-12-26T14:02:00Z">
        <w:r w:rsidR="00A060C1">
          <w:t xml:space="preserve"> such as </w:t>
        </w:r>
      </w:ins>
      <w:ins w:id="1559" w:author="Pham Minh Tu" w:date="2019-12-26T14:03:00Z">
        <w:r w:rsidR="00A060C1">
          <w:t>ERROR, INFO, WARNING</w:t>
        </w:r>
      </w:ins>
    </w:p>
    <w:p w:rsidR="00A060C1" w:rsidRDefault="00A060C1">
      <w:pPr>
        <w:rPr>
          <w:ins w:id="1560" w:author="Pham Minh Tu" w:date="2019-12-26T14:09:00Z"/>
        </w:rPr>
        <w:pPrChange w:id="1561" w:author="Pham Minh Tu" w:date="2019-12-26T13:39:00Z">
          <w:pPr>
            <w:pStyle w:val="Heading2"/>
          </w:pPr>
        </w:pPrChange>
      </w:pPr>
      <w:ins w:id="1562" w:author="Pham Minh Tu" w:date="2019-12-26T14:07:00Z">
        <w:r>
          <w:t>ValidationRuleAttribute</w:t>
        </w:r>
      </w:ins>
      <w:ins w:id="1563" w:author="Pham Minh Tu" w:date="2019-12-26T14:09:00Z">
        <w:r>
          <w:t xml:space="preserve"> class define attribute to</w:t>
        </w:r>
      </w:ins>
      <w:ins w:id="1564" w:author="Pham Minh Tu" w:date="2019-12-26T14:07:00Z">
        <w:r>
          <w:t xml:space="preserve"> mark</w:t>
        </w:r>
      </w:ins>
      <w:ins w:id="1565" w:author="Pham Minh Tu" w:date="2019-12-26T14:08:00Z">
        <w:r>
          <w:t xml:space="preserve"> whether</w:t>
        </w:r>
      </w:ins>
      <w:ins w:id="1566" w:author="Pham Minh Tu" w:date="2019-12-26T14:07:00Z">
        <w:r>
          <w:t xml:space="preserve"> method</w:t>
        </w:r>
      </w:ins>
      <w:ins w:id="1567" w:author="Pham Minh Tu" w:date="2019-12-26T14:09:00Z">
        <w:r>
          <w:t>s</w:t>
        </w:r>
      </w:ins>
      <w:ins w:id="1568" w:author="Pham Minh Tu" w:date="2019-12-26T14:07:00Z">
        <w:r>
          <w:t xml:space="preserve"> enable validation or not.</w:t>
        </w:r>
      </w:ins>
    </w:p>
    <w:p w:rsidR="00A060C1" w:rsidRDefault="00A060C1">
      <w:pPr>
        <w:rPr>
          <w:ins w:id="1569" w:author="Pham Minh Tu" w:date="2019-12-26T13:48:00Z"/>
        </w:rPr>
        <w:pPrChange w:id="1570" w:author="Pham Minh Tu" w:date="2019-12-26T13:39:00Z">
          <w:pPr>
            <w:pStyle w:val="Heading2"/>
          </w:pPr>
        </w:pPrChange>
      </w:pPr>
      <w:ins w:id="1571" w:author="Pham Minh Tu" w:date="2019-12-26T14:09:00Z">
        <w:r>
          <w:t xml:space="preserve">MessegeType data type defines some type of </w:t>
        </w:r>
      </w:ins>
      <w:ins w:id="1572" w:author="Pham Minh Tu" w:date="2019-12-26T14:10:00Z">
        <w:r>
          <w:t>validation like ERROR, INFO, WARNING.</w:t>
        </w:r>
      </w:ins>
    </w:p>
    <w:p w:rsidR="004025D7" w:rsidRDefault="004025D7">
      <w:pPr>
        <w:pStyle w:val="Heading3"/>
        <w:pPrChange w:id="1573" w:author="Pham Minh Tu" w:date="2019-12-26T13:39:00Z">
          <w:pPr>
            <w:pStyle w:val="Heading2"/>
          </w:pPr>
        </w:pPrChange>
      </w:pPr>
      <w:bookmarkStart w:id="1574" w:name="_Toc29218978"/>
      <w:r>
        <w:t>Renesas::Generator::MCALConfGen::Business::Validation::BaseValidation</w:t>
      </w:r>
      <w:bookmarkEnd w:id="157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BaseValidation.cs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851B78">
            <w:r>
              <w:t>This BaseValidation class is a base class that is implemented by other classes used to validate CDF and intermediate data.</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UserInterface</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component user interface used to report error/warning/info to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Repository</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component repository </w:t>
            </w:r>
            <w:r>
              <w:lastRenderedPageBreak/>
              <w:t xml:space="preserve">used to get data from CDF/BSWMDT/Translation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(3)</w:t>
            </w:r>
          </w:p>
        </w:tc>
        <w:tc>
          <w:tcPr>
            <w:tcW w:w="3739" w:type="dxa"/>
            <w:shd w:val="clear" w:color="auto" w:fill="auto"/>
            <w:vAlign w:val="center"/>
          </w:tcPr>
          <w:p w:rsidR="004025D7" w:rsidRDefault="004025D7" w:rsidP="00CD1F8E">
            <w:pPr>
              <w:spacing w:afterAutospacing="1"/>
            </w:pPr>
            <w:r>
              <w:t>BasicConfiguration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basic configuration information such as module name, module id,...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IntermediateData</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Contain component intermediate data used to get data from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ForceBothPreAndPostValidation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Force both pre and post validation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ForceAllContinueIfFailed</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Force all continue if failed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ValidatePostIntermediate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Run methods validation after all methods in intermediate component invoked.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ValidatePreIntermediate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Run methods validation before all methods in intermediate component invoked.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BaseValidation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Base validation constructor without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BaseValidation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Base validation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BaseValidation</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Base validation constructor with argument userInterface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CheckForMandatoryParameters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Check mandatory parameters based on input parameters from MCAL module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CheckGeneratedStruct</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Check whether number of fields of sub-structs is the same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Check_ERR_SPECIFIC_02</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To check empty field name in entity structure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CheckSameFieldsOfSubstructs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Check whether the fields are the same in substructs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CheckSameFieldsOfSubstructs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Check whether the fields are the same in substructs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CheckRequiredFieldsOfSubstructs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To check required field name in entity structure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w:t>
            </w:r>
          </w:p>
        </w:tc>
        <w:tc>
          <w:tcPr>
            <w:tcW w:w="3739" w:type="dxa"/>
            <w:shd w:val="clear" w:color="auto" w:fill="auto"/>
            <w:vAlign w:val="center"/>
          </w:tcPr>
          <w:p w:rsidR="004025D7" w:rsidRDefault="004025D7" w:rsidP="00CD1F8E">
            <w:pPr>
              <w:spacing w:afterAutospacing="1"/>
            </w:pPr>
            <w:r>
              <w:t>CheckRequiredFieldsOfSubstructs</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Check required fields of substructs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w:t>
            </w:r>
          </w:p>
        </w:tc>
        <w:tc>
          <w:tcPr>
            <w:tcW w:w="3739" w:type="dxa"/>
            <w:shd w:val="clear" w:color="auto" w:fill="auto"/>
            <w:vAlign w:val="center"/>
          </w:tcPr>
          <w:p w:rsidR="004025D7" w:rsidRDefault="004025D7" w:rsidP="00CD1F8E">
            <w:pPr>
              <w:spacing w:afterAutospacing="1"/>
            </w:pPr>
            <w:r>
              <w:t>GetAllStructureData</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Get all structure data name, an abstract method to be override by specific module to provide structure data in post build source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w:t>
            </w:r>
          </w:p>
        </w:tc>
        <w:tc>
          <w:tcPr>
            <w:tcW w:w="3739" w:type="dxa"/>
            <w:shd w:val="clear" w:color="auto" w:fill="auto"/>
            <w:vAlign w:val="center"/>
          </w:tcPr>
          <w:p w:rsidR="004025D7" w:rsidRDefault="004025D7" w:rsidP="00CD1F8E">
            <w:pPr>
              <w:spacing w:afterAutospacing="1"/>
            </w:pPr>
            <w:r>
              <w:t>run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Run all methods in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(15)</w:t>
            </w:r>
          </w:p>
        </w:tc>
        <w:tc>
          <w:tcPr>
            <w:tcW w:w="3739" w:type="dxa"/>
            <w:shd w:val="clear" w:color="auto" w:fill="auto"/>
            <w:vAlign w:val="center"/>
          </w:tcPr>
          <w:p w:rsidR="004025D7" w:rsidRDefault="004025D7" w:rsidP="00CD1F8E">
            <w:pPr>
              <w:spacing w:afterAutospacing="1"/>
            </w:pPr>
            <w:r>
              <w:t>isMissingContainer</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Check whether madatory container exists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(16)</w:t>
            </w:r>
          </w:p>
        </w:tc>
        <w:tc>
          <w:tcPr>
            <w:tcW w:w="3739" w:type="dxa"/>
            <w:shd w:val="clear" w:color="auto" w:fill="auto"/>
            <w:vAlign w:val="center"/>
          </w:tcPr>
          <w:p w:rsidR="004025D7" w:rsidRDefault="004025D7" w:rsidP="00CD1F8E">
            <w:pPr>
              <w:spacing w:afterAutospacing="1"/>
            </w:pPr>
            <w:r>
              <w:t>addErrorMessage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Create error message template for checking mandatory parameters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(17)</w:t>
            </w:r>
          </w:p>
        </w:tc>
        <w:tc>
          <w:tcPr>
            <w:tcW w:w="3739" w:type="dxa"/>
            <w:shd w:val="clear" w:color="auto" w:fill="auto"/>
            <w:vAlign w:val="center"/>
          </w:tcPr>
          <w:p w:rsidR="004025D7" w:rsidRDefault="004025D7" w:rsidP="00CD1F8E">
            <w:pPr>
              <w:spacing w:afterAutospacing="1"/>
            </w:pPr>
            <w:r>
              <w:t>checkSameFieldsOfSubstructs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Check same fields of substructs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(18)</w:t>
            </w:r>
          </w:p>
        </w:tc>
        <w:tc>
          <w:tcPr>
            <w:tcW w:w="3739" w:type="dxa"/>
            <w:shd w:val="clear" w:color="auto" w:fill="auto"/>
            <w:vAlign w:val="center"/>
          </w:tcPr>
          <w:p w:rsidR="004025D7" w:rsidRDefault="004025D7" w:rsidP="00CD1F8E">
            <w:pPr>
              <w:spacing w:afterAutospacing="1"/>
            </w:pPr>
            <w:r>
              <w:t>findFieldsOfAnyLastNodeStruct</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Find sample fields of any last </w:t>
            </w:r>
            <w:r>
              <w:lastRenderedPageBreak/>
              <w:t xml:space="preserve">node struct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(19)</w:t>
            </w:r>
          </w:p>
        </w:tc>
        <w:tc>
          <w:tcPr>
            <w:tcW w:w="3739" w:type="dxa"/>
            <w:shd w:val="clear" w:color="auto" w:fill="auto"/>
            <w:vAlign w:val="center"/>
          </w:tcPr>
          <w:p w:rsidR="004025D7" w:rsidRDefault="004025D7" w:rsidP="00CD1F8E">
            <w:pPr>
              <w:spacing w:afterAutospacing="1"/>
            </w:pPr>
            <w:r>
              <w:t>checkRequiredFieldsOfSubstructs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Find sample fields of any last node struct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(20)</w:t>
            </w:r>
          </w:p>
        </w:tc>
        <w:tc>
          <w:tcPr>
            <w:tcW w:w="3739" w:type="dxa"/>
            <w:shd w:val="clear" w:color="auto" w:fill="auto"/>
            <w:vAlign w:val="center"/>
          </w:tcPr>
          <w:p w:rsidR="004025D7" w:rsidRDefault="004025D7" w:rsidP="00CD1F8E">
            <w:pPr>
              <w:spacing w:afterAutospacing="1"/>
            </w:pPr>
            <w:r>
              <w:t>exitWithType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Update exit code with type such as ERROR, WARN, SUCCESS </w:t>
            </w:r>
          </w:p>
        </w:tc>
      </w:tr>
    </w:tbl>
    <w:p w:rsidR="004025D7" w:rsidRDefault="004025D7">
      <w:pPr>
        <w:pStyle w:val="Heading4"/>
        <w:pPrChange w:id="1575" w:author="Pham Minh Tu" w:date="2019-12-26T14:10:00Z">
          <w:pPr>
            <w:pStyle w:val="Heading3"/>
          </w:pPr>
        </w:pPrChange>
      </w:pPr>
      <w:r>
        <w:t>Fields</w:t>
      </w:r>
    </w:p>
    <w:p w:rsidR="004025D7" w:rsidRDefault="004025D7">
      <w:pPr>
        <w:pStyle w:val="Heading5"/>
        <w:pPrChange w:id="1576" w:author="Pham Minh Tu" w:date="2019-12-26T14:10:00Z">
          <w:pPr>
            <w:pStyle w:val="Heading4"/>
          </w:pPr>
        </w:pPrChange>
      </w:pPr>
      <w:r>
        <w:t>UserInterface</w:t>
      </w:r>
    </w:p>
    <w:p w:rsidR="004025D7" w:rsidRDefault="004025D7" w:rsidP="004025D7">
      <w:pPr>
        <w:pStyle w:val="DesignID"/>
      </w:pPr>
      <w:r>
        <w:t>GENERIC_GDD_CLS_021_001: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UserInterface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IUserInterface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component user interface used to report error/warning/info to user. </w:t>
            </w:r>
          </w:p>
        </w:tc>
      </w:tr>
    </w:tbl>
    <w:p w:rsidR="004025D7" w:rsidRDefault="004025D7" w:rsidP="004025D7"/>
    <w:p w:rsidR="004025D7" w:rsidRDefault="004025D7">
      <w:pPr>
        <w:pStyle w:val="Heading5"/>
        <w:pPrChange w:id="1577" w:author="Pham Minh Tu" w:date="2019-12-26T14:10:00Z">
          <w:pPr>
            <w:pStyle w:val="Heading4"/>
          </w:pPr>
        </w:pPrChange>
      </w:pPr>
      <w:r>
        <w:t>Repository</w:t>
      </w:r>
    </w:p>
    <w:p w:rsidR="004025D7" w:rsidRDefault="004025D7" w:rsidP="004025D7">
      <w:pPr>
        <w:pStyle w:val="DesignID"/>
      </w:pPr>
      <w:r>
        <w:t>GENERIC_GDD_CLS_021_002: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Repository</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IRepository</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component repository used to get data from CDF/BSWMDT/Translation files. </w:t>
            </w:r>
          </w:p>
        </w:tc>
      </w:tr>
    </w:tbl>
    <w:p w:rsidR="004025D7" w:rsidRDefault="004025D7" w:rsidP="004025D7"/>
    <w:p w:rsidR="004025D7" w:rsidRDefault="004025D7">
      <w:pPr>
        <w:pStyle w:val="Heading5"/>
        <w:pPrChange w:id="1578" w:author="Pham Minh Tu" w:date="2019-12-26T14:10:00Z">
          <w:pPr>
            <w:pStyle w:val="Heading4"/>
          </w:pPr>
        </w:pPrChange>
      </w:pPr>
      <w:r>
        <w:t>BasicConfiguration</w:t>
      </w:r>
    </w:p>
    <w:p w:rsidR="004025D7" w:rsidRDefault="004025D7" w:rsidP="004025D7">
      <w:pPr>
        <w:pStyle w:val="DesignID"/>
      </w:pPr>
      <w:r>
        <w:t>GENERIC_GDD_CLS_021_003: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BasicConfiguration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IBasicConfiguration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basic configuration information such as module name, module id,... </w:t>
            </w:r>
          </w:p>
        </w:tc>
      </w:tr>
    </w:tbl>
    <w:p w:rsidR="004025D7" w:rsidRDefault="004025D7" w:rsidP="004025D7"/>
    <w:p w:rsidR="004025D7" w:rsidRDefault="004025D7">
      <w:pPr>
        <w:pStyle w:val="Heading5"/>
        <w:pPrChange w:id="1579" w:author="Pham Minh Tu" w:date="2019-12-26T14:10:00Z">
          <w:pPr>
            <w:pStyle w:val="Heading4"/>
          </w:pPr>
        </w:pPrChange>
      </w:pPr>
      <w:r>
        <w:t>IntermediateData</w:t>
      </w:r>
    </w:p>
    <w:p w:rsidR="004025D7" w:rsidRDefault="004025D7" w:rsidP="004025D7">
      <w:pPr>
        <w:pStyle w:val="DesignID"/>
      </w:pPr>
      <w:r>
        <w:t>GENERIC_GDD_CLS_021_004: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IntermediateData</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IIntermediateData</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component intermediate data used to get data from </w:t>
            </w:r>
          </w:p>
        </w:tc>
      </w:tr>
    </w:tbl>
    <w:p w:rsidR="004025D7" w:rsidRDefault="004025D7" w:rsidP="004025D7"/>
    <w:p w:rsidR="004025D7" w:rsidRDefault="004025D7">
      <w:pPr>
        <w:pStyle w:val="Heading5"/>
        <w:pPrChange w:id="1580" w:author="Pham Minh Tu" w:date="2019-12-26T14:10:00Z">
          <w:pPr>
            <w:pStyle w:val="Heading4"/>
          </w:pPr>
        </w:pPrChange>
      </w:pPr>
      <w:r>
        <w:t>ForceBothPreAndPostValidation</w:t>
      </w:r>
    </w:p>
    <w:p w:rsidR="004025D7" w:rsidRDefault="004025D7" w:rsidP="004025D7">
      <w:pPr>
        <w:pStyle w:val="DesignID"/>
      </w:pPr>
      <w:r>
        <w:t>GENERIC_GDD_CLS_021_005: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ForceBothPreAndPostValidation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Force both pre and post validation </w:t>
            </w:r>
          </w:p>
        </w:tc>
      </w:tr>
    </w:tbl>
    <w:p w:rsidR="004025D7" w:rsidRDefault="004025D7" w:rsidP="004025D7"/>
    <w:p w:rsidR="004025D7" w:rsidRDefault="004025D7">
      <w:pPr>
        <w:pStyle w:val="Heading5"/>
        <w:pPrChange w:id="1581" w:author="Pham Minh Tu" w:date="2019-12-26T14:10:00Z">
          <w:pPr>
            <w:pStyle w:val="Heading4"/>
          </w:pPr>
        </w:pPrChange>
      </w:pPr>
      <w:r>
        <w:t>ForceAllContinueIfFailed</w:t>
      </w:r>
    </w:p>
    <w:p w:rsidR="004025D7" w:rsidRDefault="004025D7" w:rsidP="004025D7">
      <w:pPr>
        <w:pStyle w:val="DesignID"/>
      </w:pPr>
      <w:r>
        <w:t>GENERIC_GDD_CLS_021_006: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ForceAllContinueIfFailed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Force all continue if failed </w:t>
            </w:r>
          </w:p>
        </w:tc>
      </w:tr>
    </w:tbl>
    <w:p w:rsidR="004025D7" w:rsidRDefault="004025D7" w:rsidP="004025D7"/>
    <w:p w:rsidR="004025D7" w:rsidRDefault="004025D7">
      <w:pPr>
        <w:pStyle w:val="Heading4"/>
        <w:pPrChange w:id="1582" w:author="Pham Minh Tu" w:date="2019-12-26T14:10:00Z">
          <w:pPr>
            <w:pStyle w:val="Heading3"/>
          </w:pPr>
        </w:pPrChange>
      </w:pPr>
      <w:r>
        <w:t>Methods</w:t>
      </w:r>
    </w:p>
    <w:p w:rsidR="004025D7" w:rsidRDefault="004025D7">
      <w:pPr>
        <w:pStyle w:val="Heading5"/>
        <w:pPrChange w:id="1583" w:author="Pham Minh Tu" w:date="2019-12-26T14:10:00Z">
          <w:pPr>
            <w:pStyle w:val="Heading4"/>
          </w:pPr>
        </w:pPrChange>
      </w:pPr>
      <w:r>
        <w:t>ValidatePostIntermediate</w:t>
      </w:r>
    </w:p>
    <w:p w:rsidR="004025D7" w:rsidRDefault="004025D7" w:rsidP="004025D7">
      <w:pPr>
        <w:pStyle w:val="DesignID"/>
      </w:pPr>
      <w:r>
        <w:t>GENERIC_GDD_CLS_021_007: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ValidatePostIntermediate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Run methods validation after all methods in intermediate component invoked.</w:t>
            </w:r>
          </w:p>
          <w:p w:rsidR="004025D7" w:rsidRDefault="004025D7" w:rsidP="00CD1F8E">
            <w:pPr>
              <w:pStyle w:val="SourceCode"/>
            </w:pPr>
            <w:r>
              <w:t>Algorithm:</w:t>
            </w:r>
            <w:r>
              <w:br/>
              <w:t>CALL run method with parameter runPre = false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584" w:author="Pham Minh Tu" w:date="2019-12-26T14:10:00Z">
          <w:pPr>
            <w:pStyle w:val="Heading4"/>
          </w:pPr>
        </w:pPrChange>
      </w:pPr>
      <w:r>
        <w:t>ValidatePreIntermediate</w:t>
      </w:r>
    </w:p>
    <w:p w:rsidR="004025D7" w:rsidRDefault="004025D7" w:rsidP="004025D7">
      <w:pPr>
        <w:pStyle w:val="DesignID"/>
      </w:pPr>
      <w:r>
        <w:t>GENERIC_GDD_CLS_021_008: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1038" w:type="dxa"/>
            <w:gridSpan w:val="3"/>
            <w:shd w:val="clear" w:color="auto" w:fill="auto"/>
          </w:tcPr>
          <w:p w:rsidR="004025D7" w:rsidRDefault="004025D7" w:rsidP="00CD1F8E">
            <w:r>
              <w:t>ValidatePreIntermediate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Run methods validation before all methods in intermediate component invoked.</w:t>
            </w:r>
          </w:p>
          <w:p w:rsidR="004025D7" w:rsidRDefault="004025D7" w:rsidP="00CD1F8E">
            <w:pPr>
              <w:pStyle w:val="SourceCode"/>
            </w:pPr>
            <w:r>
              <w:t>Algorithm:</w:t>
            </w:r>
            <w:r>
              <w:br/>
              <w:t>CALL run method with parameter runPre = true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585" w:author="Pham Minh Tu" w:date="2019-12-26T14:10:00Z">
          <w:pPr>
            <w:pStyle w:val="Heading4"/>
          </w:pPr>
        </w:pPrChange>
      </w:pPr>
      <w:r>
        <w:t>BaseValidation</w:t>
      </w:r>
    </w:p>
    <w:p w:rsidR="004025D7" w:rsidRDefault="004025D7" w:rsidP="004025D7">
      <w:pPr>
        <w:pStyle w:val="DesignID"/>
      </w:pPr>
      <w:r>
        <w:t>GENERIC_GDD_CLS_021_009: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BaseValidation</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t>Base validation constructor without arguments</w:t>
            </w:r>
          </w:p>
        </w:tc>
      </w:tr>
    </w:tbl>
    <w:p w:rsidR="004025D7" w:rsidRDefault="004025D7" w:rsidP="004025D7">
      <w:pPr>
        <w:pStyle w:val="RefReq"/>
      </w:pPr>
      <w:r>
        <w:t>{Ref: N/A}</w:t>
      </w:r>
    </w:p>
    <w:p w:rsidR="004025D7" w:rsidRDefault="004025D7" w:rsidP="004025D7"/>
    <w:p w:rsidR="004025D7" w:rsidRDefault="004025D7">
      <w:pPr>
        <w:pStyle w:val="Heading5"/>
        <w:pPrChange w:id="1586" w:author="Pham Minh Tu" w:date="2019-12-26T14:10:00Z">
          <w:pPr>
            <w:pStyle w:val="Heading4"/>
          </w:pPr>
        </w:pPrChange>
      </w:pPr>
      <w:r>
        <w:t>BaseValidation</w:t>
      </w:r>
    </w:p>
    <w:p w:rsidR="004025D7" w:rsidRDefault="004025D7" w:rsidP="004025D7">
      <w:pPr>
        <w:pStyle w:val="DesignID"/>
      </w:pPr>
      <w:r>
        <w:t>GENERIC_GDD_CLS_021_010: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BaseValidation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 xml:space="preserve"> userInterface</w:t>
            </w:r>
          </w:p>
        </w:tc>
        <w:tc>
          <w:tcPr>
            <w:tcW w:w="4154" w:type="dxa"/>
            <w:gridSpan w:val="2"/>
            <w:shd w:val="clear" w:color="auto" w:fill="auto"/>
          </w:tcPr>
          <w:p w:rsidR="004025D7" w:rsidRDefault="004025D7" w:rsidP="00CD1F8E">
            <w:r>
              <w:t>User interface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repository</w:t>
            </w:r>
          </w:p>
        </w:tc>
        <w:tc>
          <w:tcPr>
            <w:tcW w:w="4154" w:type="dxa"/>
            <w:gridSpan w:val="2"/>
            <w:shd w:val="clear" w:color="auto" w:fill="auto"/>
          </w:tcPr>
          <w:p w:rsidR="004025D7" w:rsidRDefault="004025D7" w:rsidP="00CD1F8E">
            <w:r w:rsidRPr="00925175">
              <w:t>Repository</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basicConfiguration</w:t>
            </w:r>
          </w:p>
        </w:tc>
        <w:tc>
          <w:tcPr>
            <w:tcW w:w="4154" w:type="dxa"/>
            <w:gridSpan w:val="2"/>
            <w:shd w:val="clear" w:color="auto" w:fill="auto"/>
          </w:tcPr>
          <w:p w:rsidR="004025D7" w:rsidRDefault="004025D7" w:rsidP="00CD1F8E">
            <w:r>
              <w:t>Basic configuration</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intermediateData</w:t>
            </w:r>
          </w:p>
        </w:tc>
        <w:tc>
          <w:tcPr>
            <w:tcW w:w="4154" w:type="dxa"/>
            <w:gridSpan w:val="2"/>
            <w:shd w:val="clear" w:color="auto" w:fill="auto"/>
          </w:tcPr>
          <w:p w:rsidR="004025D7" w:rsidRDefault="004025D7" w:rsidP="00CD1F8E">
            <w:r w:rsidRPr="00925175">
              <w:t>Intermediate data</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Base validation constructor with arguments</w:t>
            </w:r>
          </w:p>
          <w:p w:rsidR="004025D7" w:rsidRDefault="004025D7" w:rsidP="00CD1F8E">
            <w:pPr>
              <w:pStyle w:val="SourceCode"/>
            </w:pPr>
            <w:r>
              <w:t>Algorithm:</w:t>
            </w:r>
            <w:r>
              <w:br/>
            </w:r>
            <w:r>
              <w:lastRenderedPageBreak/>
              <w:t>Init values of component such as UserInterface, Repository, BasicConfiguration, IntermediateData</w:t>
            </w:r>
          </w:p>
        </w:tc>
      </w:tr>
    </w:tbl>
    <w:p w:rsidR="004025D7" w:rsidRDefault="004025D7" w:rsidP="004025D7">
      <w:pPr>
        <w:pStyle w:val="RefReq"/>
      </w:pPr>
      <w:r>
        <w:lastRenderedPageBreak/>
        <w:t>{Ref: N/A}</w:t>
      </w:r>
    </w:p>
    <w:p w:rsidR="004025D7" w:rsidRDefault="004025D7" w:rsidP="004025D7"/>
    <w:p w:rsidR="004025D7" w:rsidRDefault="004025D7">
      <w:pPr>
        <w:pStyle w:val="Heading5"/>
        <w:pPrChange w:id="1587" w:author="Pham Minh Tu" w:date="2019-12-26T14:10:00Z">
          <w:pPr>
            <w:pStyle w:val="Heading4"/>
          </w:pPr>
        </w:pPrChange>
      </w:pPr>
      <w:r>
        <w:t>BaseValidation</w:t>
      </w:r>
    </w:p>
    <w:p w:rsidR="004025D7" w:rsidRDefault="004025D7" w:rsidP="004025D7">
      <w:pPr>
        <w:pStyle w:val="DesignID"/>
      </w:pPr>
      <w:r>
        <w:t>GENERIC_GDD_CLS_021_011: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BaseValidation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 xml:space="preserve"> userInterface</w:t>
            </w:r>
          </w:p>
        </w:tc>
        <w:tc>
          <w:tcPr>
            <w:tcW w:w="4154" w:type="dxa"/>
            <w:gridSpan w:val="2"/>
            <w:shd w:val="clear" w:color="auto" w:fill="auto"/>
          </w:tcPr>
          <w:p w:rsidR="004025D7" w:rsidRDefault="008655E3" w:rsidP="00CD1F8E">
            <w:r>
              <w:t>User Interface</w:t>
            </w:r>
            <w:r w:rsidR="004025D7">
              <w:t xml:space="preserv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Base validation constructor with argument userInterface</w:t>
            </w:r>
          </w:p>
          <w:p w:rsidR="004025D7" w:rsidRDefault="004025D7" w:rsidP="00CD1F8E">
            <w:pPr>
              <w:pStyle w:val="SourceCode"/>
            </w:pPr>
            <w:r>
              <w:t>Algorithm:</w:t>
            </w:r>
            <w:r>
              <w:br/>
              <w:t>Init value of userInterface</w:t>
            </w:r>
          </w:p>
        </w:tc>
      </w:tr>
    </w:tbl>
    <w:p w:rsidR="004025D7" w:rsidRDefault="004025D7" w:rsidP="004025D7">
      <w:pPr>
        <w:pStyle w:val="RefReq"/>
      </w:pPr>
      <w:r>
        <w:t>{Ref: N/A}</w:t>
      </w:r>
    </w:p>
    <w:p w:rsidR="004025D7" w:rsidRDefault="004025D7" w:rsidP="004025D7"/>
    <w:p w:rsidR="004025D7" w:rsidRDefault="004025D7">
      <w:pPr>
        <w:pStyle w:val="Heading5"/>
        <w:pPrChange w:id="1588" w:author="Pham Minh Tu" w:date="2019-12-26T14:10:00Z">
          <w:pPr>
            <w:pStyle w:val="Heading4"/>
          </w:pPr>
        </w:pPrChange>
      </w:pPr>
      <w:r>
        <w:t>CheckForMandatoryParameters</w:t>
      </w:r>
    </w:p>
    <w:p w:rsidR="004025D7" w:rsidRDefault="004025D7" w:rsidP="004025D7">
      <w:pPr>
        <w:pStyle w:val="DesignID"/>
      </w:pPr>
      <w:r>
        <w:t>GENERIC_GDD_CLS_021_012: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CheckForMandatoryParameters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Hashtable mandatoryParams</w:t>
            </w:r>
          </w:p>
        </w:tc>
        <w:tc>
          <w:tcPr>
            <w:tcW w:w="1038" w:type="dxa"/>
            <w:gridSpan w:val="2"/>
            <w:shd w:val="clear" w:color="auto" w:fill="auto"/>
          </w:tcPr>
          <w:p w:rsidR="004025D7" w:rsidRDefault="00B55C4F" w:rsidP="00CD1F8E">
            <w:r w:rsidRPr="00B55C4F">
              <w:t>Mandatory Parameter</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IList&lt; string &gt; mandatoryContainers</w:t>
            </w:r>
          </w:p>
        </w:tc>
        <w:tc>
          <w:tcPr>
            <w:tcW w:w="1038" w:type="dxa"/>
            <w:gridSpan w:val="2"/>
            <w:shd w:val="clear" w:color="auto" w:fill="auto"/>
          </w:tcPr>
          <w:p w:rsidR="004025D7" w:rsidRDefault="00B55C4F" w:rsidP="00CD1F8E">
            <w:r w:rsidRPr="00B55C4F">
              <w:t>Mandatory containers</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List of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mandatory parameters based on input parameters from MCAL module</w:t>
            </w:r>
          </w:p>
          <w:p w:rsidR="004025D7" w:rsidRDefault="004025D7" w:rsidP="00CD1F8E">
            <w:pPr>
              <w:pStyle w:val="SourceCode"/>
            </w:pPr>
            <w:r>
              <w:t>Algorithm:</w:t>
            </w:r>
            <w:r>
              <w:br/>
              <w:t>FOREACH def name in mandatoryParams</w:t>
            </w:r>
            <w:r>
              <w:br/>
              <w:t xml:space="preserve">     Get list of containers by this def name</w:t>
            </w:r>
            <w:r>
              <w:br/>
              <w:t xml:space="preserve">     IF NOT found any container in containers THEN</w:t>
            </w:r>
            <w:r>
              <w:br/>
              <w:t xml:space="preserve">         Add an error for missing container to collection "result"</w:t>
            </w:r>
            <w:r>
              <w:br/>
              <w:t xml:space="preserve">     ELSE</w:t>
            </w:r>
            <w:r>
              <w:br/>
              <w:t xml:space="preserve">         FOREACH defname in containers</w:t>
            </w:r>
            <w:r>
              <w:br/>
              <w:t xml:space="preserve">             IF NOT all the mandatory parameters have value in each </w:t>
            </w:r>
            <w:r>
              <w:lastRenderedPageBreak/>
              <w:t>container THEN</w:t>
            </w:r>
            <w:r>
              <w:br/>
              <w:t xml:space="preserve">                 Add an error for each missing parameter to collection "result"</w:t>
            </w:r>
            <w:r>
              <w:br/>
              <w:t xml:space="preserve">             End</w:t>
            </w:r>
            <w:r>
              <w:br/>
              <w:t xml:space="preserve">         End</w:t>
            </w:r>
            <w:r>
              <w:br/>
              <w:t xml:space="preserve">     End</w:t>
            </w:r>
            <w:r>
              <w:br/>
              <w:t xml:space="preserve"> End</w:t>
            </w:r>
            <w:r>
              <w:br/>
              <w:t xml:space="preserve"> Return collection "result"</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1589" w:author="Pham Minh Tu" w:date="2019-12-26T14:10:00Z">
          <w:pPr>
            <w:pStyle w:val="Heading4"/>
          </w:pPr>
        </w:pPrChange>
      </w:pPr>
      <w:r>
        <w:t>CheckGeneratedStruct</w:t>
      </w:r>
    </w:p>
    <w:p w:rsidR="004025D7" w:rsidRDefault="004025D7" w:rsidP="004025D7">
      <w:pPr>
        <w:pStyle w:val="DesignID"/>
      </w:pPr>
      <w:r>
        <w:t>GENERIC_GDD_CLS_021_013: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CheckGeneratedStruct</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whether number of fields of sub-structs is the same or not</w:t>
            </w:r>
          </w:p>
          <w:p w:rsidR="004025D7" w:rsidRDefault="004025D7" w:rsidP="00CD1F8E">
            <w:pPr>
              <w:pStyle w:val="SourceCode"/>
            </w:pPr>
            <w:r>
              <w:t>Algorithm:</w:t>
            </w:r>
            <w:r>
              <w:br/>
              <w:t>Scan all required struct from MCAL module input</w:t>
            </w:r>
            <w:r>
              <w:br/>
              <w:t xml:space="preserve"> If have any fields is not the same between sub-structs</w:t>
            </w:r>
            <w:r>
              <w:br/>
              <w:t xml:space="preserve">     Report error ERRXXX001</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590" w:author="Pham Minh Tu" w:date="2019-12-26T14:10:00Z">
          <w:pPr>
            <w:pStyle w:val="Heading4"/>
          </w:pPr>
        </w:pPrChange>
      </w:pPr>
      <w:r>
        <w:t>CheckRequiredFieldsOfSubstructs</w:t>
      </w:r>
    </w:p>
    <w:p w:rsidR="004025D7" w:rsidRDefault="004025D7" w:rsidP="004025D7">
      <w:pPr>
        <w:pStyle w:val="DesignID"/>
      </w:pPr>
      <w:r>
        <w:t>GENERIC_GDD_CLS_021_014: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CheckRequiredFieldsOfSubstructs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structName</w:t>
            </w:r>
          </w:p>
        </w:tc>
        <w:tc>
          <w:tcPr>
            <w:tcW w:w="1038" w:type="dxa"/>
            <w:gridSpan w:val="2"/>
            <w:shd w:val="clear" w:color="auto" w:fill="auto"/>
          </w:tcPr>
          <w:p w:rsidR="004025D7" w:rsidRDefault="004025D7" w:rsidP="00CD1F8E">
            <w:r>
              <w:t xml:space="preserve">Struct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List&lt; string &gt; requiredFields</w:t>
            </w:r>
          </w:p>
        </w:tc>
        <w:tc>
          <w:tcPr>
            <w:tcW w:w="1038" w:type="dxa"/>
            <w:gridSpan w:val="2"/>
            <w:shd w:val="clear" w:color="auto" w:fill="auto"/>
          </w:tcPr>
          <w:p w:rsidR="004025D7" w:rsidRDefault="004025D7" w:rsidP="00CD1F8E">
            <w:r>
              <w:t xml:space="preserve">Required fields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List of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To check required field name in entity structure name</w:t>
            </w:r>
          </w:p>
          <w:p w:rsidR="004025D7" w:rsidRDefault="004025D7" w:rsidP="00CD1F8E">
            <w:pPr>
              <w:pStyle w:val="SourceCode"/>
            </w:pPr>
            <w:r>
              <w:t>Algorithm:</w:t>
            </w:r>
            <w:r>
              <w:br/>
              <w:t>Default dataPath = "/" + structName</w:t>
            </w:r>
            <w:r>
              <w:br/>
              <w:t xml:space="preserve"> CALL CheckRequiredFieldsOfSubstructs with default dataPath, structName and requiredFields</w:t>
            </w:r>
            <w:r>
              <w:br/>
              <w:t xml:space="preserve"> RETURN error list from result of CheckRequiredFieldsOfSubstructs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591" w:author="Pham Minh Tu" w:date="2019-12-26T14:10:00Z">
          <w:pPr>
            <w:pStyle w:val="Heading4"/>
          </w:pPr>
        </w:pPrChange>
      </w:pPr>
      <w:r>
        <w:t>CheckRequiredFieldsOfSubstructs</w:t>
      </w:r>
    </w:p>
    <w:p w:rsidR="004025D7" w:rsidRDefault="004025D7" w:rsidP="004025D7">
      <w:pPr>
        <w:pStyle w:val="DesignID"/>
      </w:pPr>
      <w:r>
        <w:t>GENERIC_GDD_CLS_021_015: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CheckRequiredFieldsOfSubstructs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dataPath</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structName</w:t>
            </w:r>
          </w:p>
        </w:tc>
        <w:tc>
          <w:tcPr>
            <w:tcW w:w="1038" w:type="dxa"/>
            <w:gridSpan w:val="2"/>
            <w:shd w:val="clear" w:color="auto" w:fill="auto"/>
          </w:tcPr>
          <w:p w:rsidR="004025D7" w:rsidRDefault="004025D7" w:rsidP="00CD1F8E">
            <w:r>
              <w:t xml:space="preserve">Struct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List&lt; string &gt; requiredFields</w:t>
            </w:r>
          </w:p>
        </w:tc>
        <w:tc>
          <w:tcPr>
            <w:tcW w:w="1038" w:type="dxa"/>
            <w:gridSpan w:val="2"/>
            <w:shd w:val="clear" w:color="auto" w:fill="auto"/>
          </w:tcPr>
          <w:p w:rsidR="004025D7" w:rsidRDefault="004025D7" w:rsidP="00CD1F8E">
            <w:r>
              <w:t xml:space="preserve">Required fields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List of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required fields of substructs</w:t>
            </w:r>
          </w:p>
          <w:p w:rsidR="004025D7" w:rsidRDefault="004025D7" w:rsidP="00CD1F8E">
            <w:pPr>
              <w:pStyle w:val="SourceCode"/>
            </w:pPr>
            <w:r>
              <w:t>Algorithm:</w:t>
            </w:r>
            <w:r>
              <w:br/>
              <w:t>Get BaseIntermediateItem structData from dataPath</w:t>
            </w:r>
            <w:r>
              <w:br/>
              <w:t xml:space="preserve"> CALL checkRequiredFieldsOfSubstructs with structName, structData and requiredFields</w:t>
            </w:r>
            <w:r>
              <w:br/>
              <w:t xml:space="preserve"> RETURN error list from result of checkRequiredFieldsOfSubstructs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592" w:author="Pham Minh Tu" w:date="2019-12-26T14:11:00Z">
          <w:pPr>
            <w:pStyle w:val="Heading4"/>
          </w:pPr>
        </w:pPrChange>
      </w:pPr>
      <w:r>
        <w:t>CheckSameFieldsOfSubstructs</w:t>
      </w:r>
    </w:p>
    <w:p w:rsidR="004025D7" w:rsidRDefault="004025D7" w:rsidP="004025D7">
      <w:pPr>
        <w:pStyle w:val="DesignID"/>
      </w:pPr>
      <w:r>
        <w:t>GENERIC_GDD_CLS_021_016: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CheckSameFieldsOfSubstructs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structName</w:t>
            </w:r>
          </w:p>
        </w:tc>
        <w:tc>
          <w:tcPr>
            <w:tcW w:w="1038" w:type="dxa"/>
            <w:gridSpan w:val="2"/>
            <w:shd w:val="clear" w:color="auto" w:fill="auto"/>
          </w:tcPr>
          <w:p w:rsidR="004025D7" w:rsidRDefault="004025D7" w:rsidP="00CD1F8E">
            <w:r>
              <w:t xml:space="preserve">Struct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List of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whether the fields are the same in substructs or not.</w:t>
            </w:r>
          </w:p>
          <w:p w:rsidR="004025D7" w:rsidRDefault="004025D7" w:rsidP="00CD1F8E">
            <w:pPr>
              <w:pStyle w:val="SourceCode"/>
            </w:pPr>
            <w:r>
              <w:t>Algorithm:</w:t>
            </w:r>
            <w:r>
              <w:br/>
              <w:t>Default dataPath = "/" + structName</w:t>
            </w:r>
            <w:r>
              <w:br/>
              <w:t xml:space="preserve"> CALL CheckSameFieldsOfSubstructs with default dataPath and structName</w:t>
            </w:r>
            <w:r>
              <w:br/>
              <w:t xml:space="preserve"> RETURN error list from result of CheckSameFieldsOfSubstructs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593" w:author="Pham Minh Tu" w:date="2019-12-26T14:11:00Z">
          <w:pPr>
            <w:pStyle w:val="Heading4"/>
          </w:pPr>
        </w:pPrChange>
      </w:pPr>
      <w:r>
        <w:lastRenderedPageBreak/>
        <w:t>CheckSameFieldsOfSubstructs</w:t>
      </w:r>
    </w:p>
    <w:p w:rsidR="004025D7" w:rsidRDefault="004025D7" w:rsidP="004025D7">
      <w:pPr>
        <w:pStyle w:val="DesignID"/>
      </w:pPr>
      <w:r>
        <w:t>GENERIC_GDD_CLS_021_017: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CheckSameFieldsOfSubstructs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dataPath</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structName</w:t>
            </w:r>
          </w:p>
        </w:tc>
        <w:tc>
          <w:tcPr>
            <w:tcW w:w="1038" w:type="dxa"/>
            <w:gridSpan w:val="2"/>
            <w:shd w:val="clear" w:color="auto" w:fill="auto"/>
          </w:tcPr>
          <w:p w:rsidR="004025D7" w:rsidRDefault="004025D7" w:rsidP="00CD1F8E">
            <w:r>
              <w:t xml:space="preserve">Struct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List of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whether the fields are the same in substructs or not.</w:t>
            </w:r>
          </w:p>
          <w:p w:rsidR="004025D7" w:rsidRDefault="004025D7" w:rsidP="00CD1F8E">
            <w:pPr>
              <w:pStyle w:val="SourceCode"/>
            </w:pPr>
            <w:r>
              <w:t>Algorithm:</w:t>
            </w:r>
            <w:r>
              <w:br/>
              <w:t>Get BaseIntermediateItem structData from dataPath</w:t>
            </w:r>
            <w:r>
              <w:br/>
              <w:t xml:space="preserve"> IF structData is NOT null and structData.Childs is NOT null THEN</w:t>
            </w:r>
            <w:r>
              <w:br/>
              <w:t xml:space="preserve">     - CALL method findFieldsOfAnyLastNodeStruct to get fields of an sample struct</w:t>
            </w:r>
            <w:r>
              <w:br/>
              <w:t xml:space="preserve">     - CALL method checkSameFieldsOfSubstructs to check all substructs in structData has the same number of</w:t>
            </w:r>
            <w:r>
              <w:br/>
              <w:t xml:space="preserve">       fields with the sample struct</w:t>
            </w:r>
            <w:r>
              <w:br/>
              <w:t xml:space="preserve">     - RETURN error found by checkSameFieldsOfSubstructs</w:t>
            </w:r>
            <w:r>
              <w:br/>
              <w:t xml:space="preserve"> ELSE</w:t>
            </w:r>
            <w:r>
              <w:br/>
              <w:t xml:space="preserve">     RETURN empty error list</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594" w:author="Pham Minh Tu" w:date="2019-12-26T14:11:00Z">
          <w:pPr>
            <w:pStyle w:val="Heading4"/>
          </w:pPr>
        </w:pPrChange>
      </w:pPr>
      <w:r>
        <w:t>Check_ERR_SPECIFIC_02</w:t>
      </w:r>
    </w:p>
    <w:p w:rsidR="004025D7" w:rsidRDefault="004025D7" w:rsidP="004025D7">
      <w:pPr>
        <w:pStyle w:val="DesignID"/>
      </w:pPr>
      <w:r>
        <w:t>GENERIC_GDD_CLS_021_018: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Check_ERR_SPECIFIC_02</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To check empty field name in entity structure name</w:t>
            </w:r>
          </w:p>
          <w:p w:rsidR="004025D7" w:rsidRDefault="004025D7" w:rsidP="00CD1F8E">
            <w:pPr>
              <w:pStyle w:val="SourceCode"/>
            </w:pPr>
            <w:r>
              <w:t>Algorithm:</w:t>
            </w:r>
            <w:r>
              <w:br/>
              <w:t>Scan all required structs from MCAL module input</w:t>
            </w:r>
            <w:r>
              <w:br/>
              <w:t xml:space="preserve"> If have any required field in sub-struct is missing</w:t>
            </w:r>
            <w:r>
              <w:br/>
              <w:t xml:space="preserve">     Report error ERRXXX002</w:t>
            </w:r>
          </w:p>
        </w:tc>
      </w:tr>
    </w:tbl>
    <w:p w:rsidR="004025D7" w:rsidRDefault="004025D7" w:rsidP="004025D7">
      <w:pPr>
        <w:pStyle w:val="RefReq"/>
      </w:pPr>
      <w:r>
        <w:t>{Ref: }</w:t>
      </w:r>
    </w:p>
    <w:p w:rsidR="004025D7" w:rsidRDefault="004025D7" w:rsidP="004025D7"/>
    <w:p w:rsidR="004025D7" w:rsidRDefault="004025D7">
      <w:pPr>
        <w:pStyle w:val="Heading5"/>
        <w:pPrChange w:id="1595" w:author="Pham Minh Tu" w:date="2019-12-26T14:11:00Z">
          <w:pPr>
            <w:pStyle w:val="Heading4"/>
          </w:pPr>
        </w:pPrChange>
      </w:pPr>
      <w:r>
        <w:t>GetAllStructureData</w:t>
      </w:r>
    </w:p>
    <w:p w:rsidR="004025D7" w:rsidRDefault="004025D7" w:rsidP="004025D7">
      <w:pPr>
        <w:pStyle w:val="DesignID"/>
      </w:pPr>
      <w:r>
        <w:t>GENERIC_GDD_CLS_021_019: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1038" w:type="dxa"/>
            <w:gridSpan w:val="3"/>
            <w:shd w:val="clear" w:color="auto" w:fill="auto"/>
          </w:tcPr>
          <w:p w:rsidR="004025D7" w:rsidRDefault="004025D7" w:rsidP="00CD1F8E">
            <w:r>
              <w:t>GetAllStructureData</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null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all structure data name, an abstract method to be override by specific module to provide structure data in post build source</w:t>
            </w:r>
          </w:p>
          <w:p w:rsidR="004025D7" w:rsidRDefault="004025D7" w:rsidP="00CD1F8E">
            <w:pPr>
              <w:pStyle w:val="SourceCode"/>
            </w:pPr>
            <w:r>
              <w:t>Algorithm:</w:t>
            </w:r>
            <w:r>
              <w:br/>
              <w:t>Implementation will be provided by MCAL module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596" w:author="Pham Minh Tu" w:date="2019-12-26T14:11:00Z">
          <w:pPr>
            <w:pStyle w:val="Heading4"/>
          </w:pPr>
        </w:pPrChange>
      </w:pPr>
      <w:r>
        <w:t>addErrorMessage</w:t>
      </w:r>
    </w:p>
    <w:p w:rsidR="004025D7" w:rsidRDefault="004025D7" w:rsidP="004025D7">
      <w:pPr>
        <w:pStyle w:val="DesignID"/>
      </w:pPr>
      <w:r>
        <w:t>GENERIC_GDD_CLS_021_020: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addErrorMessage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param</w:t>
            </w:r>
          </w:p>
        </w:tc>
        <w:tc>
          <w:tcPr>
            <w:tcW w:w="1038" w:type="dxa"/>
            <w:gridSpan w:val="2"/>
            <w:shd w:val="clear" w:color="auto" w:fill="auto"/>
          </w:tcPr>
          <w:p w:rsidR="004025D7" w:rsidRDefault="004025D7" w:rsidP="00CD1F8E">
            <w:r>
              <w:t xml:space="preserve">Module Id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defName</w:t>
            </w:r>
          </w:p>
        </w:tc>
        <w:tc>
          <w:tcPr>
            <w:tcW w:w="1038" w:type="dxa"/>
            <w:gridSpan w:val="2"/>
            <w:shd w:val="clear" w:color="auto" w:fill="auto"/>
          </w:tcPr>
          <w:p w:rsidR="004025D7" w:rsidRDefault="004025D7" w:rsidP="00CD1F8E">
            <w:r>
              <w:t xml:space="preserve">Definition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Path of conainer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Create error message template for checking mandatory parameters</w:t>
            </w:r>
          </w:p>
          <w:p w:rsidR="004025D7" w:rsidRDefault="004025D7" w:rsidP="00CD1F8E">
            <w:pPr>
              <w:pStyle w:val="SourceCode"/>
            </w:pPr>
            <w:r>
              <w:t>Algorithm:</w:t>
            </w:r>
            <w:r>
              <w:br/>
              <w:t>Print error information such as file name, parameter name, path of container if have any</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597" w:author="Pham Minh Tu" w:date="2019-12-26T14:11:00Z">
          <w:pPr>
            <w:pStyle w:val="Heading4"/>
          </w:pPr>
        </w:pPrChange>
      </w:pPr>
      <w:r>
        <w:t>checkRequiredFieldsOfSubstructs</w:t>
      </w:r>
    </w:p>
    <w:p w:rsidR="004025D7" w:rsidRDefault="004025D7" w:rsidP="004025D7">
      <w:pPr>
        <w:pStyle w:val="DesignID"/>
      </w:pPr>
      <w:r>
        <w:t>GENERIC_GDD_CLS_021_021: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checkRequiredFieldsOfSubstructs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rootStructName</w:t>
            </w:r>
          </w:p>
        </w:tc>
        <w:tc>
          <w:tcPr>
            <w:tcW w:w="1038" w:type="dxa"/>
            <w:gridSpan w:val="2"/>
            <w:shd w:val="clear" w:color="auto" w:fill="auto"/>
          </w:tcPr>
          <w:p w:rsidR="004025D7" w:rsidRDefault="004025D7" w:rsidP="00CD1F8E">
            <w:r>
              <w:t xml:space="preserve">Struct data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structData</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List&lt; string &gt; requiredFields</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Find sample fields of any last node struct</w:t>
            </w:r>
          </w:p>
          <w:p w:rsidR="004025D7" w:rsidRDefault="004025D7" w:rsidP="00CD1F8E">
            <w:pPr>
              <w:pStyle w:val="SourceCode"/>
            </w:pPr>
            <w:r>
              <w:t>Algorithm:</w:t>
            </w:r>
            <w:r>
              <w:br/>
              <w:t>Recurively scan substructs in structData</w:t>
            </w:r>
            <w:r>
              <w:br/>
              <w:t xml:space="preserve">     IF a substruct is last node (all items are fields, NOT inner substruct) THEN</w:t>
            </w:r>
            <w:r>
              <w:br/>
              <w:t xml:space="preserve">         IF substruct NOT have values for all requiredFields</w:t>
            </w:r>
            <w:r>
              <w:br/>
              <w:t xml:space="preserve">             Add 1 error to collection "result"</w:t>
            </w:r>
            <w:r>
              <w:br/>
              <w:t xml:space="preserve">         End</w:t>
            </w:r>
            <w:r>
              <w:br/>
              <w:t xml:space="preserve">     End</w:t>
            </w:r>
            <w:r>
              <w:br/>
              <w:t xml:space="preserve"> Ends</w:t>
            </w:r>
            <w:r>
              <w:br/>
            </w:r>
            <w:r>
              <w:br/>
              <w:t xml:space="preserve"> Return error collection "result"</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598" w:author="Pham Minh Tu" w:date="2019-12-26T14:11:00Z">
          <w:pPr>
            <w:pStyle w:val="Heading4"/>
          </w:pPr>
        </w:pPrChange>
      </w:pPr>
      <w:r>
        <w:t>checkSameFieldsOfSubstructs</w:t>
      </w:r>
    </w:p>
    <w:p w:rsidR="004025D7" w:rsidRDefault="004025D7" w:rsidP="004025D7">
      <w:pPr>
        <w:pStyle w:val="DesignID"/>
      </w:pPr>
      <w:r>
        <w:t>GENERIC_GDD_CLS_021_022: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checkSameFieldsOfSubstructs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rootStructName</w:t>
            </w:r>
          </w:p>
        </w:tc>
        <w:tc>
          <w:tcPr>
            <w:tcW w:w="1038" w:type="dxa"/>
            <w:gridSpan w:val="2"/>
            <w:shd w:val="clear" w:color="auto" w:fill="auto"/>
          </w:tcPr>
          <w:p w:rsidR="004025D7" w:rsidRDefault="004025D7" w:rsidP="00CD1F8E">
            <w:r>
              <w:t xml:space="preserve">Root struct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structData</w:t>
            </w:r>
          </w:p>
        </w:tc>
        <w:tc>
          <w:tcPr>
            <w:tcW w:w="1038" w:type="dxa"/>
            <w:gridSpan w:val="2"/>
            <w:shd w:val="clear" w:color="auto" w:fill="auto"/>
          </w:tcPr>
          <w:p w:rsidR="004025D7" w:rsidRDefault="004025D7" w:rsidP="00CD1F8E">
            <w:r>
              <w:t xml:space="preserve">Struct data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List&lt; string &gt; fields</w:t>
            </w:r>
          </w:p>
        </w:tc>
        <w:tc>
          <w:tcPr>
            <w:tcW w:w="1038" w:type="dxa"/>
            <w:gridSpan w:val="2"/>
            <w:shd w:val="clear" w:color="auto" w:fill="auto"/>
          </w:tcPr>
          <w:p w:rsidR="004025D7" w:rsidRDefault="004025D7" w:rsidP="00CD1F8E">
            <w:r>
              <w:t xml:space="preserve">Fields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same fields of substructs</w:t>
            </w:r>
          </w:p>
          <w:p w:rsidR="004025D7" w:rsidRDefault="004025D7" w:rsidP="00CD1F8E">
            <w:pPr>
              <w:pStyle w:val="SourceCode"/>
            </w:pPr>
            <w:r>
              <w:t>Algorithm:</w:t>
            </w:r>
            <w:r>
              <w:br/>
              <w:t>Recurively scan substructs in structData</w:t>
            </w:r>
            <w:r>
              <w:br/>
              <w:t xml:space="preserve">     IF a substruct is last node (all items are fields, NOT inner substruct) THEN</w:t>
            </w:r>
            <w:r>
              <w:br/>
              <w:t xml:space="preserve">         IF substruct NOT have the same number of field with sample fields list</w:t>
            </w:r>
            <w:r>
              <w:br/>
            </w:r>
            <w:r>
              <w:lastRenderedPageBreak/>
              <w:t xml:space="preserve">             Add 1 error to collection "result"</w:t>
            </w:r>
            <w:r>
              <w:br/>
              <w:t xml:space="preserve">         End</w:t>
            </w:r>
            <w:r>
              <w:br/>
              <w:t xml:space="preserve">     End</w:t>
            </w:r>
            <w:r>
              <w:br/>
              <w:t xml:space="preserve"> End</w:t>
            </w:r>
            <w:r>
              <w:br/>
            </w:r>
            <w:r>
              <w:br/>
              <w:t xml:space="preserve"> Return error collection "result"</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1599" w:author="Pham Minh Tu" w:date="2019-12-26T14:11:00Z">
          <w:pPr>
            <w:pStyle w:val="Heading4"/>
          </w:pPr>
        </w:pPrChange>
      </w:pPr>
      <w:r>
        <w:t>exitWithType</w:t>
      </w:r>
    </w:p>
    <w:p w:rsidR="004025D7" w:rsidRDefault="004025D7" w:rsidP="004025D7">
      <w:pPr>
        <w:pStyle w:val="DesignID"/>
      </w:pPr>
      <w:r>
        <w:t>GENERIC_GDD_CLS_021_023: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exitWithType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type</w:t>
            </w:r>
          </w:p>
        </w:tc>
        <w:tc>
          <w:tcPr>
            <w:tcW w:w="1038" w:type="dxa"/>
            <w:gridSpan w:val="2"/>
            <w:shd w:val="clear" w:color="auto" w:fill="auto"/>
          </w:tcPr>
          <w:p w:rsidR="004025D7" w:rsidRDefault="004025D7" w:rsidP="00CD1F8E">
            <w:r>
              <w:t xml:space="preserve">Type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Update exit code with type such as ERROR, WARN, SUCCESS</w:t>
            </w:r>
          </w:p>
          <w:p w:rsidR="004025D7" w:rsidRDefault="004025D7" w:rsidP="00CD1F8E">
            <w:pPr>
              <w:pStyle w:val="SourceCode"/>
            </w:pPr>
            <w:r>
              <w:t>Algorithm:</w:t>
            </w:r>
            <w:r>
              <w:br/>
              <w:t>exitCode =</w:t>
            </w:r>
            <w:r>
              <w:br/>
              <w:t xml:space="preserve">     EXIT_DUE_INPUT_FILES_ERROR if type = ERROR</w:t>
            </w:r>
            <w:r>
              <w:br/>
              <w:t xml:space="preserve">     EXIT_SUCCESSFUL_WITH_WARNINGS if type = WARN</w:t>
            </w:r>
            <w:r>
              <w:br/>
              <w:t xml:space="preserve">     EXIT_SUCCESSFUL otherwise</w:t>
            </w:r>
            <w:r>
              <w:br/>
              <w:t xml:space="preserve"> CALL userInterface.Exit with exitCode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600" w:author="Pham Minh Tu" w:date="2019-12-26T14:11:00Z">
          <w:pPr>
            <w:pStyle w:val="Heading4"/>
          </w:pPr>
        </w:pPrChange>
      </w:pPr>
      <w:r>
        <w:t>findFieldsOfAnyLastNodeStruct</w:t>
      </w:r>
    </w:p>
    <w:p w:rsidR="004025D7" w:rsidRDefault="004025D7" w:rsidP="004025D7">
      <w:pPr>
        <w:pStyle w:val="DesignID"/>
      </w:pPr>
      <w:r>
        <w:t>GENERIC_GDD_CLS_021_024: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findFieldsOfAnyLastNodeStruct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structData</w:t>
            </w:r>
          </w:p>
        </w:tc>
        <w:tc>
          <w:tcPr>
            <w:tcW w:w="1038" w:type="dxa"/>
            <w:gridSpan w:val="2"/>
            <w:shd w:val="clear" w:color="auto" w:fill="auto"/>
          </w:tcPr>
          <w:p w:rsidR="004025D7" w:rsidRDefault="004025D7" w:rsidP="00CD1F8E">
            <w:r>
              <w:t xml:space="preserve">Struct data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Find sample fields of any last node struct</w:t>
            </w:r>
          </w:p>
          <w:p w:rsidR="004025D7" w:rsidRDefault="004025D7" w:rsidP="00CD1F8E">
            <w:pPr>
              <w:pStyle w:val="SourceCode"/>
            </w:pPr>
            <w:r>
              <w:t>Algorithm:</w:t>
            </w:r>
            <w:r>
              <w:br/>
              <w:t>Recurively scan substructs in structData</w:t>
            </w:r>
            <w:r>
              <w:br/>
              <w:t xml:space="preserve">     IF a substruct is last node (all items are fields, NOT inner substruct) THEN</w:t>
            </w:r>
            <w:r>
              <w:br/>
              <w:t xml:space="preserve">         RETURN the substruct fields list</w:t>
            </w:r>
            <w:r>
              <w:br/>
              <w:t xml:space="preserve">     End</w:t>
            </w:r>
            <w:r>
              <w:br/>
              <w:t xml:space="preserve"> Ends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601" w:author="Pham Minh Tu" w:date="2019-12-26T14:11:00Z">
          <w:pPr>
            <w:pStyle w:val="Heading4"/>
          </w:pPr>
        </w:pPrChange>
      </w:pPr>
      <w:r>
        <w:t>isMissingContainer</w:t>
      </w:r>
    </w:p>
    <w:p w:rsidR="004025D7" w:rsidRDefault="004025D7" w:rsidP="004025D7">
      <w:pPr>
        <w:pStyle w:val="DesignID"/>
      </w:pPr>
      <w:r>
        <w:t>GENERIC_GDD_CLS_021_025: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isMissingContainer</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containerName</w:t>
            </w:r>
          </w:p>
        </w:tc>
        <w:tc>
          <w:tcPr>
            <w:tcW w:w="1038" w:type="dxa"/>
            <w:gridSpan w:val="2"/>
            <w:shd w:val="clear" w:color="auto" w:fill="auto"/>
          </w:tcPr>
          <w:p w:rsidR="004025D7" w:rsidRDefault="004025D7" w:rsidP="00CD1F8E">
            <w:r>
              <w:t xml:space="preserve">Module Id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IList&lt; string &gt; mandatoryContainers</w:t>
            </w:r>
          </w:p>
        </w:tc>
        <w:tc>
          <w:tcPr>
            <w:tcW w:w="1038" w:type="dxa"/>
            <w:gridSpan w:val="2"/>
            <w:shd w:val="clear" w:color="auto" w:fill="auto"/>
          </w:tcPr>
          <w:p w:rsidR="004025D7" w:rsidRDefault="004025D7" w:rsidP="00CD1F8E">
            <w:r>
              <w:t xml:space="preserve">Mandatory parameters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List of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whether madatory container exists or not.</w:t>
            </w:r>
          </w:p>
          <w:p w:rsidR="004025D7" w:rsidRDefault="004025D7" w:rsidP="00CD1F8E">
            <w:pPr>
              <w:pStyle w:val="SourceCode"/>
            </w:pPr>
            <w:r>
              <w:t>Algorithm:</w:t>
            </w:r>
            <w:r>
              <w:br/>
              <w:t>If container is mandatory which is not configed in CDF files</w:t>
            </w:r>
            <w:r>
              <w:br/>
              <w:t xml:space="preserve">     return true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602" w:author="Pham Minh Tu" w:date="2019-12-26T14:11:00Z">
          <w:pPr>
            <w:pStyle w:val="Heading4"/>
          </w:pPr>
        </w:pPrChange>
      </w:pPr>
      <w:r>
        <w:t>run</w:t>
      </w:r>
    </w:p>
    <w:p w:rsidR="004025D7" w:rsidRDefault="004025D7" w:rsidP="004025D7">
      <w:pPr>
        <w:pStyle w:val="DesignID"/>
      </w:pPr>
      <w:r>
        <w:t>GENERIC_GDD_CLS_021_026: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run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bool runPre</w:t>
            </w:r>
          </w:p>
        </w:tc>
        <w:tc>
          <w:tcPr>
            <w:tcW w:w="1038" w:type="dxa"/>
            <w:gridSpan w:val="2"/>
            <w:shd w:val="clear" w:color="auto" w:fill="auto"/>
          </w:tcPr>
          <w:p w:rsidR="004025D7" w:rsidRDefault="004025D7" w:rsidP="00CD1F8E">
            <w:r>
              <w:t xml:space="preserve">Pre-validation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Run all methods in</w:t>
            </w:r>
          </w:p>
          <w:p w:rsidR="004025D7" w:rsidRDefault="004025D7" w:rsidP="00CD1F8E">
            <w:pPr>
              <w:pStyle w:val="SourceCode"/>
            </w:pPr>
            <w:r>
              <w:t>Algorithm:</w:t>
            </w:r>
            <w:r>
              <w:br/>
              <w:t>Scan all validation methods that are decorated by ValidationRuleAttribute</w:t>
            </w:r>
            <w:r>
              <w:br/>
              <w:t xml:space="preserve"> IF runPre = true THEN</w:t>
            </w:r>
            <w:r>
              <w:br/>
              <w:t xml:space="preserve">     Select only pre-validation methods</w:t>
            </w:r>
            <w:r>
              <w:br/>
              <w:t xml:space="preserve"> ELSE</w:t>
            </w:r>
            <w:r>
              <w:br/>
              <w:t xml:space="preserve">     Select only post-validation methods</w:t>
            </w:r>
            <w:r>
              <w:br/>
              <w:t xml:space="preserve"> FOREACH validation method</w:t>
            </w:r>
            <w:r>
              <w:br/>
              <w:t xml:space="preserve">     Run the valiation to get ValidationResult</w:t>
            </w:r>
            <w:r>
              <w:br/>
              <w:t xml:space="preserve">     IF ValidationResult is ERROR THEN</w:t>
            </w:r>
            <w:r>
              <w:br/>
              <w:t xml:space="preserve">         Report error message and Exit</w:t>
            </w:r>
            <w:r>
              <w:br/>
            </w:r>
            <w:r>
              <w:lastRenderedPageBreak/>
              <w:t xml:space="preserve">     ELSE IF ValidationResult is WARNING THEN</w:t>
            </w:r>
            <w:r>
              <w:br/>
              <w:t xml:space="preserve">         Report warning message</w:t>
            </w:r>
            <w:r>
              <w:br/>
              <w:t xml:space="preserve">     ELSE IF ValiadtionResult is INFO THEN</w:t>
            </w:r>
            <w:r>
              <w:br/>
              <w:t xml:space="preserve">         Report info message</w:t>
            </w:r>
            <w:r>
              <w:br/>
              <w:t xml:space="preserve"> End</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3"/>
        <w:pPrChange w:id="1603" w:author="Pham Minh Tu" w:date="2019-12-26T14:11:00Z">
          <w:pPr>
            <w:pStyle w:val="Heading2"/>
          </w:pPr>
        </w:pPrChange>
      </w:pPr>
      <w:bookmarkStart w:id="1604" w:name="_Toc29218979"/>
      <w:r>
        <w:t>Renesas::Generator::MCALConfGen::Business::Validation::ValidationResult</w:t>
      </w:r>
      <w:bookmarkEnd w:id="160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ValidationResult.cs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contain information of validation such code error, error message, module id, type, success, isError.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Code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code of error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Message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list of message of error/warn/info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ModuleId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module id such as 80 for Can,...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Type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message types such as ERROR/WARN/INFO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Success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success status in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IsError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Check if this is an error result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ValidationResult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ValidationResult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ValidationResult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AddMessage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Add new message constructed from message format </w:t>
            </w:r>
          </w:p>
        </w:tc>
      </w:tr>
    </w:tbl>
    <w:p w:rsidR="004025D7" w:rsidRDefault="004025D7">
      <w:pPr>
        <w:pStyle w:val="Heading4"/>
        <w:pPrChange w:id="1605" w:author="Pham Minh Tu" w:date="2019-12-26T14:11:00Z">
          <w:pPr>
            <w:pStyle w:val="Heading3"/>
          </w:pPr>
        </w:pPrChange>
      </w:pPr>
      <w:r>
        <w:t>Fields</w:t>
      </w:r>
    </w:p>
    <w:p w:rsidR="004025D7" w:rsidRDefault="004025D7">
      <w:pPr>
        <w:pStyle w:val="Heading5"/>
        <w:pPrChange w:id="1606" w:author="Pham Minh Tu" w:date="2019-12-26T14:11:00Z">
          <w:pPr>
            <w:pStyle w:val="Heading4"/>
          </w:pPr>
        </w:pPrChange>
      </w:pPr>
      <w:r>
        <w:t>Code</w:t>
      </w:r>
    </w:p>
    <w:p w:rsidR="004025D7" w:rsidRDefault="004025D7" w:rsidP="004025D7">
      <w:pPr>
        <w:pStyle w:val="DesignID"/>
      </w:pPr>
      <w:r>
        <w:t>GENERIC_GDD_CLS_022_001: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Code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code of error </w:t>
            </w:r>
          </w:p>
        </w:tc>
      </w:tr>
    </w:tbl>
    <w:p w:rsidR="004025D7" w:rsidRDefault="004025D7" w:rsidP="004025D7"/>
    <w:p w:rsidR="004025D7" w:rsidRDefault="004025D7">
      <w:pPr>
        <w:pStyle w:val="Heading5"/>
        <w:pPrChange w:id="1607" w:author="Pham Minh Tu" w:date="2019-12-26T14:11:00Z">
          <w:pPr>
            <w:pStyle w:val="Heading4"/>
          </w:pPr>
        </w:pPrChange>
      </w:pPr>
      <w:r>
        <w:t>Message</w:t>
      </w:r>
    </w:p>
    <w:p w:rsidR="004025D7" w:rsidRDefault="004025D7" w:rsidP="004025D7">
      <w:pPr>
        <w:pStyle w:val="DesignID"/>
      </w:pPr>
      <w:r>
        <w:t>GENERIC_GDD_CLS_022_002: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Message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List&lt; string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list of message of error/warn/info </w:t>
            </w:r>
          </w:p>
        </w:tc>
      </w:tr>
    </w:tbl>
    <w:p w:rsidR="004025D7" w:rsidRDefault="004025D7" w:rsidP="004025D7"/>
    <w:p w:rsidR="004025D7" w:rsidRDefault="004025D7">
      <w:pPr>
        <w:pStyle w:val="Heading5"/>
        <w:pPrChange w:id="1608" w:author="Pham Minh Tu" w:date="2019-12-26T14:11:00Z">
          <w:pPr>
            <w:pStyle w:val="Heading4"/>
          </w:pPr>
        </w:pPrChange>
      </w:pPr>
      <w:r>
        <w:t>ModuleId</w:t>
      </w:r>
    </w:p>
    <w:p w:rsidR="004025D7" w:rsidRDefault="004025D7" w:rsidP="004025D7">
      <w:pPr>
        <w:pStyle w:val="DesignID"/>
      </w:pPr>
      <w:r>
        <w:t>GENERIC_GDD_CLS_022_003: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module id such as 80 for Can,... </w:t>
            </w:r>
          </w:p>
        </w:tc>
      </w:tr>
    </w:tbl>
    <w:p w:rsidR="004025D7" w:rsidRDefault="004025D7" w:rsidP="004025D7"/>
    <w:p w:rsidR="004025D7" w:rsidRDefault="004025D7">
      <w:pPr>
        <w:pStyle w:val="Heading5"/>
        <w:pPrChange w:id="1609" w:author="Pham Minh Tu" w:date="2019-12-26T14:11:00Z">
          <w:pPr>
            <w:pStyle w:val="Heading4"/>
          </w:pPr>
        </w:pPrChange>
      </w:pPr>
      <w:r>
        <w:t>Type</w:t>
      </w:r>
    </w:p>
    <w:p w:rsidR="004025D7" w:rsidRDefault="004025D7" w:rsidP="004025D7">
      <w:pPr>
        <w:pStyle w:val="DesignID"/>
      </w:pPr>
      <w:r>
        <w:t>GENERIC_GDD_CLS_022_004: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Type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MessageType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message types such as ERROR/WARN/INFO </w:t>
            </w:r>
          </w:p>
        </w:tc>
      </w:tr>
    </w:tbl>
    <w:p w:rsidR="004025D7" w:rsidRDefault="004025D7" w:rsidP="004025D7"/>
    <w:p w:rsidR="004025D7" w:rsidRDefault="004025D7">
      <w:pPr>
        <w:pStyle w:val="Heading5"/>
        <w:pPrChange w:id="1610" w:author="Pham Minh Tu" w:date="2019-12-26T14:11:00Z">
          <w:pPr>
            <w:pStyle w:val="Heading4"/>
          </w:pPr>
        </w:pPrChange>
      </w:pPr>
      <w:r>
        <w:t>Success</w:t>
      </w:r>
    </w:p>
    <w:p w:rsidR="004025D7" w:rsidRDefault="004025D7" w:rsidP="004025D7">
      <w:pPr>
        <w:pStyle w:val="DesignID"/>
      </w:pPr>
      <w:r>
        <w:t>GENERIC_GDD_CLS_022_005: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Success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ValidationResult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success status in </w:t>
            </w:r>
          </w:p>
        </w:tc>
      </w:tr>
    </w:tbl>
    <w:p w:rsidR="004025D7" w:rsidRDefault="004025D7" w:rsidP="004025D7"/>
    <w:p w:rsidR="004025D7" w:rsidRDefault="004025D7">
      <w:pPr>
        <w:pStyle w:val="Heading4"/>
        <w:pPrChange w:id="1611" w:author="Pham Minh Tu" w:date="2019-12-26T14:11:00Z">
          <w:pPr>
            <w:pStyle w:val="Heading3"/>
          </w:pPr>
        </w:pPrChange>
      </w:pPr>
      <w:r>
        <w:lastRenderedPageBreak/>
        <w:t>Methods</w:t>
      </w:r>
    </w:p>
    <w:p w:rsidR="004025D7" w:rsidRDefault="004025D7">
      <w:pPr>
        <w:pStyle w:val="Heading5"/>
        <w:pPrChange w:id="1612" w:author="Pham Minh Tu" w:date="2019-12-26T14:11:00Z">
          <w:pPr>
            <w:pStyle w:val="Heading4"/>
          </w:pPr>
        </w:pPrChange>
      </w:pPr>
      <w:r>
        <w:t>AddMessage</w:t>
      </w:r>
    </w:p>
    <w:p w:rsidR="004025D7" w:rsidRDefault="004025D7" w:rsidP="004025D7">
      <w:pPr>
        <w:pStyle w:val="DesignID"/>
      </w:pPr>
      <w:r>
        <w:t>GENERIC_GDD_CLS_022_006: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AddMessage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msgFormat</w:t>
            </w:r>
          </w:p>
        </w:tc>
        <w:tc>
          <w:tcPr>
            <w:tcW w:w="1038" w:type="dxa"/>
            <w:gridSpan w:val="2"/>
            <w:shd w:val="clear" w:color="auto" w:fill="auto"/>
          </w:tcPr>
          <w:p w:rsidR="004025D7" w:rsidRDefault="004025D7" w:rsidP="00CD1F8E">
            <w:r>
              <w:t xml:space="preserve">Message format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params object[] param</w:t>
            </w:r>
          </w:p>
        </w:tc>
        <w:tc>
          <w:tcPr>
            <w:tcW w:w="1038" w:type="dxa"/>
            <w:gridSpan w:val="2"/>
            <w:shd w:val="clear" w:color="auto" w:fill="auto"/>
          </w:tcPr>
          <w:p w:rsidR="004025D7" w:rsidRDefault="004025D7" w:rsidP="00CD1F8E">
            <w:r>
              <w:t xml:space="preserve">Parameters to fill in message format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Add new message constructed from message format</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613" w:author="Pham Minh Tu" w:date="2019-12-26T14:11:00Z">
          <w:pPr>
            <w:pStyle w:val="Heading4"/>
          </w:pPr>
        </w:pPrChange>
      </w:pPr>
      <w:r>
        <w:t>IsError</w:t>
      </w:r>
    </w:p>
    <w:p w:rsidR="004025D7" w:rsidRDefault="004025D7" w:rsidP="004025D7">
      <w:pPr>
        <w:pStyle w:val="DesignID"/>
      </w:pPr>
      <w:r>
        <w:t>GENERIC_GDD_CLS_022_007: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IsError</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if this is an error result</w:t>
            </w:r>
          </w:p>
          <w:p w:rsidR="004025D7" w:rsidRDefault="004025D7" w:rsidP="00CD1F8E">
            <w:pPr>
              <w:pStyle w:val="SourceCode"/>
            </w:pPr>
            <w:r>
              <w:t>Algorithm:</w:t>
            </w:r>
            <w:r>
              <w:br/>
              <w:t>If Type is NOT SUCCESS</w:t>
            </w:r>
            <w:r>
              <w:br/>
              <w:t xml:space="preserve">     Return true</w:t>
            </w:r>
            <w:r>
              <w:br/>
              <w:t xml:space="preserve"> Else</w:t>
            </w:r>
            <w:r>
              <w:br/>
              <w:t xml:space="preserve">     Return false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614" w:author="Pham Minh Tu" w:date="2019-12-26T14:11:00Z">
          <w:pPr>
            <w:pStyle w:val="Heading4"/>
          </w:pPr>
        </w:pPrChange>
      </w:pPr>
      <w:r>
        <w:t>ValidationResult</w:t>
      </w:r>
    </w:p>
    <w:p w:rsidR="004025D7" w:rsidRDefault="004025D7" w:rsidP="004025D7">
      <w:pPr>
        <w:pStyle w:val="DesignID"/>
      </w:pPr>
      <w:r>
        <w:t>GENERIC_GDD_CLS_022_008: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ValidationResult</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rsidRPr="00925175">
              <w:t>Validation result constructor without arguments</w:t>
            </w:r>
          </w:p>
          <w:p w:rsidR="004025D7" w:rsidRDefault="004025D7" w:rsidP="00CD1F8E">
            <w:pPr>
              <w:pStyle w:val="SourceCode"/>
            </w:pPr>
            <w:r>
              <w:t>Algorithm:</w:t>
            </w:r>
            <w:r>
              <w:br/>
              <w:t>Init value of Type attribute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615" w:author="Pham Minh Tu" w:date="2019-12-26T14:11:00Z">
          <w:pPr>
            <w:pStyle w:val="Heading4"/>
          </w:pPr>
        </w:pPrChange>
      </w:pPr>
      <w:r>
        <w:t>ValidationResult</w:t>
      </w:r>
    </w:p>
    <w:p w:rsidR="004025D7" w:rsidRDefault="004025D7" w:rsidP="004025D7">
      <w:pPr>
        <w:pStyle w:val="DesignID"/>
      </w:pPr>
      <w:r>
        <w:t>GENERIC_GDD_CLS_022_009: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ValidationResult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int code</w:t>
            </w:r>
          </w:p>
        </w:tc>
        <w:tc>
          <w:tcPr>
            <w:tcW w:w="4154" w:type="dxa"/>
            <w:gridSpan w:val="2"/>
            <w:shd w:val="clear" w:color="auto" w:fill="auto"/>
          </w:tcPr>
          <w:p w:rsidR="004025D7" w:rsidRDefault="004025D7" w:rsidP="00CD1F8E">
            <w:r>
              <w:t xml:space="preserve">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rsidRPr="00925175">
              <w:t>Validation result constructor with arguments as code</w:t>
            </w:r>
          </w:p>
          <w:p w:rsidR="004025D7" w:rsidRDefault="004025D7" w:rsidP="00CD1F8E">
            <w:pPr>
              <w:pStyle w:val="SourceCode"/>
            </w:pPr>
            <w:r>
              <w:t>Algorithm:</w:t>
            </w:r>
            <w:r>
              <w:br/>
              <w:t>Init values such as Code, Type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616" w:author="Pham Minh Tu" w:date="2019-12-26T14:11:00Z">
          <w:pPr>
            <w:pStyle w:val="Heading4"/>
          </w:pPr>
        </w:pPrChange>
      </w:pPr>
      <w:r>
        <w:t>ValidationResult</w:t>
      </w:r>
    </w:p>
    <w:p w:rsidR="004025D7" w:rsidRDefault="004025D7" w:rsidP="004025D7">
      <w:pPr>
        <w:pStyle w:val="DesignID"/>
      </w:pPr>
      <w:r>
        <w:t>GENERIC_GDD_CLS_022_010: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ValidationResult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 xml:space="preserve"> type</w:t>
            </w:r>
          </w:p>
        </w:tc>
        <w:tc>
          <w:tcPr>
            <w:tcW w:w="4154" w:type="dxa"/>
            <w:gridSpan w:val="2"/>
            <w:shd w:val="clear" w:color="auto" w:fill="auto"/>
          </w:tcPr>
          <w:p w:rsidR="004025D7" w:rsidRDefault="004025D7" w:rsidP="00CD1F8E">
            <w:r>
              <w:t xml:space="preserve">Type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int code</w:t>
            </w:r>
          </w:p>
        </w:tc>
        <w:tc>
          <w:tcPr>
            <w:tcW w:w="4154" w:type="dxa"/>
            <w:gridSpan w:val="2"/>
            <w:shd w:val="clear" w:color="auto" w:fill="auto"/>
          </w:tcPr>
          <w:p w:rsidR="004025D7" w:rsidRDefault="004025D7" w:rsidP="00CD1F8E">
            <w:r>
              <w:t xml:space="preserve">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int moduleId</w:t>
            </w:r>
          </w:p>
        </w:tc>
        <w:tc>
          <w:tcPr>
            <w:tcW w:w="4154" w:type="dxa"/>
            <w:gridSpan w:val="2"/>
            <w:shd w:val="clear" w:color="auto" w:fill="auto"/>
          </w:tcPr>
          <w:p w:rsidR="004025D7" w:rsidRDefault="004025D7" w:rsidP="00CD1F8E">
            <w:r>
              <w:t xml:space="preserve">Module id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msgFormat</w:t>
            </w:r>
          </w:p>
        </w:tc>
        <w:tc>
          <w:tcPr>
            <w:tcW w:w="4154" w:type="dxa"/>
            <w:gridSpan w:val="2"/>
            <w:shd w:val="clear" w:color="auto" w:fill="auto"/>
          </w:tcPr>
          <w:p w:rsidR="004025D7" w:rsidRDefault="004025D7" w:rsidP="00CD1F8E">
            <w:r>
              <w:t xml:space="preserve">Message format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params object[] param</w:t>
            </w:r>
          </w:p>
        </w:tc>
        <w:tc>
          <w:tcPr>
            <w:tcW w:w="4154" w:type="dxa"/>
            <w:gridSpan w:val="2"/>
            <w:shd w:val="clear" w:color="auto" w:fill="auto"/>
          </w:tcPr>
          <w:p w:rsidR="004025D7" w:rsidRDefault="004025D7" w:rsidP="00CD1F8E">
            <w:r>
              <w:t xml:space="preserve">Parameters to fill in message format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rsidRPr="00925175">
              <w:t>Validation result constructor with arguments</w:t>
            </w:r>
            <w:r>
              <w:t>.</w:t>
            </w:r>
          </w:p>
          <w:p w:rsidR="004025D7" w:rsidRDefault="004025D7" w:rsidP="00CD1F8E">
            <w:pPr>
              <w:pStyle w:val="SourceCode"/>
            </w:pPr>
            <w:r>
              <w:t>Algorithm:</w:t>
            </w:r>
            <w:r>
              <w:br/>
              <w:t>Init values such as Code, Module Id, Type, Message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617" w:author="Pham Minh Tu" w:date="2019-12-26T14:11:00Z">
          <w:pPr>
            <w:pStyle w:val="Heading2"/>
          </w:pPr>
        </w:pPrChange>
      </w:pPr>
      <w:bookmarkStart w:id="1618" w:name="_Toc29218980"/>
      <w:r>
        <w:t>Renesas::Generator::MCALConfGen::Business::Validation::ValidationRuleAttribute</w:t>
      </w:r>
      <w:bookmarkEnd w:id="161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ValidationRuleAttribute.cs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decorates methods which will be invoked to validate rules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PreIntermediationValidation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This attribute mark that all methods run before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PostIntermediationValidation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This attribute mark that all methods run after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ContinueIfFailed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This attribute mark that whether method is allowed run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EnableMethod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This attribute mark that whether method is allowed run or not. </w:t>
            </w:r>
          </w:p>
        </w:tc>
      </w:tr>
      <w:tr w:rsidR="004025D7" w:rsidTr="00CD1F8E">
        <w:trPr>
          <w:jc w:val="center"/>
        </w:trPr>
        <w:tc>
          <w:tcPr>
            <w:tcW w:w="582" w:type="dxa"/>
            <w:shd w:val="clear" w:color="auto" w:fill="auto"/>
            <w:vAlign w:val="center"/>
          </w:tcPr>
          <w:p w:rsidR="004025D7" w:rsidRDefault="00705EFF" w:rsidP="00CD1F8E">
            <w:pPr>
              <w:spacing w:afterAutospacing="1"/>
              <w:jc w:val="center"/>
            </w:pPr>
            <w:r>
              <w:t>(5</w:t>
            </w:r>
            <w:r w:rsidR="004025D7">
              <w:t>)</w:t>
            </w:r>
          </w:p>
        </w:tc>
        <w:tc>
          <w:tcPr>
            <w:tcW w:w="3739" w:type="dxa"/>
            <w:shd w:val="clear" w:color="auto" w:fill="auto"/>
            <w:vAlign w:val="center"/>
          </w:tcPr>
          <w:p w:rsidR="004025D7" w:rsidRDefault="004025D7" w:rsidP="00CD1F8E">
            <w:pPr>
              <w:spacing w:afterAutospacing="1"/>
            </w:pPr>
            <w:r>
              <w:t>Order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This attribute mark order priority of each validation method in a group </w:t>
            </w:r>
          </w:p>
        </w:tc>
      </w:tr>
      <w:tr w:rsidR="004025D7" w:rsidTr="00CD1F8E">
        <w:trPr>
          <w:jc w:val="center"/>
        </w:trPr>
        <w:tc>
          <w:tcPr>
            <w:tcW w:w="582" w:type="dxa"/>
            <w:shd w:val="clear" w:color="auto" w:fill="auto"/>
            <w:vAlign w:val="center"/>
          </w:tcPr>
          <w:p w:rsidR="004025D7" w:rsidRDefault="00705EFF" w:rsidP="00CD1F8E">
            <w:pPr>
              <w:spacing w:afterAutospacing="1"/>
              <w:jc w:val="center"/>
            </w:pPr>
            <w:r>
              <w:t>(6</w:t>
            </w:r>
            <w:r w:rsidR="004025D7">
              <w:t>)</w:t>
            </w:r>
          </w:p>
        </w:tc>
        <w:tc>
          <w:tcPr>
            <w:tcW w:w="3739" w:type="dxa"/>
            <w:shd w:val="clear" w:color="auto" w:fill="auto"/>
            <w:vAlign w:val="center"/>
          </w:tcPr>
          <w:p w:rsidR="004025D7" w:rsidRDefault="004025D7" w:rsidP="00CD1F8E">
            <w:pPr>
              <w:spacing w:afterAutospacing="1"/>
            </w:pPr>
            <w:r>
              <w:t>preIntermediationValidation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This attribute mark that all methods run before </w:t>
            </w:r>
          </w:p>
        </w:tc>
      </w:tr>
      <w:tr w:rsidR="004025D7" w:rsidTr="00CD1F8E">
        <w:trPr>
          <w:jc w:val="center"/>
        </w:trPr>
        <w:tc>
          <w:tcPr>
            <w:tcW w:w="582" w:type="dxa"/>
            <w:shd w:val="clear" w:color="auto" w:fill="auto"/>
            <w:vAlign w:val="center"/>
          </w:tcPr>
          <w:p w:rsidR="004025D7" w:rsidRDefault="00705EFF" w:rsidP="00CD1F8E">
            <w:pPr>
              <w:spacing w:afterAutospacing="1"/>
              <w:jc w:val="center"/>
            </w:pPr>
            <w:r>
              <w:t>(7</w:t>
            </w:r>
            <w:r w:rsidR="004025D7">
              <w:t>)</w:t>
            </w:r>
          </w:p>
        </w:tc>
        <w:tc>
          <w:tcPr>
            <w:tcW w:w="3739" w:type="dxa"/>
            <w:shd w:val="clear" w:color="auto" w:fill="auto"/>
            <w:vAlign w:val="center"/>
          </w:tcPr>
          <w:p w:rsidR="004025D7" w:rsidRDefault="004025D7" w:rsidP="00CD1F8E">
            <w:pPr>
              <w:spacing w:afterAutospacing="1"/>
            </w:pPr>
            <w:r>
              <w:t>postIntermediationValidation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This attribute mark that all methods run after </w:t>
            </w:r>
          </w:p>
        </w:tc>
      </w:tr>
      <w:tr w:rsidR="004025D7" w:rsidTr="00CD1F8E">
        <w:trPr>
          <w:jc w:val="center"/>
        </w:trPr>
        <w:tc>
          <w:tcPr>
            <w:tcW w:w="582" w:type="dxa"/>
            <w:shd w:val="clear" w:color="auto" w:fill="auto"/>
            <w:vAlign w:val="center"/>
          </w:tcPr>
          <w:p w:rsidR="004025D7" w:rsidRDefault="00705EFF" w:rsidP="00CD1F8E">
            <w:pPr>
              <w:spacing w:afterAutospacing="1"/>
              <w:jc w:val="center"/>
            </w:pPr>
            <w:r>
              <w:t>(8</w:t>
            </w:r>
            <w:r w:rsidR="004025D7">
              <w:t>)</w:t>
            </w:r>
          </w:p>
        </w:tc>
        <w:tc>
          <w:tcPr>
            <w:tcW w:w="3739" w:type="dxa"/>
            <w:shd w:val="clear" w:color="auto" w:fill="auto"/>
            <w:vAlign w:val="center"/>
          </w:tcPr>
          <w:p w:rsidR="004025D7" w:rsidRDefault="004025D7" w:rsidP="00CD1F8E">
            <w:pPr>
              <w:spacing w:afterAutospacing="1"/>
            </w:pPr>
            <w:r>
              <w:t>continueIfFailed</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This attribute mark that program still continue although result of method is failed </w:t>
            </w:r>
          </w:p>
        </w:tc>
      </w:tr>
      <w:tr w:rsidR="004025D7" w:rsidTr="00CD1F8E">
        <w:trPr>
          <w:jc w:val="center"/>
        </w:trPr>
        <w:tc>
          <w:tcPr>
            <w:tcW w:w="582" w:type="dxa"/>
            <w:shd w:val="clear" w:color="auto" w:fill="auto"/>
            <w:vAlign w:val="center"/>
          </w:tcPr>
          <w:p w:rsidR="004025D7" w:rsidRDefault="00705EFF" w:rsidP="00CD1F8E">
            <w:pPr>
              <w:spacing w:afterAutospacing="1"/>
              <w:jc w:val="center"/>
            </w:pPr>
            <w:r>
              <w:t>(9</w:t>
            </w:r>
            <w:r w:rsidR="004025D7">
              <w:t>)</w:t>
            </w:r>
          </w:p>
        </w:tc>
        <w:tc>
          <w:tcPr>
            <w:tcW w:w="3739" w:type="dxa"/>
            <w:shd w:val="clear" w:color="auto" w:fill="auto"/>
            <w:vAlign w:val="center"/>
          </w:tcPr>
          <w:p w:rsidR="004025D7" w:rsidRDefault="004025D7" w:rsidP="00CD1F8E">
            <w:pPr>
              <w:spacing w:afterAutospacing="1"/>
            </w:pPr>
            <w:r>
              <w:t>enableMethod</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This attribute mark that whether method is allowed run or not.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ValidationRuleAttribute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ValidationRuleAttribute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bl>
    <w:p w:rsidR="004025D7" w:rsidRDefault="004025D7">
      <w:pPr>
        <w:pStyle w:val="Heading4"/>
        <w:pPrChange w:id="1619" w:author="Pham Minh Tu" w:date="2019-12-26T14:11:00Z">
          <w:pPr>
            <w:pStyle w:val="Heading3"/>
          </w:pPr>
        </w:pPrChange>
      </w:pPr>
      <w:r>
        <w:t>Fields</w:t>
      </w:r>
    </w:p>
    <w:p w:rsidR="004025D7" w:rsidRDefault="004025D7">
      <w:pPr>
        <w:pStyle w:val="Heading5"/>
        <w:pPrChange w:id="1620" w:author="Pham Minh Tu" w:date="2019-12-26T14:11:00Z">
          <w:pPr>
            <w:pStyle w:val="Heading4"/>
          </w:pPr>
        </w:pPrChange>
      </w:pPr>
      <w:r>
        <w:t>PreIntermediationValidation</w:t>
      </w:r>
    </w:p>
    <w:p w:rsidR="004025D7" w:rsidRDefault="004025D7" w:rsidP="004025D7">
      <w:pPr>
        <w:pStyle w:val="DesignID"/>
      </w:pPr>
      <w:r>
        <w:t>GENERIC_GDD_CLS_023_001: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PreIntermediationValidation</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attribute mark that all methods run before </w:t>
            </w:r>
          </w:p>
        </w:tc>
      </w:tr>
    </w:tbl>
    <w:p w:rsidR="004025D7" w:rsidRDefault="004025D7" w:rsidP="004025D7"/>
    <w:p w:rsidR="004025D7" w:rsidRDefault="004025D7">
      <w:pPr>
        <w:pStyle w:val="Heading5"/>
        <w:pPrChange w:id="1621" w:author="Pham Minh Tu" w:date="2019-12-26T14:11:00Z">
          <w:pPr>
            <w:pStyle w:val="Heading4"/>
          </w:pPr>
        </w:pPrChange>
      </w:pPr>
      <w:r>
        <w:t>PostIntermediationValidation</w:t>
      </w:r>
    </w:p>
    <w:p w:rsidR="004025D7" w:rsidRDefault="004025D7" w:rsidP="004025D7">
      <w:pPr>
        <w:pStyle w:val="DesignID"/>
      </w:pPr>
      <w:r>
        <w:t>GENERIC_GDD_CLS_023_002: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PostIntermediationValidation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attribute mark that all methods run after </w:t>
            </w:r>
          </w:p>
        </w:tc>
      </w:tr>
    </w:tbl>
    <w:p w:rsidR="004025D7" w:rsidRDefault="004025D7" w:rsidP="004025D7"/>
    <w:p w:rsidR="004025D7" w:rsidRDefault="004025D7">
      <w:pPr>
        <w:pStyle w:val="Heading5"/>
        <w:pPrChange w:id="1622" w:author="Pham Minh Tu" w:date="2019-12-26T14:11:00Z">
          <w:pPr>
            <w:pStyle w:val="Heading4"/>
          </w:pPr>
        </w:pPrChange>
      </w:pPr>
      <w:r>
        <w:t>ContinueIfFailed</w:t>
      </w:r>
    </w:p>
    <w:p w:rsidR="004025D7" w:rsidRDefault="004025D7" w:rsidP="004025D7">
      <w:pPr>
        <w:pStyle w:val="DesignID"/>
      </w:pPr>
      <w:r>
        <w:t>GENERIC_GDD_CLS_023_003: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ContinueIfFailed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attribute mark that whether method is allowed run or not. </w:t>
            </w:r>
          </w:p>
        </w:tc>
      </w:tr>
    </w:tbl>
    <w:p w:rsidR="004025D7" w:rsidRDefault="004025D7" w:rsidP="004025D7"/>
    <w:p w:rsidR="004025D7" w:rsidRDefault="004025D7">
      <w:pPr>
        <w:pStyle w:val="Heading5"/>
        <w:pPrChange w:id="1623" w:author="Pham Minh Tu" w:date="2019-12-26T14:11:00Z">
          <w:pPr>
            <w:pStyle w:val="Heading4"/>
          </w:pPr>
        </w:pPrChange>
      </w:pPr>
      <w:r>
        <w:t>EnableMethod</w:t>
      </w:r>
    </w:p>
    <w:p w:rsidR="004025D7" w:rsidRDefault="004025D7" w:rsidP="004025D7">
      <w:pPr>
        <w:pStyle w:val="DesignID"/>
      </w:pPr>
      <w:r>
        <w:t>GENERIC_GDD_CLS_023_004: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EnableMethod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attribute mark that whether method is allowed run or not. </w:t>
            </w:r>
          </w:p>
        </w:tc>
      </w:tr>
    </w:tbl>
    <w:p w:rsidR="004025D7" w:rsidRDefault="004025D7" w:rsidP="004025D7"/>
    <w:p w:rsidR="004025D7" w:rsidRDefault="004025D7">
      <w:pPr>
        <w:pStyle w:val="Heading5"/>
        <w:pPrChange w:id="1624" w:author="Pham Minh Tu" w:date="2019-12-26T14:12:00Z">
          <w:pPr>
            <w:pStyle w:val="Heading4"/>
          </w:pPr>
        </w:pPrChange>
      </w:pPr>
      <w:r>
        <w:t>Order</w:t>
      </w:r>
    </w:p>
    <w:p w:rsidR="004025D7" w:rsidRDefault="004025D7" w:rsidP="004025D7">
      <w:pPr>
        <w:pStyle w:val="DesignID"/>
      </w:pPr>
      <w:r>
        <w:t>GENERIC_GDD_CLS_023_006: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Order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float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attribute mark order priority of each validation method in a group </w:t>
            </w:r>
          </w:p>
        </w:tc>
      </w:tr>
    </w:tbl>
    <w:p w:rsidR="004025D7" w:rsidRDefault="004025D7" w:rsidP="004025D7"/>
    <w:p w:rsidR="004025D7" w:rsidRDefault="004025D7">
      <w:pPr>
        <w:pStyle w:val="Heading5"/>
        <w:pPrChange w:id="1625" w:author="Pham Minh Tu" w:date="2019-12-26T14:12:00Z">
          <w:pPr>
            <w:pStyle w:val="Heading4"/>
          </w:pPr>
        </w:pPrChange>
      </w:pPr>
      <w:r>
        <w:lastRenderedPageBreak/>
        <w:t>preIntermediationValidation</w:t>
      </w:r>
    </w:p>
    <w:p w:rsidR="004025D7" w:rsidRDefault="004025D7" w:rsidP="004025D7">
      <w:pPr>
        <w:pStyle w:val="DesignID"/>
      </w:pPr>
      <w:r>
        <w:t>GENERIC_GDD_CLS_023_007: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preIntermediationValidation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attribute mark that all methods run before </w:t>
            </w:r>
          </w:p>
        </w:tc>
      </w:tr>
    </w:tbl>
    <w:p w:rsidR="004025D7" w:rsidRDefault="004025D7" w:rsidP="004025D7"/>
    <w:p w:rsidR="004025D7" w:rsidRDefault="004025D7">
      <w:pPr>
        <w:pStyle w:val="Heading5"/>
        <w:pPrChange w:id="1626" w:author="Pham Minh Tu" w:date="2019-12-26T14:12:00Z">
          <w:pPr>
            <w:pStyle w:val="Heading4"/>
          </w:pPr>
        </w:pPrChange>
      </w:pPr>
      <w:r>
        <w:t>postIntermediationValidation</w:t>
      </w:r>
    </w:p>
    <w:p w:rsidR="004025D7" w:rsidRDefault="004025D7" w:rsidP="004025D7">
      <w:pPr>
        <w:pStyle w:val="DesignID"/>
      </w:pPr>
      <w:r>
        <w:t>GENERIC_GDD_CLS_023_008: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postIntermediationValidation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attribute mark that all methods run after </w:t>
            </w:r>
          </w:p>
        </w:tc>
      </w:tr>
    </w:tbl>
    <w:p w:rsidR="004025D7" w:rsidRDefault="004025D7" w:rsidP="004025D7"/>
    <w:p w:rsidR="004025D7" w:rsidRDefault="004025D7">
      <w:pPr>
        <w:pStyle w:val="Heading5"/>
        <w:pPrChange w:id="1627" w:author="Pham Minh Tu" w:date="2019-12-26T14:12:00Z">
          <w:pPr>
            <w:pStyle w:val="Heading4"/>
          </w:pPr>
        </w:pPrChange>
      </w:pPr>
      <w:r>
        <w:t>continueIfFailed</w:t>
      </w:r>
    </w:p>
    <w:p w:rsidR="004025D7" w:rsidRDefault="004025D7" w:rsidP="004025D7">
      <w:pPr>
        <w:pStyle w:val="DesignID"/>
      </w:pPr>
      <w:r>
        <w:t>GENERIC_GDD_CLS_023_009: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continueIfFailed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attribute mark that program still continue although result of method is failed </w:t>
            </w:r>
          </w:p>
        </w:tc>
      </w:tr>
    </w:tbl>
    <w:p w:rsidR="004025D7" w:rsidRDefault="004025D7" w:rsidP="004025D7"/>
    <w:p w:rsidR="004025D7" w:rsidRDefault="004025D7">
      <w:pPr>
        <w:pStyle w:val="Heading5"/>
        <w:pPrChange w:id="1628" w:author="Pham Minh Tu" w:date="2019-12-26T14:12:00Z">
          <w:pPr>
            <w:pStyle w:val="Heading4"/>
          </w:pPr>
        </w:pPrChange>
      </w:pPr>
      <w:r>
        <w:t>enableMethod</w:t>
      </w:r>
    </w:p>
    <w:p w:rsidR="004025D7" w:rsidRDefault="004025D7" w:rsidP="004025D7">
      <w:pPr>
        <w:pStyle w:val="DesignID"/>
      </w:pPr>
      <w:r>
        <w:t>GENERIC_GDD_CLS_023_010: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enableMethod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attribute mark that whether method is allowed run or not. </w:t>
            </w:r>
          </w:p>
        </w:tc>
      </w:tr>
    </w:tbl>
    <w:p w:rsidR="004025D7" w:rsidRDefault="004025D7" w:rsidP="004025D7"/>
    <w:p w:rsidR="004025D7" w:rsidRDefault="004025D7">
      <w:pPr>
        <w:pStyle w:val="Heading4"/>
        <w:pPrChange w:id="1629" w:author="Pham Minh Tu" w:date="2019-12-26T14:12:00Z">
          <w:pPr>
            <w:pStyle w:val="Heading3"/>
          </w:pPr>
        </w:pPrChange>
      </w:pPr>
      <w:r>
        <w:t>Methods</w:t>
      </w:r>
    </w:p>
    <w:p w:rsidR="004025D7" w:rsidRDefault="004025D7">
      <w:pPr>
        <w:pStyle w:val="Heading5"/>
        <w:pPrChange w:id="1630" w:author="Pham Minh Tu" w:date="2019-12-26T14:12:00Z">
          <w:pPr>
            <w:pStyle w:val="Heading4"/>
          </w:pPr>
        </w:pPrChange>
      </w:pPr>
      <w:r>
        <w:t>ValidationRuleAttribute</w:t>
      </w:r>
    </w:p>
    <w:p w:rsidR="004025D7" w:rsidRDefault="004025D7" w:rsidP="004025D7">
      <w:pPr>
        <w:pStyle w:val="DesignID"/>
      </w:pPr>
      <w:r>
        <w:t>GENERIC_GDD_CLS_023_012: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6230" w:type="dxa"/>
            <w:gridSpan w:val="3"/>
            <w:shd w:val="clear" w:color="auto" w:fill="auto"/>
          </w:tcPr>
          <w:p w:rsidR="004025D7" w:rsidRDefault="004025D7" w:rsidP="00CD1F8E">
            <w:r>
              <w:t>ValidationRuleAttribute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float order</w:t>
            </w:r>
          </w:p>
        </w:tc>
        <w:tc>
          <w:tcPr>
            <w:tcW w:w="4154" w:type="dxa"/>
            <w:gridSpan w:val="2"/>
            <w:shd w:val="clear" w:color="auto" w:fill="auto"/>
          </w:tcPr>
          <w:p w:rsidR="004025D7" w:rsidRDefault="004025D7" w:rsidP="00CD1F8E">
            <w:r w:rsidRPr="00EF541B">
              <w:t>Order of method running</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rsidRPr="00EF541B">
              <w:t>Validation rule attribute constructor with argument order</w:t>
            </w:r>
          </w:p>
          <w:p w:rsidR="004025D7" w:rsidRDefault="004025D7" w:rsidP="00CD1F8E">
            <w:pPr>
              <w:pStyle w:val="SourceCode"/>
            </w:pPr>
            <w:r>
              <w:t>Algorithm:</w:t>
            </w:r>
            <w:r>
              <w:br/>
              <w:t>Init value order</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631" w:author="Pham Minh Tu" w:date="2019-12-26T14:12:00Z">
          <w:pPr>
            <w:pStyle w:val="Heading4"/>
          </w:pPr>
        </w:pPrChange>
      </w:pPr>
      <w:r>
        <w:t>ValidationRuleAttribute</w:t>
      </w:r>
    </w:p>
    <w:p w:rsidR="004025D7" w:rsidRDefault="004025D7" w:rsidP="004025D7">
      <w:pPr>
        <w:pStyle w:val="DesignID"/>
      </w:pPr>
      <w:r>
        <w:t>GENERIC_GDD_CLS_023_013: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705EFF">
        <w:tc>
          <w:tcPr>
            <w:tcW w:w="2077" w:type="dxa"/>
            <w:shd w:val="clear" w:color="auto" w:fill="D0CECE"/>
          </w:tcPr>
          <w:p w:rsidR="004025D7" w:rsidRPr="00E2291F" w:rsidRDefault="004025D7" w:rsidP="00CD1F8E">
            <w:pPr>
              <w:rPr>
                <w:b/>
              </w:rPr>
            </w:pPr>
            <w:r w:rsidRPr="00E2291F">
              <w:rPr>
                <w:b/>
              </w:rPr>
              <w:t>Method Name</w:t>
            </w:r>
          </w:p>
        </w:tc>
        <w:tc>
          <w:tcPr>
            <w:tcW w:w="6231" w:type="dxa"/>
            <w:gridSpan w:val="3"/>
            <w:shd w:val="clear" w:color="auto" w:fill="auto"/>
          </w:tcPr>
          <w:p w:rsidR="004025D7" w:rsidRDefault="004025D7" w:rsidP="00CD1F8E">
            <w:r>
              <w:t>ValidationRuleAttribute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bool preIntermediationValidation</w:t>
            </w:r>
          </w:p>
        </w:tc>
        <w:tc>
          <w:tcPr>
            <w:tcW w:w="4154" w:type="dxa"/>
            <w:gridSpan w:val="2"/>
            <w:shd w:val="clear" w:color="auto" w:fill="auto"/>
          </w:tcPr>
          <w:p w:rsidR="004025D7" w:rsidRDefault="004025D7" w:rsidP="00CD1F8E">
            <w:r>
              <w:t xml:space="preserve">Pre intermediation validation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bool postIntermediationValidation</w:t>
            </w:r>
          </w:p>
        </w:tc>
        <w:tc>
          <w:tcPr>
            <w:tcW w:w="4154" w:type="dxa"/>
            <w:gridSpan w:val="2"/>
            <w:shd w:val="clear" w:color="auto" w:fill="auto"/>
          </w:tcPr>
          <w:p w:rsidR="004025D7" w:rsidRDefault="004025D7" w:rsidP="00CD1F8E">
            <w:r>
              <w:t xml:space="preserve">Post intermediation validation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bool continueIfFailed</w:t>
            </w:r>
          </w:p>
        </w:tc>
        <w:tc>
          <w:tcPr>
            <w:tcW w:w="4154" w:type="dxa"/>
            <w:gridSpan w:val="2"/>
            <w:shd w:val="clear" w:color="auto" w:fill="auto"/>
          </w:tcPr>
          <w:p w:rsidR="004025D7" w:rsidRDefault="004025D7" w:rsidP="00CD1F8E">
            <w:r>
              <w:t xml:space="preserve">Continue if failed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bool enableMethod</w:t>
            </w:r>
          </w:p>
        </w:tc>
        <w:tc>
          <w:tcPr>
            <w:tcW w:w="4154" w:type="dxa"/>
            <w:gridSpan w:val="2"/>
            <w:shd w:val="clear" w:color="auto" w:fill="auto"/>
          </w:tcPr>
          <w:p w:rsidR="004025D7" w:rsidRDefault="004025D7" w:rsidP="00CD1F8E">
            <w:r w:rsidRPr="00EF541B">
              <w:t>Enable/Disable method running</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rsidRPr="00EF541B">
              <w:t>Validation rule attribute constructor with arguments</w:t>
            </w:r>
          </w:p>
          <w:p w:rsidR="004025D7" w:rsidRDefault="004025D7" w:rsidP="00705EFF">
            <w:pPr>
              <w:pStyle w:val="SourceCode"/>
            </w:pPr>
            <w:r>
              <w:t>Algorithm:</w:t>
            </w:r>
            <w:r>
              <w:br/>
              <w:t xml:space="preserve">Init values such as preIntermediationValidation, postIntermediationValidation, </w:t>
            </w:r>
            <w:r w:rsidR="00705EFF">
              <w:t>continueIfFailed</w:t>
            </w:r>
            <w:r w:rsidR="00705EFF">
              <w:br/>
              <w:t xml:space="preserve"> enableMethod</w:t>
            </w:r>
          </w:p>
        </w:tc>
      </w:tr>
    </w:tbl>
    <w:p w:rsidR="004025D7" w:rsidRDefault="004025D7" w:rsidP="004025D7">
      <w:pPr>
        <w:pStyle w:val="RefReq"/>
      </w:pPr>
      <w:r>
        <w:t xml:space="preserve">{Ref: </w:t>
      </w:r>
      <w:r w:rsidR="00630415">
        <w:t>N/A</w:t>
      </w:r>
      <w:r>
        <w:t>}</w:t>
      </w:r>
    </w:p>
    <w:p w:rsidR="004025D7" w:rsidRDefault="004025D7" w:rsidP="004025D7"/>
    <w:p w:rsidR="005A1400" w:rsidRDefault="005A1400">
      <w:pPr>
        <w:pStyle w:val="Heading2"/>
        <w:rPr>
          <w:ins w:id="1632" w:author="Pham Minh Tu" w:date="2019-12-26T14:13:00Z"/>
        </w:rPr>
      </w:pPr>
      <w:bookmarkStart w:id="1633" w:name="_Toc29218981"/>
      <w:ins w:id="1634" w:author="Pham Minh Tu" w:date="2019-12-26T14:13:00Z">
        <w:r w:rsidRPr="005A1400">
          <w:t>DotNetApiWrapper</w:t>
        </w:r>
        <w:bookmarkEnd w:id="1633"/>
      </w:ins>
    </w:p>
    <w:p w:rsidR="005A1400" w:rsidRDefault="005A1400">
      <w:pPr>
        <w:rPr>
          <w:ins w:id="1635" w:author="Pham Minh Tu" w:date="2019-12-26T14:22:00Z"/>
        </w:rPr>
        <w:pPrChange w:id="1636" w:author="Pham Minh Tu" w:date="2019-12-26T14:19:00Z">
          <w:pPr>
            <w:pStyle w:val="Heading2"/>
          </w:pPr>
        </w:pPrChange>
      </w:pPr>
      <w:ins w:id="1637" w:author="Pham Minh Tu" w:date="2019-12-26T14:21:00Z">
        <w:r>
          <w:t>Generation Tool is developed by NET APIs, so t</w:t>
        </w:r>
      </w:ins>
      <w:ins w:id="1638" w:author="Pham Minh Tu" w:date="2019-12-26T14:16:00Z">
        <w:r>
          <w:t xml:space="preserve">his component </w:t>
        </w:r>
      </w:ins>
      <w:ins w:id="1639" w:author="Pham Minh Tu" w:date="2019-12-26T14:17:00Z">
        <w:r>
          <w:t>manage</w:t>
        </w:r>
      </w:ins>
      <w:ins w:id="1640" w:author="Pham Minh Tu" w:date="2019-12-26T14:16:00Z">
        <w:r>
          <w:t xml:space="preserve"> errors</w:t>
        </w:r>
      </w:ins>
      <w:ins w:id="1641" w:author="Pham Minh Tu" w:date="2019-12-26T14:17:00Z">
        <w:r>
          <w:t xml:space="preserve"> that</w:t>
        </w:r>
      </w:ins>
      <w:ins w:id="1642" w:author="Pham Minh Tu" w:date="2019-12-26T14:16:00Z">
        <w:r>
          <w:t xml:space="preserve"> occur </w:t>
        </w:r>
      </w:ins>
      <w:ins w:id="1643" w:author="Pham Minh Tu" w:date="2019-12-26T14:17:00Z">
        <w:r>
          <w:t xml:space="preserve">on NET API and </w:t>
        </w:r>
      </w:ins>
      <w:ins w:id="1644" w:author="Pham Minh Tu" w:date="2019-12-26T14:19:00Z">
        <w:r w:rsidRPr="005A1400">
          <w:rPr>
            <w:rPrChange w:id="1645" w:author="Pham Minh Tu" w:date="2019-12-26T14:19:00Z">
              <w:rPr>
                <w:rFonts w:ascii="Helvetica" w:hAnsi="Helvetica" w:cs="Helvetica"/>
                <w:b w:val="0"/>
                <w:iCs w:val="0"/>
                <w:color w:val="2F4F4F"/>
                <w:sz w:val="18"/>
                <w:szCs w:val="18"/>
                <w:shd w:val="clear" w:color="auto" w:fill="FFE3BD"/>
              </w:rPr>
            </w:rPrChange>
          </w:rPr>
          <w:t>concentrated</w:t>
        </w:r>
        <w:r w:rsidRPr="005A1400">
          <w:rPr>
            <w:rPrChange w:id="1646" w:author="Pham Minh Tu" w:date="2019-12-26T14:19:00Z">
              <w:rPr>
                <w:rFonts w:ascii="Helvetica" w:hAnsi="Helvetica" w:cs="Helvetica"/>
                <w:b w:val="0"/>
                <w:iCs w:val="0"/>
                <w:color w:val="2F4F4F"/>
                <w:sz w:val="18"/>
                <w:szCs w:val="18"/>
                <w:shd w:val="clear" w:color="auto" w:fill="FFFFFF"/>
              </w:rPr>
            </w:rPrChange>
          </w:rPr>
          <w:t> </w:t>
        </w:r>
      </w:ins>
      <w:ins w:id="1647" w:author="Pham Minh Tu" w:date="2019-12-26T14:17:00Z">
        <w:r>
          <w:t>error code</w:t>
        </w:r>
      </w:ins>
      <w:ins w:id="1648" w:author="Pham Minh Tu" w:date="2019-12-26T14:19:00Z">
        <w:r>
          <w:t xml:space="preserve">. </w:t>
        </w:r>
      </w:ins>
      <w:ins w:id="1649" w:author="Pham Minh Tu" w:date="2019-12-26T14:21:00Z">
        <w:r>
          <w:t xml:space="preserve">The MCAL module use </w:t>
        </w:r>
      </w:ins>
      <w:ins w:id="1650" w:author="Pham Minh Tu" w:date="2019-12-26T14:22:00Z">
        <w:r>
          <w:t>Wrapper API instead of direct NET API.</w:t>
        </w:r>
      </w:ins>
    </w:p>
    <w:p w:rsidR="005A1400" w:rsidRDefault="005A1400">
      <w:pPr>
        <w:pStyle w:val="Heading3"/>
        <w:rPr>
          <w:ins w:id="1651" w:author="Pham Minh Tu" w:date="2019-12-26T14:22:00Z"/>
        </w:rPr>
        <w:pPrChange w:id="1652" w:author="Pham Minh Tu" w:date="2019-12-26T14:22:00Z">
          <w:pPr>
            <w:pStyle w:val="Heading2"/>
          </w:pPr>
        </w:pPrChange>
      </w:pPr>
      <w:bookmarkStart w:id="1653" w:name="_Toc29218982"/>
      <w:ins w:id="1654" w:author="Pham Minh Tu" w:date="2019-12-26T14:22:00Z">
        <w:r>
          <w:lastRenderedPageBreak/>
          <w:t>UML</w:t>
        </w:r>
        <w:bookmarkEnd w:id="1653"/>
      </w:ins>
    </w:p>
    <w:p w:rsidR="005A1400" w:rsidRDefault="00683712">
      <w:pPr>
        <w:rPr>
          <w:ins w:id="1655" w:author="Pham Minh Tu" w:date="2019-12-26T14:25:00Z"/>
        </w:rPr>
        <w:pPrChange w:id="1656" w:author="Pham Minh Tu" w:date="2019-12-26T14:19:00Z">
          <w:pPr>
            <w:pStyle w:val="Heading2"/>
          </w:pPr>
        </w:pPrChange>
      </w:pPr>
      <w:ins w:id="1657" w:author="Pham Minh Tu" w:date="2019-12-26T14:22:00Z">
        <w:r>
          <w:rPr>
            <w:noProof/>
            <w:lang w:eastAsia="en-US"/>
          </w:rPr>
          <w:drawing>
            <wp:inline distT="0" distB="0" distL="0" distR="0" wp14:anchorId="4E1135FA" wp14:editId="05509509">
              <wp:extent cx="5276850" cy="10795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1079500"/>
                      </a:xfrm>
                      <a:prstGeom prst="rect">
                        <a:avLst/>
                      </a:prstGeom>
                      <a:noFill/>
                      <a:ln>
                        <a:noFill/>
                      </a:ln>
                    </pic:spPr>
                  </pic:pic>
                </a:graphicData>
              </a:graphic>
            </wp:inline>
          </w:drawing>
        </w:r>
      </w:ins>
    </w:p>
    <w:tbl>
      <w:tblPr>
        <w:tblStyle w:val="TableGrid"/>
        <w:tblW w:w="0" w:type="auto"/>
        <w:tblLook w:val="04A0" w:firstRow="1" w:lastRow="0" w:firstColumn="1" w:lastColumn="0" w:noHBand="0" w:noVBand="1"/>
      </w:tblPr>
      <w:tblGrid>
        <w:gridCol w:w="4261"/>
        <w:gridCol w:w="4262"/>
      </w:tblGrid>
      <w:tr w:rsidR="00683712" w:rsidTr="00683712">
        <w:trPr>
          <w:cnfStyle w:val="100000000000" w:firstRow="1" w:lastRow="0" w:firstColumn="0" w:lastColumn="0" w:oddVBand="0" w:evenVBand="0" w:oddHBand="0" w:evenHBand="0" w:firstRowFirstColumn="0" w:firstRowLastColumn="0" w:lastRowFirstColumn="0" w:lastRowLastColumn="0"/>
          <w:ins w:id="1658" w:author="Pham Minh Tu" w:date="2019-12-26T14:25:00Z"/>
        </w:trPr>
        <w:tc>
          <w:tcPr>
            <w:cnfStyle w:val="000000000100" w:firstRow="0" w:lastRow="0" w:firstColumn="0" w:lastColumn="0" w:oddVBand="0" w:evenVBand="0" w:oddHBand="0" w:evenHBand="0" w:firstRowFirstColumn="1" w:firstRowLastColumn="0" w:lastRowFirstColumn="0" w:lastRowLastColumn="0"/>
            <w:tcW w:w="4261" w:type="dxa"/>
          </w:tcPr>
          <w:p w:rsidR="00683712" w:rsidRDefault="00683712" w:rsidP="005A1400">
            <w:pPr>
              <w:rPr>
                <w:ins w:id="1659" w:author="Pham Minh Tu" w:date="2019-12-26T14:25:00Z"/>
              </w:rPr>
            </w:pPr>
            <w:ins w:id="1660" w:author="Pham Minh Tu" w:date="2019-12-26T14:25:00Z">
              <w:r>
                <w:t>Class</w:t>
              </w:r>
            </w:ins>
          </w:p>
        </w:tc>
        <w:tc>
          <w:tcPr>
            <w:tcW w:w="4262" w:type="dxa"/>
          </w:tcPr>
          <w:p w:rsidR="00683712" w:rsidRDefault="00683712" w:rsidP="005A1400">
            <w:pPr>
              <w:cnfStyle w:val="100000000000" w:firstRow="1" w:lastRow="0" w:firstColumn="0" w:lastColumn="0" w:oddVBand="0" w:evenVBand="0" w:oddHBand="0" w:evenHBand="0" w:firstRowFirstColumn="0" w:firstRowLastColumn="0" w:lastRowFirstColumn="0" w:lastRowLastColumn="0"/>
              <w:rPr>
                <w:ins w:id="1661" w:author="Pham Minh Tu" w:date="2019-12-26T14:25:00Z"/>
              </w:rPr>
            </w:pPr>
            <w:ins w:id="1662" w:author="Pham Minh Tu" w:date="2019-12-26T14:25:00Z">
              <w:r>
                <w:t>Description</w:t>
              </w:r>
            </w:ins>
          </w:p>
        </w:tc>
      </w:tr>
      <w:tr w:rsidR="00683712" w:rsidTr="00683712">
        <w:trPr>
          <w:ins w:id="1663" w:author="Pham Minh Tu" w:date="2019-12-26T14:25:00Z"/>
        </w:trPr>
        <w:tc>
          <w:tcPr>
            <w:tcW w:w="4261" w:type="dxa"/>
          </w:tcPr>
          <w:p w:rsidR="00683712" w:rsidRDefault="00683712" w:rsidP="005A1400">
            <w:pPr>
              <w:rPr>
                <w:ins w:id="1664" w:author="Pham Minh Tu" w:date="2019-12-26T14:25:00Z"/>
              </w:rPr>
            </w:pPr>
            <w:ins w:id="1665" w:author="Pham Minh Tu" w:date="2019-12-26T14:25:00Z">
              <w:r>
                <w:t>ConsoleWrapper</w:t>
              </w:r>
            </w:ins>
          </w:p>
        </w:tc>
        <w:tc>
          <w:tcPr>
            <w:tcW w:w="4262" w:type="dxa"/>
          </w:tcPr>
          <w:p w:rsidR="00683712" w:rsidRDefault="00683712">
            <w:pPr>
              <w:rPr>
                <w:ins w:id="1666" w:author="Pham Minh Tu" w:date="2019-12-26T14:25:00Z"/>
              </w:rPr>
            </w:pPr>
            <w:ins w:id="1667" w:author="Pham Minh Tu" w:date="2019-12-26T14:25:00Z">
              <w:r>
                <w:t xml:space="preserve">Wrap </w:t>
              </w:r>
            </w:ins>
            <w:ins w:id="1668" w:author="Pham Minh Tu" w:date="2019-12-26T14:26:00Z">
              <w:r>
                <w:t>Console class in NET</w:t>
              </w:r>
            </w:ins>
            <w:ins w:id="1669" w:author="Pham Minh Tu" w:date="2019-12-26T14:27:00Z">
              <w:r>
                <w:t xml:space="preserve"> and handle related exceptions</w:t>
              </w:r>
            </w:ins>
          </w:p>
        </w:tc>
      </w:tr>
      <w:tr w:rsidR="00683712" w:rsidTr="00683712">
        <w:trPr>
          <w:ins w:id="1670" w:author="Pham Minh Tu" w:date="2019-12-26T14:25:00Z"/>
        </w:trPr>
        <w:tc>
          <w:tcPr>
            <w:tcW w:w="4261" w:type="dxa"/>
          </w:tcPr>
          <w:p w:rsidR="00683712" w:rsidRDefault="00683712" w:rsidP="005A1400">
            <w:pPr>
              <w:rPr>
                <w:ins w:id="1671" w:author="Pham Minh Tu" w:date="2019-12-26T14:25:00Z"/>
              </w:rPr>
            </w:pPr>
            <w:ins w:id="1672" w:author="Pham Minh Tu" w:date="2019-12-26T14:26:00Z">
              <w:r>
                <w:t>ReflectionWrapper</w:t>
              </w:r>
            </w:ins>
          </w:p>
        </w:tc>
        <w:tc>
          <w:tcPr>
            <w:tcW w:w="4262" w:type="dxa"/>
          </w:tcPr>
          <w:p w:rsidR="00683712" w:rsidRDefault="00683712">
            <w:pPr>
              <w:rPr>
                <w:ins w:id="1673" w:author="Pham Minh Tu" w:date="2019-12-26T14:25:00Z"/>
              </w:rPr>
            </w:pPr>
            <w:ins w:id="1674" w:author="Pham Minh Tu" w:date="2019-12-26T14:26:00Z">
              <w:r>
                <w:t xml:space="preserve">Wrap Reflection class in NET and handle </w:t>
              </w:r>
            </w:ins>
            <w:ins w:id="1675" w:author="Pham Minh Tu" w:date="2019-12-26T14:27:00Z">
              <w:r>
                <w:t xml:space="preserve">related </w:t>
              </w:r>
            </w:ins>
            <w:ins w:id="1676" w:author="Pham Minh Tu" w:date="2019-12-26T14:26:00Z">
              <w:r>
                <w:t>exceptions</w:t>
              </w:r>
            </w:ins>
          </w:p>
        </w:tc>
      </w:tr>
      <w:tr w:rsidR="00683712" w:rsidTr="00683712">
        <w:trPr>
          <w:ins w:id="1677" w:author="Pham Minh Tu" w:date="2019-12-26T14:27:00Z"/>
        </w:trPr>
        <w:tc>
          <w:tcPr>
            <w:tcW w:w="4261" w:type="dxa"/>
          </w:tcPr>
          <w:p w:rsidR="00683712" w:rsidRDefault="00341810" w:rsidP="005A1400">
            <w:pPr>
              <w:rPr>
                <w:ins w:id="1678" w:author="Pham Minh Tu" w:date="2019-12-26T14:27:00Z"/>
              </w:rPr>
            </w:pPr>
            <w:ins w:id="1679" w:author="Pham Minh Tu" w:date="2019-12-26T14:35:00Z">
              <w:r>
                <w:t>EnvironmentWrapper</w:t>
              </w:r>
            </w:ins>
          </w:p>
        </w:tc>
        <w:tc>
          <w:tcPr>
            <w:tcW w:w="4262" w:type="dxa"/>
          </w:tcPr>
          <w:p w:rsidR="00683712" w:rsidRDefault="00341810" w:rsidP="00683712">
            <w:pPr>
              <w:rPr>
                <w:ins w:id="1680" w:author="Pham Minh Tu" w:date="2019-12-26T14:27:00Z"/>
              </w:rPr>
            </w:pPr>
            <w:ins w:id="1681" w:author="Pham Minh Tu" w:date="2019-12-26T14:35:00Z">
              <w:r>
                <w:t>Wrap Environment class in NET and handle related exceptions</w:t>
              </w:r>
            </w:ins>
          </w:p>
        </w:tc>
      </w:tr>
      <w:tr w:rsidR="00683712" w:rsidTr="00683712">
        <w:trPr>
          <w:ins w:id="1682" w:author="Pham Minh Tu" w:date="2019-12-26T14:27:00Z"/>
        </w:trPr>
        <w:tc>
          <w:tcPr>
            <w:tcW w:w="4261" w:type="dxa"/>
          </w:tcPr>
          <w:p w:rsidR="00683712" w:rsidRDefault="00341810" w:rsidP="005A1400">
            <w:pPr>
              <w:rPr>
                <w:ins w:id="1683" w:author="Pham Minh Tu" w:date="2019-12-26T14:27:00Z"/>
              </w:rPr>
            </w:pPr>
            <w:ins w:id="1684" w:author="Pham Minh Tu" w:date="2019-12-26T14:35:00Z">
              <w:r>
                <w:t>IOWrapper</w:t>
              </w:r>
            </w:ins>
          </w:p>
        </w:tc>
        <w:tc>
          <w:tcPr>
            <w:tcW w:w="4262" w:type="dxa"/>
          </w:tcPr>
          <w:p w:rsidR="00683712" w:rsidRDefault="00341810">
            <w:pPr>
              <w:rPr>
                <w:ins w:id="1685" w:author="Pham Minh Tu" w:date="2019-12-26T14:27:00Z"/>
              </w:rPr>
            </w:pPr>
            <w:ins w:id="1686" w:author="Pham Minh Tu" w:date="2019-12-26T14:35:00Z">
              <w:r>
                <w:t xml:space="preserve">Wrap </w:t>
              </w:r>
            </w:ins>
            <w:ins w:id="1687" w:author="Pham Minh Tu" w:date="2019-12-26T14:36:00Z">
              <w:r>
                <w:t>Directory, File, Xdocument,</w:t>
              </w:r>
            </w:ins>
            <w:ins w:id="1688" w:author="Pham Minh Tu" w:date="2019-12-26T14:37:00Z">
              <w:r>
                <w:t xml:space="preserve"> Path</w:t>
              </w:r>
            </w:ins>
            <w:ins w:id="1689" w:author="Pham Minh Tu" w:date="2019-12-26T14:35:00Z">
              <w:r>
                <w:t xml:space="preserve"> class</w:t>
              </w:r>
            </w:ins>
            <w:ins w:id="1690" w:author="Pham Minh Tu" w:date="2019-12-26T14:37:00Z">
              <w:r>
                <w:t>es</w:t>
              </w:r>
            </w:ins>
            <w:ins w:id="1691" w:author="Pham Minh Tu" w:date="2019-12-26T14:35:00Z">
              <w:r>
                <w:t xml:space="preserve"> in NET and handle related exceptions</w:t>
              </w:r>
            </w:ins>
          </w:p>
        </w:tc>
      </w:tr>
    </w:tbl>
    <w:p w:rsidR="00683712" w:rsidRPr="00ED3E2F" w:rsidRDefault="00683712">
      <w:pPr>
        <w:rPr>
          <w:ins w:id="1692" w:author="Pham Minh Tu" w:date="2019-12-26T14:12:00Z"/>
        </w:rPr>
        <w:pPrChange w:id="1693" w:author="Pham Minh Tu" w:date="2019-12-26T14:19:00Z">
          <w:pPr>
            <w:pStyle w:val="Heading2"/>
          </w:pPr>
        </w:pPrChange>
      </w:pPr>
    </w:p>
    <w:p w:rsidR="004025D7" w:rsidRDefault="004025D7">
      <w:pPr>
        <w:pStyle w:val="Heading3"/>
        <w:pPrChange w:id="1694" w:author="Pham Minh Tu" w:date="2019-12-26T14:22:00Z">
          <w:pPr>
            <w:pStyle w:val="Heading2"/>
          </w:pPr>
        </w:pPrChange>
      </w:pPr>
      <w:bookmarkStart w:id="1695" w:name="_Toc29218983"/>
      <w:r>
        <w:t>Renesas::Generator::MCALConfGen::CrossCutting::DotNetApiWrapper::ConsoleWrapper</w:t>
      </w:r>
      <w:bookmarkEnd w:id="169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ConsoleWrapper.cs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is used to wrap .NET methods of System.Console classes.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ui</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user interface is used to report error/warn/info messages to user.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WriteLine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Call .NET API to write to console </w:t>
            </w:r>
          </w:p>
        </w:tc>
      </w:tr>
    </w:tbl>
    <w:p w:rsidR="004025D7" w:rsidRDefault="004025D7">
      <w:pPr>
        <w:pStyle w:val="Heading4"/>
        <w:pPrChange w:id="1696" w:author="Pham Minh Tu" w:date="2019-12-26T14:38:00Z">
          <w:pPr>
            <w:pStyle w:val="Heading3"/>
          </w:pPr>
        </w:pPrChange>
      </w:pPr>
      <w:r>
        <w:t>Fields</w:t>
      </w:r>
    </w:p>
    <w:p w:rsidR="004025D7" w:rsidRDefault="004025D7">
      <w:pPr>
        <w:pStyle w:val="Heading5"/>
        <w:pPrChange w:id="1697" w:author="Pham Minh Tu" w:date="2019-12-26T14:38:00Z">
          <w:pPr>
            <w:pStyle w:val="Heading4"/>
          </w:pPr>
        </w:pPrChange>
      </w:pPr>
      <w:r>
        <w:t>ui</w:t>
      </w:r>
    </w:p>
    <w:p w:rsidR="004025D7" w:rsidRDefault="004025D7" w:rsidP="004025D7">
      <w:pPr>
        <w:pStyle w:val="DesignID"/>
      </w:pPr>
      <w:r>
        <w:t>GENERIC_GDD_CLS_024_001: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ui</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IUserInterface</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user interface is used to report error/warn/info messages to user. </w:t>
            </w:r>
          </w:p>
        </w:tc>
      </w:tr>
    </w:tbl>
    <w:p w:rsidR="004025D7" w:rsidRDefault="004025D7" w:rsidP="004025D7"/>
    <w:p w:rsidR="004025D7" w:rsidRDefault="004025D7">
      <w:pPr>
        <w:pStyle w:val="Heading4"/>
        <w:pPrChange w:id="1698" w:author="Pham Minh Tu" w:date="2019-12-26T14:38:00Z">
          <w:pPr>
            <w:pStyle w:val="Heading3"/>
          </w:pPr>
        </w:pPrChange>
      </w:pPr>
      <w:r>
        <w:t>Methods</w:t>
      </w:r>
    </w:p>
    <w:p w:rsidR="004025D7" w:rsidRDefault="004025D7">
      <w:pPr>
        <w:pStyle w:val="Heading5"/>
        <w:pPrChange w:id="1699" w:author="Pham Minh Tu" w:date="2019-12-26T14:38:00Z">
          <w:pPr>
            <w:pStyle w:val="Heading4"/>
          </w:pPr>
        </w:pPrChange>
      </w:pPr>
      <w:r>
        <w:t>WriteLine</w:t>
      </w:r>
    </w:p>
    <w:p w:rsidR="004025D7" w:rsidRDefault="004025D7" w:rsidP="004025D7">
      <w:pPr>
        <w:pStyle w:val="DesignID"/>
      </w:pPr>
      <w:r>
        <w:t>GENERIC_GDD_CLS_024_002: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WriteLine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value</w:t>
            </w:r>
          </w:p>
        </w:tc>
        <w:tc>
          <w:tcPr>
            <w:tcW w:w="1038" w:type="dxa"/>
            <w:gridSpan w:val="2"/>
            <w:shd w:val="clear" w:color="auto" w:fill="auto"/>
          </w:tcPr>
          <w:p w:rsidR="004025D7" w:rsidRDefault="004025D7" w:rsidP="00CD1F8E">
            <w:r>
              <w:t xml:space="preserve">string value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Call .NET API to write to console</w:t>
            </w:r>
          </w:p>
          <w:p w:rsidR="004025D7" w:rsidRDefault="004025D7" w:rsidP="00CD1F8E">
            <w:pPr>
              <w:pStyle w:val="SourceCode"/>
            </w:pPr>
            <w:r>
              <w:t>Algorithm:</w:t>
            </w:r>
            <w:r>
              <w:br/>
              <w:t>This method call .NET API Console.WriteLine to write to console.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700" w:author="Pham Minh Tu" w:date="2019-12-26T14:38:00Z">
          <w:pPr>
            <w:pStyle w:val="Heading2"/>
          </w:pPr>
        </w:pPrChange>
      </w:pPr>
      <w:bookmarkStart w:id="1701" w:name="_Toc29218984"/>
      <w:r>
        <w:t>Renesas::Generator::MCALConfGen::CrossCutting::DotNetApiWrapper::EnvironmentWrapper</w:t>
      </w:r>
      <w:bookmarkEnd w:id="170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EnvironmentWrapper.cs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is used to wrap .NET methods of System.Environment classes.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Exit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Call .NET API to exit application </w:t>
            </w:r>
          </w:p>
        </w:tc>
      </w:tr>
    </w:tbl>
    <w:p w:rsidR="004025D7" w:rsidRDefault="004025D7">
      <w:pPr>
        <w:pStyle w:val="Heading4"/>
        <w:pPrChange w:id="1702" w:author="Pham Minh Tu" w:date="2019-12-26T14:38:00Z">
          <w:pPr>
            <w:pStyle w:val="Heading3"/>
          </w:pPr>
        </w:pPrChange>
      </w:pPr>
      <w:r>
        <w:lastRenderedPageBreak/>
        <w:t>Fields</w:t>
      </w:r>
    </w:p>
    <w:p w:rsidR="004025D7" w:rsidRDefault="004025D7">
      <w:pPr>
        <w:pStyle w:val="Heading4"/>
        <w:pPrChange w:id="1703" w:author="Pham Minh Tu" w:date="2019-12-26T14:38:00Z">
          <w:pPr>
            <w:pStyle w:val="Heading3"/>
          </w:pPr>
        </w:pPrChange>
      </w:pPr>
      <w:r>
        <w:t>Methods</w:t>
      </w:r>
    </w:p>
    <w:p w:rsidR="004025D7" w:rsidRDefault="004025D7">
      <w:pPr>
        <w:pStyle w:val="Heading5"/>
        <w:pPrChange w:id="1704" w:author="Pham Minh Tu" w:date="2019-12-26T14:38:00Z">
          <w:pPr>
            <w:pStyle w:val="Heading4"/>
          </w:pPr>
        </w:pPrChange>
      </w:pPr>
      <w:r>
        <w:t>Exit</w:t>
      </w:r>
    </w:p>
    <w:p w:rsidR="004025D7" w:rsidRDefault="004025D7" w:rsidP="004025D7">
      <w:pPr>
        <w:pStyle w:val="DesignID"/>
      </w:pPr>
      <w:r>
        <w:t>GENERIC_GDD_CLS_025_001: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Exit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value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Call .NET API to exit application</w:t>
            </w:r>
          </w:p>
          <w:p w:rsidR="004025D7" w:rsidRDefault="004025D7" w:rsidP="00CD1F8E">
            <w:pPr>
              <w:pStyle w:val="SourceCode"/>
            </w:pPr>
            <w:r>
              <w:t>Algorithm:</w:t>
            </w:r>
            <w:r>
              <w:br/>
              <w:t>This method call .NET API Environment.Exit to exit application.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705" w:author="Pham Minh Tu" w:date="2019-12-26T14:38:00Z">
          <w:pPr>
            <w:pStyle w:val="Heading2"/>
          </w:pPr>
        </w:pPrChange>
      </w:pPr>
      <w:bookmarkStart w:id="1706" w:name="_Toc29218985"/>
      <w:r>
        <w:t>Renesas::Generator::MCALConfGen::CrossCutting::DotNetApiWrapper::IOWrapper</w:t>
      </w:r>
      <w:bookmarkEnd w:id="170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IOWrapper.cs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is used to wrap .NET methods of System.IO classes.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ui</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user interface used to report error/warn/info messages to user.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CreateDirectory</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Handle kind of .NET exceptions incase create directory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GetFiles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Handle kind of .NET exceptions incase get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DirectoryExists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This method call .NET API to check if a directory exists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GetCurrentDirectory</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This method call .NET API to get current directory of </w:t>
            </w:r>
            <w:r>
              <w:lastRenderedPageBreak/>
              <w:t xml:space="preserve">executing application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(5)</w:t>
            </w:r>
          </w:p>
        </w:tc>
        <w:tc>
          <w:tcPr>
            <w:tcW w:w="3739" w:type="dxa"/>
            <w:shd w:val="clear" w:color="auto" w:fill="auto"/>
            <w:vAlign w:val="center"/>
          </w:tcPr>
          <w:p w:rsidR="004025D7" w:rsidRDefault="004025D7" w:rsidP="00CD1F8E">
            <w:pPr>
              <w:spacing w:afterAutospacing="1"/>
            </w:pPr>
            <w:r>
              <w:t>FileExists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Call .NET API to check if a file exists.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ReadAllLines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Handle kind of .NET exceptions incase read content of a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GetFullPath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Handle kind of .NET exceptions incase get the absolute 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StreamWrite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Handle kind of .NET exceptions incase write content to streamWriter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StreamWriteLine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Handle kind of .NET exceptions incase write content to streamWriter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LoadXML</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Handle kind of .NET exceptions incase load XML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GetFileName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Handle kind of .NET exceptions incase get file name and extension path string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w:t>
            </w:r>
          </w:p>
        </w:tc>
        <w:tc>
          <w:tcPr>
            <w:tcW w:w="3739" w:type="dxa"/>
            <w:shd w:val="clear" w:color="auto" w:fill="auto"/>
            <w:vAlign w:val="center"/>
          </w:tcPr>
          <w:p w:rsidR="004025D7" w:rsidRDefault="004025D7" w:rsidP="00CD1F8E">
            <w:pPr>
              <w:spacing w:afterAutospacing="1"/>
            </w:pPr>
            <w:r>
              <w:t>Exit</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Call to exit program </w:t>
            </w:r>
          </w:p>
        </w:tc>
      </w:tr>
    </w:tbl>
    <w:p w:rsidR="004025D7" w:rsidRDefault="004025D7">
      <w:pPr>
        <w:pStyle w:val="Heading4"/>
        <w:pPrChange w:id="1707" w:author="Pham Minh Tu" w:date="2019-12-26T14:38:00Z">
          <w:pPr>
            <w:pStyle w:val="Heading3"/>
          </w:pPr>
        </w:pPrChange>
      </w:pPr>
      <w:r>
        <w:t>Fields</w:t>
      </w:r>
    </w:p>
    <w:p w:rsidR="004025D7" w:rsidRDefault="004025D7">
      <w:pPr>
        <w:pStyle w:val="Heading5"/>
        <w:pPrChange w:id="1708" w:author="Pham Minh Tu" w:date="2019-12-26T14:38:00Z">
          <w:pPr>
            <w:pStyle w:val="Heading4"/>
          </w:pPr>
        </w:pPrChange>
      </w:pPr>
      <w:r>
        <w:t>ui</w:t>
      </w:r>
    </w:p>
    <w:p w:rsidR="004025D7" w:rsidRDefault="004025D7" w:rsidP="004025D7">
      <w:pPr>
        <w:pStyle w:val="DesignID"/>
      </w:pPr>
      <w:r>
        <w:t>GENERIC_GDD_CLS_026_001: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ui</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IUserInterface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user interface used to report error/warn/info messages to user. </w:t>
            </w:r>
          </w:p>
        </w:tc>
      </w:tr>
    </w:tbl>
    <w:p w:rsidR="004025D7" w:rsidRDefault="004025D7" w:rsidP="004025D7"/>
    <w:p w:rsidR="004025D7" w:rsidRDefault="004025D7">
      <w:pPr>
        <w:pStyle w:val="Heading4"/>
        <w:pPrChange w:id="1709" w:author="Pham Minh Tu" w:date="2019-12-26T14:38:00Z">
          <w:pPr>
            <w:pStyle w:val="Heading3"/>
          </w:pPr>
        </w:pPrChange>
      </w:pPr>
      <w:r>
        <w:t>Methods</w:t>
      </w:r>
    </w:p>
    <w:p w:rsidR="004025D7" w:rsidRDefault="004025D7">
      <w:pPr>
        <w:pStyle w:val="Heading5"/>
        <w:pPrChange w:id="1710" w:author="Pham Minh Tu" w:date="2019-12-26T14:38:00Z">
          <w:pPr>
            <w:pStyle w:val="Heading4"/>
          </w:pPr>
        </w:pPrChange>
      </w:pPr>
      <w:r>
        <w:t>CreateDirectory</w:t>
      </w:r>
    </w:p>
    <w:p w:rsidR="004025D7" w:rsidRDefault="004025D7" w:rsidP="004025D7">
      <w:pPr>
        <w:pStyle w:val="DesignID"/>
      </w:pPr>
      <w:r>
        <w:t>GENERIC_GDD_CLS_026_002: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CreateDirectory</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string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value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Handle kind of .NET exceptions incase create directory</w:t>
            </w:r>
          </w:p>
          <w:p w:rsidR="004025D7" w:rsidRDefault="004025D7" w:rsidP="00CD1F8E">
            <w:pPr>
              <w:pStyle w:val="SourceCode"/>
            </w:pPr>
            <w:r>
              <w:t>Algorithm:</w:t>
            </w:r>
            <w:r>
              <w:br/>
              <w:t>This method call .NET API Directory.CreateDirectory(path) to create a new directory.</w:t>
            </w:r>
            <w:r>
              <w:br/>
              <w:t xml:space="preserve"> If exception(s) is(are) thrown, record the error and exit application</w:t>
            </w:r>
            <w:r>
              <w:br/>
              <w:t xml:space="preserve"> Handle .NET exceptions:</w:t>
            </w:r>
            <w:r>
              <w:br/>
              <w:t xml:space="preserve">     UnauthorizedAccessException: record error ERR000050</w:t>
            </w:r>
            <w:r>
              <w:br/>
              <w:t xml:space="preserve">     PathTooLongException: record error ERR000051</w:t>
            </w:r>
            <w:r>
              <w:br/>
              <w:t xml:space="preserve">     IOException: record error ERR000018</w:t>
            </w:r>
            <w:r>
              <w:br/>
              <w:t xml:space="preserve">     DirectoryNotFoundException: record error ERR000018</w:t>
            </w:r>
            <w:r>
              <w:br/>
              <w:t xml:space="preserve">     ArgumentException: record error ERR000018</w:t>
            </w:r>
          </w:p>
        </w:tc>
      </w:tr>
    </w:tbl>
    <w:p w:rsidR="004025D7" w:rsidRDefault="00E71B4D" w:rsidP="004025D7">
      <w:pPr>
        <w:pStyle w:val="RefReq"/>
      </w:pPr>
      <w:r>
        <w:t xml:space="preserve">{Ref: </w:t>
      </w:r>
      <w:r w:rsidR="001D39EF">
        <w:t>[1]</w:t>
      </w:r>
      <w:r w:rsidR="004025D7">
        <w:t xml:space="preserve"> </w:t>
      </w:r>
      <w:r>
        <w:t>CMN_GFD_ERR_018</w:t>
      </w:r>
      <w:r w:rsidR="005D0BB2">
        <w:t xml:space="preserve">, CMN_GFD_ERR_050, </w:t>
      </w:r>
      <w:r w:rsidR="005D0BB2" w:rsidRPr="005D0BB2">
        <w:t>CMN</w:t>
      </w:r>
      <w:r w:rsidR="005D0BB2">
        <w:t>_GFD_ERR_051</w:t>
      </w:r>
      <w:r w:rsidR="009E0A67">
        <w:t xml:space="preserve">, </w:t>
      </w:r>
      <w:r w:rsidR="00AE0318" w:rsidRPr="00702CF2">
        <w:t>GENERIC_TFD_</w:t>
      </w:r>
      <w:del w:id="1711" w:author="Pham Minh Tu" w:date="2020-01-03T14:49:00Z">
        <w:r w:rsidR="00AE0318" w:rsidRPr="00702CF2" w:rsidDel="00C311A1">
          <w:delText>X1x</w:delText>
        </w:r>
      </w:del>
      <w:ins w:id="1712" w:author="Pham Minh Tu" w:date="2020-01-03T14:49:00Z">
        <w:r w:rsidR="00C311A1">
          <w:t>X2x</w:t>
        </w:r>
      </w:ins>
      <w:r w:rsidR="00AE0318" w:rsidRPr="00702CF2">
        <w:t>_GT_ERR_018</w:t>
      </w:r>
      <w:r w:rsidR="00730FD0">
        <w:t xml:space="preserve">, </w:t>
      </w:r>
      <w:r w:rsidR="00730FD0" w:rsidRPr="00573671">
        <w:t>GENERIC_TFD_</w:t>
      </w:r>
      <w:del w:id="1713" w:author="Pham Minh Tu" w:date="2020-01-03T14:49:00Z">
        <w:r w:rsidR="00730FD0" w:rsidRPr="00573671" w:rsidDel="00C311A1">
          <w:delText>X1x</w:delText>
        </w:r>
      </w:del>
      <w:ins w:id="1714" w:author="Pham Minh Tu" w:date="2020-01-03T14:49:00Z">
        <w:r w:rsidR="00C311A1">
          <w:t>X2x</w:t>
        </w:r>
      </w:ins>
      <w:r w:rsidR="00730FD0" w:rsidRPr="00573671">
        <w:t>_GT_ERR_050</w:t>
      </w:r>
      <w:r>
        <w:t>}</w:t>
      </w:r>
    </w:p>
    <w:p w:rsidR="004025D7" w:rsidRDefault="004025D7" w:rsidP="004025D7"/>
    <w:p w:rsidR="004025D7" w:rsidRDefault="004025D7">
      <w:pPr>
        <w:pStyle w:val="Heading5"/>
        <w:pPrChange w:id="1715" w:author="Pham Minh Tu" w:date="2019-12-26T14:38:00Z">
          <w:pPr>
            <w:pStyle w:val="Heading4"/>
          </w:pPr>
        </w:pPrChange>
      </w:pPr>
      <w:r>
        <w:t>DirectoryExists</w:t>
      </w:r>
    </w:p>
    <w:p w:rsidR="004025D7" w:rsidRDefault="004025D7" w:rsidP="004025D7">
      <w:pPr>
        <w:pStyle w:val="DesignID"/>
      </w:pPr>
      <w:r>
        <w:t>GENERIC_GDD_CLS_026_003: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DirectoryExists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directory</w:t>
            </w:r>
          </w:p>
        </w:tc>
        <w:tc>
          <w:tcPr>
            <w:tcW w:w="1038" w:type="dxa"/>
            <w:gridSpan w:val="2"/>
            <w:shd w:val="clear" w:color="auto" w:fill="auto"/>
          </w:tcPr>
          <w:p w:rsidR="004025D7" w:rsidRDefault="004025D7" w:rsidP="00CD1F8E">
            <w:r>
              <w:t xml:space="preserve">string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This method call .NET API to check if a directory exists</w:t>
            </w:r>
          </w:p>
          <w:p w:rsidR="004025D7" w:rsidRDefault="004025D7" w:rsidP="00CD1F8E">
            <w:pPr>
              <w:pStyle w:val="SourceCode"/>
            </w:pPr>
            <w:r>
              <w:t>Algorithm:</w:t>
            </w:r>
            <w:r>
              <w:br/>
              <w:t>Call .NET API Directory.Exists(directory) to check if a directory exists</w:t>
            </w:r>
            <w:r>
              <w:br/>
              <w:t xml:space="preserve"> If exception is thrown, record ERR000050 and exit application</w:t>
            </w:r>
          </w:p>
        </w:tc>
      </w:tr>
    </w:tbl>
    <w:p w:rsidR="004025D7" w:rsidRDefault="005D0BB2" w:rsidP="004025D7">
      <w:pPr>
        <w:pStyle w:val="RefReq"/>
      </w:pPr>
      <w:r>
        <w:t xml:space="preserve">{Ref: </w:t>
      </w:r>
      <w:r w:rsidR="001D39EF">
        <w:t>[1]</w:t>
      </w:r>
      <w:r w:rsidR="004025D7">
        <w:t xml:space="preserve"> </w:t>
      </w:r>
      <w:r>
        <w:t>CMN_GFD_ERR_050</w:t>
      </w:r>
      <w:r w:rsidR="004025D7">
        <w:t>}</w:t>
      </w:r>
    </w:p>
    <w:p w:rsidR="004025D7" w:rsidRDefault="004025D7" w:rsidP="004025D7"/>
    <w:p w:rsidR="004025D7" w:rsidRDefault="004025D7">
      <w:pPr>
        <w:pStyle w:val="Heading5"/>
        <w:pPrChange w:id="1716" w:author="Pham Minh Tu" w:date="2019-12-26T14:38:00Z">
          <w:pPr>
            <w:pStyle w:val="Heading4"/>
          </w:pPr>
        </w:pPrChange>
      </w:pPr>
      <w:r>
        <w:t>FileExists</w:t>
      </w:r>
    </w:p>
    <w:p w:rsidR="004025D7" w:rsidRDefault="004025D7" w:rsidP="004025D7">
      <w:pPr>
        <w:pStyle w:val="DesignID"/>
      </w:pPr>
      <w:r>
        <w:t>GENERIC_GDD_CLS_026_004: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FileExists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file</w:t>
            </w:r>
          </w:p>
        </w:tc>
        <w:tc>
          <w:tcPr>
            <w:tcW w:w="1038" w:type="dxa"/>
            <w:gridSpan w:val="2"/>
            <w:shd w:val="clear" w:color="auto" w:fill="auto"/>
          </w:tcPr>
          <w:p w:rsidR="004025D7" w:rsidRDefault="004025D7" w:rsidP="00CD1F8E">
            <w:r>
              <w:t xml:space="preserve">string file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Call .NET API to check if a file exists.</w:t>
            </w:r>
          </w:p>
          <w:p w:rsidR="004025D7" w:rsidRDefault="004025D7" w:rsidP="00CD1F8E">
            <w:pPr>
              <w:pStyle w:val="SourceCode"/>
            </w:pPr>
            <w:r>
              <w:t>Algorithm:</w:t>
            </w:r>
            <w:r>
              <w:br/>
              <w:t>Call .NET API File.Exists(file)  to get current directory of executing application.</w:t>
            </w:r>
            <w:r>
              <w:br/>
              <w:t xml:space="preserve"> If exception is thrown, record ERR000050 and exit application</w:t>
            </w:r>
          </w:p>
        </w:tc>
      </w:tr>
    </w:tbl>
    <w:p w:rsidR="004025D7" w:rsidRDefault="005D0BB2" w:rsidP="004025D7">
      <w:pPr>
        <w:pStyle w:val="RefReq"/>
      </w:pPr>
      <w:r>
        <w:t xml:space="preserve">{Ref: </w:t>
      </w:r>
      <w:r w:rsidR="001D39EF">
        <w:t>[1]</w:t>
      </w:r>
      <w:r w:rsidR="004025D7">
        <w:t xml:space="preserve"> </w:t>
      </w:r>
      <w:r>
        <w:t>CMN_GFD_ERR_050</w:t>
      </w:r>
      <w:r w:rsidR="004025D7">
        <w:t>}</w:t>
      </w:r>
    </w:p>
    <w:p w:rsidR="004025D7" w:rsidRDefault="004025D7" w:rsidP="004025D7"/>
    <w:p w:rsidR="004025D7" w:rsidRDefault="004025D7">
      <w:pPr>
        <w:pStyle w:val="Heading5"/>
        <w:pPrChange w:id="1717" w:author="Pham Minh Tu" w:date="2019-12-26T14:38:00Z">
          <w:pPr>
            <w:pStyle w:val="Heading4"/>
          </w:pPr>
        </w:pPrChange>
      </w:pPr>
      <w:r>
        <w:t>GetCurrentDirectory</w:t>
      </w:r>
    </w:p>
    <w:p w:rsidR="004025D7" w:rsidRDefault="004025D7" w:rsidP="004025D7">
      <w:pPr>
        <w:pStyle w:val="DesignID"/>
      </w:pPr>
      <w:r>
        <w:t>GENERIC_GDD_CLS_026_005: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GetCurrentDirectory</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This method call .NET API to get current directory of executing application</w:t>
            </w:r>
          </w:p>
          <w:p w:rsidR="004025D7" w:rsidRDefault="004025D7" w:rsidP="00CD1F8E">
            <w:pPr>
              <w:pStyle w:val="SourceCode"/>
            </w:pPr>
            <w:r>
              <w:t>Algorithm:</w:t>
            </w:r>
            <w:r>
              <w:br/>
              <w:t>Call .NET API Directory.GetCurrentDirectory() to get current directory of executing application.</w:t>
            </w:r>
            <w:r>
              <w:br/>
              <w:t xml:space="preserve"> If exception is thrown, record ERR000050 and exit application</w:t>
            </w:r>
          </w:p>
        </w:tc>
      </w:tr>
    </w:tbl>
    <w:p w:rsidR="004025D7" w:rsidRDefault="004025D7" w:rsidP="004025D7">
      <w:pPr>
        <w:pStyle w:val="RefReq"/>
      </w:pPr>
      <w:r>
        <w:t xml:space="preserve">{Ref: </w:t>
      </w:r>
      <w:r w:rsidR="001D39EF">
        <w:t>[1]</w:t>
      </w:r>
      <w:r>
        <w:t xml:space="preserve"> </w:t>
      </w:r>
      <w:r w:rsidR="005D0BB2">
        <w:t>CMN_GFD_ERR_050</w:t>
      </w:r>
      <w:r>
        <w:t>}</w:t>
      </w:r>
    </w:p>
    <w:p w:rsidR="004025D7" w:rsidDel="009F6164" w:rsidRDefault="004025D7" w:rsidP="004025D7">
      <w:pPr>
        <w:rPr>
          <w:del w:id="1718" w:author="Pham Minh Tu" w:date="2019-12-26T14:38:00Z"/>
        </w:rPr>
      </w:pPr>
    </w:p>
    <w:p w:rsidR="004025D7" w:rsidRDefault="004025D7">
      <w:pPr>
        <w:pStyle w:val="Heading5"/>
        <w:pPrChange w:id="1719" w:author="Pham Minh Tu" w:date="2019-12-26T14:38:00Z">
          <w:pPr>
            <w:pStyle w:val="Heading4"/>
          </w:pPr>
        </w:pPrChange>
      </w:pPr>
      <w:r>
        <w:t>GetFileName</w:t>
      </w:r>
    </w:p>
    <w:p w:rsidR="004025D7" w:rsidRDefault="004025D7" w:rsidP="004025D7">
      <w:pPr>
        <w:pStyle w:val="DesignID"/>
      </w:pPr>
      <w:r>
        <w:t>GENERIC_GDD_CLS_026_006: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GetFileName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fileName</w:t>
            </w:r>
          </w:p>
        </w:tc>
        <w:tc>
          <w:tcPr>
            <w:tcW w:w="1038" w:type="dxa"/>
            <w:gridSpan w:val="2"/>
            <w:shd w:val="clear" w:color="auto" w:fill="auto"/>
          </w:tcPr>
          <w:p w:rsidR="004025D7" w:rsidRDefault="004025D7" w:rsidP="00CD1F8E">
            <w:r>
              <w:t xml:space="preserve">string file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Null or </w:t>
            </w:r>
            <w:r>
              <w:lastRenderedPageBreak/>
              <w:t>not</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Handle kind of .NET exceptions incase get file name and extension path string</w:t>
            </w:r>
          </w:p>
          <w:p w:rsidR="004025D7" w:rsidRDefault="004025D7" w:rsidP="00CD1F8E">
            <w:pPr>
              <w:pStyle w:val="SourceCode"/>
            </w:pPr>
            <w:r>
              <w:t>Algorithm:</w:t>
            </w:r>
            <w:r>
              <w:br/>
              <w:t>This method call .NET API Path.GetFileName(fileName) to get the file name</w:t>
            </w:r>
            <w:r>
              <w:br/>
              <w:t xml:space="preserve"> and extension of the specified path string.</w:t>
            </w:r>
            <w:r>
              <w:br/>
              <w:t xml:space="preserve"> If exception(s) is(are) thrown, record the error and exit application</w:t>
            </w:r>
            <w:r>
              <w:br/>
              <w:t xml:space="preserve"> Handle .NET exceptions:</w:t>
            </w:r>
            <w:r>
              <w:br/>
              <w:t xml:space="preserve">     ArgumentException: record error ERR000053</w:t>
            </w:r>
          </w:p>
        </w:tc>
      </w:tr>
    </w:tbl>
    <w:p w:rsidR="004025D7" w:rsidRDefault="005D0BB2" w:rsidP="004025D7">
      <w:pPr>
        <w:pStyle w:val="RefReq"/>
      </w:pPr>
      <w:r>
        <w:t xml:space="preserve">{Ref: </w:t>
      </w:r>
      <w:r w:rsidR="001D39EF">
        <w:t>[1]</w:t>
      </w:r>
      <w:r w:rsidR="004025D7">
        <w:t xml:space="preserve"> </w:t>
      </w:r>
      <w:r>
        <w:t>CMN_GFD_ERR_053}</w:t>
      </w:r>
    </w:p>
    <w:p w:rsidR="004025D7" w:rsidRDefault="004025D7" w:rsidP="004025D7"/>
    <w:p w:rsidR="004025D7" w:rsidRDefault="004025D7">
      <w:pPr>
        <w:pStyle w:val="Heading5"/>
        <w:pPrChange w:id="1720" w:author="Pham Minh Tu" w:date="2019-12-26T14:38:00Z">
          <w:pPr>
            <w:pStyle w:val="Heading4"/>
          </w:pPr>
        </w:pPrChange>
      </w:pPr>
      <w:r>
        <w:t>GetFiles</w:t>
      </w:r>
    </w:p>
    <w:p w:rsidR="004025D7" w:rsidRDefault="004025D7" w:rsidP="004025D7">
      <w:pPr>
        <w:pStyle w:val="DesignID"/>
      </w:pPr>
      <w:r>
        <w:t>GENERIC_GDD_CLS_026_007: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GetFiles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string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searchPattern</w:t>
            </w:r>
          </w:p>
        </w:tc>
        <w:tc>
          <w:tcPr>
            <w:tcW w:w="1038" w:type="dxa"/>
            <w:gridSpan w:val="2"/>
            <w:shd w:val="clear" w:color="auto" w:fill="auto"/>
          </w:tcPr>
          <w:p w:rsidR="004025D7" w:rsidRDefault="004025D7" w:rsidP="00CD1F8E">
            <w:r>
              <w:t xml:space="preserve">string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TopDirectoryOnly AllDirectories</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SearchOption searchOption</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array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Handle kind of .NET exceptions incase get files</w:t>
            </w:r>
          </w:p>
          <w:p w:rsidR="004025D7" w:rsidRDefault="004025D7" w:rsidP="00CD1F8E">
            <w:pPr>
              <w:pStyle w:val="SourceCode"/>
            </w:pPr>
            <w:r>
              <w:t>Algorithm:</w:t>
            </w:r>
            <w:r>
              <w:br/>
              <w:t>This method call .NET API Directory.GetFiles(path, searchPattern, searchOption) to search</w:t>
            </w:r>
            <w:r>
              <w:br/>
              <w:t xml:space="preserve"> file names by pattern.</w:t>
            </w:r>
            <w:r>
              <w:br/>
              <w:t xml:space="preserve"> If exception(s) is(are) thrown, record the error and exit application</w:t>
            </w:r>
            <w:r>
              <w:br/>
              <w:t xml:space="preserve"> Handle .NET exceptions:</w:t>
            </w:r>
            <w:r>
              <w:br/>
            </w:r>
            <w:r>
              <w:lastRenderedPageBreak/>
              <w:t xml:space="preserve">     UnauthorizedAccessException: record error ERR000050</w:t>
            </w:r>
            <w:r>
              <w:br/>
              <w:t xml:space="preserve">     PathTooLongException: record error ERR000051</w:t>
            </w:r>
            <w:r>
              <w:br/>
              <w:t xml:space="preserve">     IOException: record error ERR000018</w:t>
            </w:r>
          </w:p>
        </w:tc>
      </w:tr>
    </w:tbl>
    <w:p w:rsidR="004025D7" w:rsidRDefault="00E71B4D" w:rsidP="004025D7">
      <w:pPr>
        <w:pStyle w:val="RefReq"/>
      </w:pPr>
      <w:r>
        <w:lastRenderedPageBreak/>
        <w:t xml:space="preserve">{Ref: </w:t>
      </w:r>
      <w:r w:rsidR="001D39EF">
        <w:t>[1]</w:t>
      </w:r>
      <w:r w:rsidR="004025D7">
        <w:t xml:space="preserve"> </w:t>
      </w:r>
      <w:r>
        <w:t>CMN_GFD_ERR_018</w:t>
      </w:r>
      <w:r w:rsidR="005D0BB2">
        <w:t>, CMN_GFD_ERR_050, CMN_GFD_ERR_051</w:t>
      </w:r>
      <w:r w:rsidR="00730FD0">
        <w:t>,</w:t>
      </w:r>
      <w:r w:rsidR="00730FD0" w:rsidRPr="00730FD0">
        <w:t xml:space="preserve"> </w:t>
      </w:r>
      <w:r w:rsidR="00730FD0" w:rsidRPr="00573671">
        <w:t>GENERIC_TFD_</w:t>
      </w:r>
      <w:del w:id="1721" w:author="Pham Minh Tu" w:date="2020-01-03T14:49:00Z">
        <w:r w:rsidR="00730FD0" w:rsidRPr="00573671" w:rsidDel="00C311A1">
          <w:delText>X1x</w:delText>
        </w:r>
      </w:del>
      <w:ins w:id="1722" w:author="Pham Minh Tu" w:date="2020-01-03T14:49:00Z">
        <w:r w:rsidR="00C311A1">
          <w:t>X2x</w:t>
        </w:r>
      </w:ins>
      <w:r w:rsidR="00730FD0" w:rsidRPr="00573671">
        <w:t>_GT_ERR_051</w:t>
      </w:r>
      <w:r w:rsidR="004025D7">
        <w:t>}</w:t>
      </w:r>
    </w:p>
    <w:p w:rsidR="004025D7" w:rsidRDefault="004025D7" w:rsidP="004025D7"/>
    <w:p w:rsidR="004025D7" w:rsidRDefault="004025D7">
      <w:pPr>
        <w:pStyle w:val="Heading5"/>
        <w:pPrChange w:id="1723" w:author="Pham Minh Tu" w:date="2019-12-26T14:38:00Z">
          <w:pPr>
            <w:pStyle w:val="Heading4"/>
          </w:pPr>
        </w:pPrChange>
      </w:pPr>
      <w:r>
        <w:t>GetFullPath</w:t>
      </w:r>
    </w:p>
    <w:p w:rsidR="004025D7" w:rsidRDefault="004025D7" w:rsidP="004025D7">
      <w:pPr>
        <w:pStyle w:val="DesignID"/>
      </w:pPr>
      <w:r>
        <w:t>GENERIC_GDD_CLS_026_008: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GetFullPath</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string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Handle kind of .NET exceptions incase get the absolute path</w:t>
            </w:r>
          </w:p>
          <w:p w:rsidR="004025D7" w:rsidRDefault="004025D7" w:rsidP="00CD1F8E">
            <w:pPr>
              <w:pStyle w:val="SourceCode"/>
            </w:pPr>
            <w:r>
              <w:t>Algorithm:</w:t>
            </w:r>
            <w:r>
              <w:br/>
              <w:t>This method call .NET API Path.GetFullPath(path) to returns the absolute path for the specified path string</w:t>
            </w:r>
            <w:r>
              <w:br/>
              <w:t xml:space="preserve"> If exception(s) is(are) thrown, record the error and exit application</w:t>
            </w:r>
            <w:r>
              <w:br/>
              <w:t xml:space="preserve"> Handle .NET exceptions:</w:t>
            </w:r>
            <w:r>
              <w:br/>
              <w:t xml:space="preserve">     SecurityException: record error ERR000050</w:t>
            </w:r>
            <w:r>
              <w:br/>
              <w:t xml:space="preserve">     PathTooLongException: record error ERR000051</w:t>
            </w:r>
          </w:p>
        </w:tc>
      </w:tr>
    </w:tbl>
    <w:p w:rsidR="004025D7" w:rsidRDefault="004025D7" w:rsidP="004025D7">
      <w:pPr>
        <w:pStyle w:val="RefReq"/>
      </w:pPr>
      <w:r>
        <w:t xml:space="preserve">{Ref: </w:t>
      </w:r>
      <w:r w:rsidR="001D39EF">
        <w:t>[1]</w:t>
      </w:r>
      <w:r>
        <w:t xml:space="preserve"> </w:t>
      </w:r>
      <w:r w:rsidR="005D0BB2">
        <w:t>CMN_GFD_ERR_050, CMN_GFD_ERR_051</w:t>
      </w:r>
      <w:r>
        <w:t>}</w:t>
      </w:r>
    </w:p>
    <w:p w:rsidR="004025D7" w:rsidRDefault="004025D7" w:rsidP="004025D7"/>
    <w:p w:rsidR="004025D7" w:rsidRDefault="004025D7">
      <w:pPr>
        <w:pStyle w:val="Heading5"/>
        <w:pPrChange w:id="1724" w:author="Pham Minh Tu" w:date="2019-12-26T14:38:00Z">
          <w:pPr>
            <w:pStyle w:val="Heading4"/>
          </w:pPr>
        </w:pPrChange>
      </w:pPr>
      <w:r>
        <w:t>LoadXML</w:t>
      </w:r>
    </w:p>
    <w:p w:rsidR="004025D7" w:rsidRDefault="004025D7" w:rsidP="004025D7">
      <w:pPr>
        <w:pStyle w:val="DesignID"/>
      </w:pPr>
      <w:r>
        <w:t>GENERIC_GDD_CLS_026_009: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LoadXML</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file</w:t>
            </w:r>
          </w:p>
        </w:tc>
        <w:tc>
          <w:tcPr>
            <w:tcW w:w="1038" w:type="dxa"/>
            <w:gridSpan w:val="2"/>
            <w:shd w:val="clear" w:color="auto" w:fill="auto"/>
          </w:tcPr>
          <w:p w:rsidR="004025D7" w:rsidRDefault="004025D7" w:rsidP="00CD1F8E">
            <w:r>
              <w:t xml:space="preserve">string file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XDocument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Handle kind of .NET exceptions incase load XML file.</w:t>
            </w:r>
          </w:p>
          <w:p w:rsidR="004025D7" w:rsidRDefault="004025D7" w:rsidP="00CD1F8E">
            <w:pPr>
              <w:pStyle w:val="SourceCode"/>
            </w:pPr>
            <w:r>
              <w:t>Algorithm:</w:t>
            </w:r>
            <w:r>
              <w:br/>
              <w:t>This method call .NET API XDocument.Load(file) to load a XML file.</w:t>
            </w:r>
            <w:r>
              <w:br/>
              <w:t xml:space="preserve"> If exception(s) is(are) thrown, record the error and exit application</w:t>
            </w:r>
            <w:r>
              <w:br/>
              <w:t xml:space="preserve"> Handle .NET exceptions:</w:t>
            </w:r>
            <w:r>
              <w:br/>
              <w:t xml:space="preserve">     FormatException: record error ERR000012</w:t>
            </w:r>
            <w:r>
              <w:br/>
              <w:t xml:space="preserve">     XmlException: record error ERR000012</w:t>
            </w:r>
            <w:r>
              <w:br/>
              <w:t xml:space="preserve">     UnauthorizedAccessException: record error ERR000050</w:t>
            </w:r>
          </w:p>
        </w:tc>
      </w:tr>
    </w:tbl>
    <w:p w:rsidR="004025D7" w:rsidRDefault="001A484A" w:rsidP="004025D7">
      <w:pPr>
        <w:pStyle w:val="RefReq"/>
      </w:pPr>
      <w:r>
        <w:t xml:space="preserve">{Ref: </w:t>
      </w:r>
      <w:r w:rsidR="001D39EF">
        <w:t>[1]</w:t>
      </w:r>
      <w:r w:rsidR="004025D7">
        <w:t xml:space="preserve"> </w:t>
      </w:r>
      <w:r>
        <w:t>CMN_GFD_ERR_012</w:t>
      </w:r>
      <w:r w:rsidR="005D0BB2">
        <w:t>, CMN_GFD_ERR_050</w:t>
      </w:r>
      <w:r>
        <w:t>}</w:t>
      </w:r>
    </w:p>
    <w:p w:rsidR="004025D7" w:rsidRDefault="004025D7" w:rsidP="004025D7"/>
    <w:p w:rsidR="004025D7" w:rsidRDefault="004025D7">
      <w:pPr>
        <w:pStyle w:val="Heading5"/>
        <w:pPrChange w:id="1725" w:author="Pham Minh Tu" w:date="2019-12-26T14:38:00Z">
          <w:pPr>
            <w:pStyle w:val="Heading4"/>
          </w:pPr>
        </w:pPrChange>
      </w:pPr>
      <w:r>
        <w:t>ReadAllLines</w:t>
      </w:r>
    </w:p>
    <w:p w:rsidR="004025D7" w:rsidRDefault="004025D7" w:rsidP="004025D7">
      <w:pPr>
        <w:pStyle w:val="DesignID"/>
      </w:pPr>
      <w:r>
        <w:t>GENERIC_GDD_CLS_026_010: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ReadAllLines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file</w:t>
            </w:r>
          </w:p>
        </w:tc>
        <w:tc>
          <w:tcPr>
            <w:tcW w:w="1038" w:type="dxa"/>
            <w:gridSpan w:val="2"/>
            <w:shd w:val="clear" w:color="auto" w:fill="auto"/>
          </w:tcPr>
          <w:p w:rsidR="004025D7" w:rsidRDefault="004025D7" w:rsidP="00CD1F8E">
            <w:r>
              <w:t xml:space="preserve">string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array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Handle kind of .NET exceptions incase read content of a file</w:t>
            </w:r>
          </w:p>
          <w:p w:rsidR="004025D7" w:rsidRDefault="004025D7" w:rsidP="00CD1F8E">
            <w:pPr>
              <w:pStyle w:val="SourceCode"/>
            </w:pPr>
            <w:r>
              <w:t>Algorithm:</w:t>
            </w:r>
            <w:r>
              <w:br/>
              <w:t>This method call .NET API File.ReadAllLines(file) to read content of a file and return</w:t>
            </w:r>
            <w:r>
              <w:br/>
              <w:t xml:space="preserve"> an array of string in which a string is a line.</w:t>
            </w:r>
            <w:r>
              <w:br/>
              <w:t xml:space="preserve"> If exception(s) is(are) thrown, record the error and exit application</w:t>
            </w:r>
            <w:r>
              <w:br/>
              <w:t xml:space="preserve"> Handle .NET exceptions:</w:t>
            </w:r>
            <w:r>
              <w:br/>
              <w:t xml:space="preserve">     UnauthorizedAccessException: record error ERR000050</w:t>
            </w:r>
            <w:r>
              <w:br/>
              <w:t xml:space="preserve">     SecurityException: record error ERR000050</w:t>
            </w:r>
            <w:r>
              <w:br/>
              <w:t xml:space="preserve">     IOException: record error ERR000053</w:t>
            </w:r>
          </w:p>
        </w:tc>
      </w:tr>
    </w:tbl>
    <w:p w:rsidR="004025D7" w:rsidRDefault="005D0BB2" w:rsidP="004025D7">
      <w:pPr>
        <w:pStyle w:val="RefReq"/>
      </w:pPr>
      <w:r>
        <w:t xml:space="preserve">{Ref: </w:t>
      </w:r>
      <w:r w:rsidR="001D39EF">
        <w:t>[1]</w:t>
      </w:r>
      <w:r w:rsidR="004025D7">
        <w:t xml:space="preserve"> </w:t>
      </w:r>
      <w:r>
        <w:t>CMN_GFD_ERR_050, CMN_GFD_ERR_053</w:t>
      </w:r>
      <w:r w:rsidR="00730FD0">
        <w:t>,</w:t>
      </w:r>
      <w:r w:rsidR="00730FD0" w:rsidRPr="00730FD0">
        <w:t xml:space="preserve"> </w:t>
      </w:r>
      <w:r w:rsidR="00730FD0" w:rsidRPr="00573671">
        <w:t>GENERIC_TFD_</w:t>
      </w:r>
      <w:del w:id="1726" w:author="Pham Minh Tu" w:date="2020-01-03T14:49:00Z">
        <w:r w:rsidR="00730FD0" w:rsidRPr="00573671" w:rsidDel="00C311A1">
          <w:delText>X1x</w:delText>
        </w:r>
      </w:del>
      <w:ins w:id="1727" w:author="Pham Minh Tu" w:date="2020-01-03T14:49:00Z">
        <w:r w:rsidR="00C311A1">
          <w:t>X2x</w:t>
        </w:r>
      </w:ins>
      <w:r w:rsidR="00730FD0" w:rsidRPr="00573671">
        <w:t>_GT_ERR_053</w:t>
      </w:r>
      <w:r w:rsidR="004025D7">
        <w:t>}</w:t>
      </w:r>
    </w:p>
    <w:p w:rsidR="004025D7" w:rsidRDefault="004025D7" w:rsidP="004025D7"/>
    <w:p w:rsidR="004025D7" w:rsidRDefault="004025D7">
      <w:pPr>
        <w:pStyle w:val="Heading5"/>
        <w:pPrChange w:id="1728" w:author="Pham Minh Tu" w:date="2019-12-26T14:38:00Z">
          <w:pPr>
            <w:pStyle w:val="Heading4"/>
          </w:pPr>
        </w:pPrChange>
      </w:pPr>
      <w:r>
        <w:t>StreamWrite</w:t>
      </w:r>
    </w:p>
    <w:p w:rsidR="004025D7" w:rsidRDefault="004025D7" w:rsidP="004025D7">
      <w:pPr>
        <w:pStyle w:val="DesignID"/>
      </w:pPr>
      <w:r>
        <w:t>GENERIC_GDD_CLS_026_011: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StreamWrite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StreamWriter streamWriter</w:t>
            </w:r>
          </w:p>
        </w:tc>
        <w:tc>
          <w:tcPr>
            <w:tcW w:w="1038" w:type="dxa"/>
            <w:gridSpan w:val="2"/>
            <w:shd w:val="clear" w:color="auto" w:fill="auto"/>
          </w:tcPr>
          <w:p w:rsidR="004025D7" w:rsidRDefault="004025D7" w:rsidP="00CD1F8E">
            <w:r>
              <w:t xml:space="preserve">StreamWriter streamWriter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content</w:t>
            </w:r>
          </w:p>
        </w:tc>
        <w:tc>
          <w:tcPr>
            <w:tcW w:w="1038" w:type="dxa"/>
            <w:gridSpan w:val="2"/>
            <w:shd w:val="clear" w:color="auto" w:fill="auto"/>
          </w:tcPr>
          <w:p w:rsidR="004025D7" w:rsidRDefault="004025D7" w:rsidP="00CD1F8E">
            <w:r>
              <w:t xml:space="preserve">string content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string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Handle kind of .NET exceptions incase write content to streamWriter</w:t>
            </w:r>
          </w:p>
          <w:p w:rsidR="004025D7" w:rsidRDefault="004025D7" w:rsidP="00CD1F8E">
            <w:pPr>
              <w:pStyle w:val="SourceCode"/>
            </w:pPr>
            <w:r>
              <w:t>Algorithm:</w:t>
            </w:r>
            <w:r>
              <w:br/>
              <w:t>This method call .NET API streamWriter.Write(content) to write content to streamWriter</w:t>
            </w:r>
            <w:r>
              <w:br/>
              <w:t xml:space="preserve"> which in turn will write to a file.</w:t>
            </w:r>
            <w:r>
              <w:br/>
              <w:t xml:space="preserve"> Content is NOT appended a new line character at the end.</w:t>
            </w:r>
            <w:r>
              <w:br/>
              <w:t xml:space="preserve"> If exception(s) is(are) thrown, record the error and exit application</w:t>
            </w:r>
            <w:r>
              <w:br/>
              <w:t xml:space="preserve"> Handle .NET exceptions:</w:t>
            </w:r>
            <w:r>
              <w:br/>
              <w:t xml:space="preserve">     IOException: record error ERR000018</w:t>
            </w:r>
          </w:p>
        </w:tc>
      </w:tr>
    </w:tbl>
    <w:p w:rsidR="004025D7" w:rsidRDefault="00E71B4D" w:rsidP="004025D7">
      <w:pPr>
        <w:pStyle w:val="RefReq"/>
      </w:pPr>
      <w:r>
        <w:t xml:space="preserve">{Ref: </w:t>
      </w:r>
      <w:r w:rsidR="001D39EF">
        <w:t>[1]</w:t>
      </w:r>
      <w:r w:rsidR="004025D7">
        <w:t xml:space="preserve"> </w:t>
      </w:r>
      <w:r>
        <w:t>CMN_GFD_ERR_018</w:t>
      </w:r>
      <w:r w:rsidR="004025D7">
        <w:t>}</w:t>
      </w:r>
    </w:p>
    <w:p w:rsidR="004025D7" w:rsidRDefault="004025D7" w:rsidP="004025D7"/>
    <w:p w:rsidR="004025D7" w:rsidRDefault="004025D7">
      <w:pPr>
        <w:pStyle w:val="Heading5"/>
        <w:pPrChange w:id="1729" w:author="Pham Minh Tu" w:date="2019-12-26T14:38:00Z">
          <w:pPr>
            <w:pStyle w:val="Heading4"/>
          </w:pPr>
        </w:pPrChange>
      </w:pPr>
      <w:r>
        <w:t>StreamWriteLine</w:t>
      </w:r>
    </w:p>
    <w:p w:rsidR="004025D7" w:rsidRDefault="004025D7" w:rsidP="004025D7">
      <w:pPr>
        <w:pStyle w:val="DesignID"/>
      </w:pPr>
      <w:r>
        <w:t>GENERIC_GDD_CLS_026_012: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StreamWriteLine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StreamWriter streamWriter</w:t>
            </w:r>
          </w:p>
        </w:tc>
        <w:tc>
          <w:tcPr>
            <w:tcW w:w="1038" w:type="dxa"/>
            <w:gridSpan w:val="2"/>
            <w:shd w:val="clear" w:color="auto" w:fill="auto"/>
          </w:tcPr>
          <w:p w:rsidR="004025D7" w:rsidRDefault="004025D7" w:rsidP="00CD1F8E">
            <w:r>
              <w:t xml:space="preserve">StreamWriter streamWriter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content</w:t>
            </w:r>
          </w:p>
        </w:tc>
        <w:tc>
          <w:tcPr>
            <w:tcW w:w="1038" w:type="dxa"/>
            <w:gridSpan w:val="2"/>
            <w:shd w:val="clear" w:color="auto" w:fill="auto"/>
          </w:tcPr>
          <w:p w:rsidR="004025D7" w:rsidRDefault="004025D7" w:rsidP="00CD1F8E">
            <w:r>
              <w:t xml:space="preserve">string content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string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Handle kind of .NET exceptions incase write content to streamWriter</w:t>
            </w:r>
          </w:p>
          <w:p w:rsidR="004025D7" w:rsidRDefault="004025D7" w:rsidP="00CD1F8E">
            <w:pPr>
              <w:pStyle w:val="SourceCode"/>
            </w:pPr>
            <w:r>
              <w:t>Algorithm:</w:t>
            </w:r>
            <w:r>
              <w:br/>
              <w:t>This method call .NET API streamWriter.Write(content) to write content to streamWriter</w:t>
            </w:r>
            <w:r>
              <w:br/>
              <w:t xml:space="preserve"> which in turn will write to a file</w:t>
            </w:r>
            <w:r>
              <w:br/>
              <w:t xml:space="preserve"> Content is appended a new line character at the end.</w:t>
            </w:r>
            <w:r>
              <w:br/>
              <w:t xml:space="preserve"> If exception(s) is(are) thrown, record the error and exit application</w:t>
            </w:r>
            <w:r>
              <w:br/>
              <w:t xml:space="preserve"> Handle .NET exceptions:</w:t>
            </w:r>
            <w:r>
              <w:br/>
              <w:t xml:space="preserve">     IOException: record error ERR000018</w:t>
            </w:r>
          </w:p>
        </w:tc>
      </w:tr>
    </w:tbl>
    <w:p w:rsidR="004025D7" w:rsidRDefault="004025D7" w:rsidP="004025D7">
      <w:pPr>
        <w:pStyle w:val="RefReq"/>
      </w:pPr>
      <w:r>
        <w:t xml:space="preserve">{Ref: </w:t>
      </w:r>
      <w:r w:rsidR="001D39EF">
        <w:t>[1]</w:t>
      </w:r>
      <w:r>
        <w:t xml:space="preserve"> </w:t>
      </w:r>
      <w:r w:rsidR="00E71B4D">
        <w:t>CMN_GFD_ERR_018</w:t>
      </w:r>
      <w:r>
        <w:t>}</w:t>
      </w:r>
    </w:p>
    <w:p w:rsidR="004025D7" w:rsidRDefault="004025D7" w:rsidP="004025D7"/>
    <w:p w:rsidR="004025D7" w:rsidRDefault="004025D7">
      <w:pPr>
        <w:pStyle w:val="Heading5"/>
        <w:pPrChange w:id="1730" w:author="Pham Minh Tu" w:date="2019-12-26T14:38:00Z">
          <w:pPr>
            <w:pStyle w:val="Heading4"/>
          </w:pPr>
        </w:pPrChange>
      </w:pPr>
      <w:r>
        <w:t>Exit</w:t>
      </w:r>
    </w:p>
    <w:p w:rsidR="004025D7" w:rsidRDefault="004025D7" w:rsidP="004025D7">
      <w:pPr>
        <w:pStyle w:val="DesignID"/>
      </w:pPr>
      <w:r>
        <w:t>GENERIC_GDD_CLS_026_013: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Exit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Call to exit program</w:t>
            </w:r>
          </w:p>
          <w:p w:rsidR="004025D7" w:rsidRDefault="004025D7" w:rsidP="00CD1F8E">
            <w:pPr>
              <w:pStyle w:val="SourceCode"/>
            </w:pPr>
            <w:r>
              <w:t>Algorithm:</w:t>
            </w:r>
            <w:r>
              <w:br/>
              <w:t>This method receive parameter as exit code value from calling method.</w:t>
            </w:r>
            <w:r>
              <w:br/>
              <w:t xml:space="preserve"> If parameter does not provide, it will exit program without status code.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731" w:author="Pham Minh Tu" w:date="2019-12-26T14:38:00Z">
          <w:pPr>
            <w:pStyle w:val="Heading2"/>
          </w:pPr>
        </w:pPrChange>
      </w:pPr>
      <w:bookmarkStart w:id="1732" w:name="_Toc29218986"/>
      <w:r>
        <w:t>Renesas::Generator::MCALConfGen::CrossCutting::DotNetApiWrapper::ReflectionWrapper</w:t>
      </w:r>
      <w:bookmarkEnd w:id="173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ReflectionWrapper.cs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is used to wrap .NET methods of System.Reflection classes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ui</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user interface used to report error/warn/info messages to user.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LoadFile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Handle kind of .NET exceptions incase load the contents of an assembly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LoadFrom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Handle kind of .NET exceptions incase load an assembly given its file name or 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Exit</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Call to exit program </w:t>
            </w:r>
          </w:p>
        </w:tc>
      </w:tr>
    </w:tbl>
    <w:p w:rsidR="004025D7" w:rsidRDefault="004025D7">
      <w:pPr>
        <w:pStyle w:val="Heading4"/>
        <w:pPrChange w:id="1733" w:author="Pham Minh Tu" w:date="2019-12-26T14:38:00Z">
          <w:pPr>
            <w:pStyle w:val="Heading3"/>
          </w:pPr>
        </w:pPrChange>
      </w:pPr>
      <w:r>
        <w:t>Fields</w:t>
      </w:r>
    </w:p>
    <w:p w:rsidR="004025D7" w:rsidRDefault="004025D7">
      <w:pPr>
        <w:pStyle w:val="Heading5"/>
        <w:pPrChange w:id="1734" w:author="Pham Minh Tu" w:date="2019-12-26T14:38:00Z">
          <w:pPr>
            <w:pStyle w:val="Heading4"/>
          </w:pPr>
        </w:pPrChange>
      </w:pPr>
      <w:r>
        <w:t>ui</w:t>
      </w:r>
    </w:p>
    <w:p w:rsidR="004025D7" w:rsidRDefault="004025D7" w:rsidP="004025D7">
      <w:pPr>
        <w:pStyle w:val="DesignID"/>
      </w:pPr>
      <w:r>
        <w:t>GENERIC_GDD_CLS_027_001: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ui</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IUserInterface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user interface used to report error/warn/info messages to user. </w:t>
            </w:r>
          </w:p>
        </w:tc>
      </w:tr>
    </w:tbl>
    <w:p w:rsidR="004025D7" w:rsidRDefault="004025D7" w:rsidP="004025D7"/>
    <w:p w:rsidR="004025D7" w:rsidRDefault="004025D7">
      <w:pPr>
        <w:pStyle w:val="Heading4"/>
        <w:pPrChange w:id="1735" w:author="Pham Minh Tu" w:date="2019-12-26T14:38:00Z">
          <w:pPr>
            <w:pStyle w:val="Heading3"/>
          </w:pPr>
        </w:pPrChange>
      </w:pPr>
      <w:r>
        <w:t>Methods</w:t>
      </w:r>
    </w:p>
    <w:p w:rsidR="004025D7" w:rsidRDefault="004025D7">
      <w:pPr>
        <w:pStyle w:val="Heading5"/>
        <w:pPrChange w:id="1736" w:author="Pham Minh Tu" w:date="2019-12-26T14:38:00Z">
          <w:pPr>
            <w:pStyle w:val="Heading4"/>
          </w:pPr>
        </w:pPrChange>
      </w:pPr>
      <w:r>
        <w:t>LoadFile</w:t>
      </w:r>
    </w:p>
    <w:p w:rsidR="004025D7" w:rsidRDefault="004025D7" w:rsidP="004025D7">
      <w:pPr>
        <w:pStyle w:val="DesignID"/>
      </w:pPr>
      <w:r>
        <w:t>GENERIC_GDD_CLS_027_002: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LoadFile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string file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Handle kind of .NET exceptions incase load the contents of an assembly file.</w:t>
            </w:r>
          </w:p>
          <w:p w:rsidR="004025D7" w:rsidRDefault="004025D7" w:rsidP="00CD1F8E">
            <w:pPr>
              <w:pStyle w:val="SourceCode"/>
            </w:pPr>
            <w:r>
              <w:t>Algorithm:</w:t>
            </w:r>
            <w:r>
              <w:br/>
              <w:t>This method call .NET API Assembly.LoadFile(path) to load the contents</w:t>
            </w:r>
            <w:r>
              <w:br/>
              <w:t xml:space="preserve"> of an assembly file on the specified path.</w:t>
            </w:r>
            <w:r>
              <w:br/>
              <w:t xml:space="preserve"> If exception(s) is(are) thrown, record the error and exit application</w:t>
            </w:r>
            <w:r>
              <w:br/>
              <w:t xml:space="preserve"> Handle .NET exceptions:</w:t>
            </w:r>
            <w:r>
              <w:br/>
              <w:t xml:space="preserve">     FileLoadException: record error ERR000055</w:t>
            </w:r>
            <w:r>
              <w:br/>
              <w:t xml:space="preserve">     BadImageFormatException: record error ERR000056</w:t>
            </w:r>
          </w:p>
        </w:tc>
      </w:tr>
    </w:tbl>
    <w:p w:rsidR="004025D7" w:rsidRDefault="005D0BB2" w:rsidP="004025D7">
      <w:pPr>
        <w:pStyle w:val="RefReq"/>
      </w:pPr>
      <w:r>
        <w:t xml:space="preserve">{Ref: </w:t>
      </w:r>
      <w:r w:rsidR="001D39EF">
        <w:t>[1]</w:t>
      </w:r>
      <w:r w:rsidR="004025D7">
        <w:t xml:space="preserve"> </w:t>
      </w:r>
      <w:r>
        <w:t>CMN_GFD_ERR_055, CMN_GFD_ERR_056</w:t>
      </w:r>
      <w:r w:rsidR="00730FD0">
        <w:t>,</w:t>
      </w:r>
      <w:r w:rsidR="00730FD0" w:rsidRPr="00730FD0">
        <w:t xml:space="preserve"> </w:t>
      </w:r>
      <w:r w:rsidR="00730FD0" w:rsidRPr="00573671">
        <w:t>GENERIC_TFD_</w:t>
      </w:r>
      <w:del w:id="1737" w:author="Pham Minh Tu" w:date="2020-01-03T14:49:00Z">
        <w:r w:rsidR="00730FD0" w:rsidRPr="00573671" w:rsidDel="00C311A1">
          <w:delText>X1x</w:delText>
        </w:r>
      </w:del>
      <w:ins w:id="1738" w:author="Pham Minh Tu" w:date="2020-01-03T14:49:00Z">
        <w:r w:rsidR="00C311A1">
          <w:t>X2x</w:t>
        </w:r>
      </w:ins>
      <w:r w:rsidR="00730FD0" w:rsidRPr="00573671">
        <w:t>_GT_ERR_055</w:t>
      </w:r>
      <w:r w:rsidR="004025D7">
        <w:t>}</w:t>
      </w:r>
    </w:p>
    <w:p w:rsidR="004025D7" w:rsidRDefault="004025D7" w:rsidP="004025D7"/>
    <w:p w:rsidR="004025D7" w:rsidRDefault="004025D7">
      <w:pPr>
        <w:pStyle w:val="Heading5"/>
        <w:pPrChange w:id="1739" w:author="Pham Minh Tu" w:date="2019-12-26T14:38:00Z">
          <w:pPr>
            <w:pStyle w:val="Heading4"/>
          </w:pPr>
        </w:pPrChange>
      </w:pPr>
      <w:r>
        <w:t>LoadFrom</w:t>
      </w:r>
    </w:p>
    <w:p w:rsidR="004025D7" w:rsidRDefault="004025D7" w:rsidP="004025D7">
      <w:pPr>
        <w:pStyle w:val="DesignID"/>
      </w:pPr>
      <w:r>
        <w:t>GENERIC_GDD_CLS_027_003: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LoadFrom</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string file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Handle kind of .NET exceptions incase load an assembly given its file name or path.</w:t>
            </w:r>
          </w:p>
          <w:p w:rsidR="004025D7" w:rsidRDefault="004025D7" w:rsidP="00CD1F8E">
            <w:pPr>
              <w:pStyle w:val="SourceCode"/>
            </w:pPr>
            <w:r>
              <w:t>Algorithm:</w:t>
            </w:r>
            <w:r>
              <w:br/>
              <w:t>This method call .NET API Assembly.LoadFrom(path) to load an assembly</w:t>
            </w:r>
            <w:r>
              <w:br/>
              <w:t xml:space="preserve"> given its file name or path.</w:t>
            </w:r>
            <w:r>
              <w:br/>
              <w:t xml:space="preserve"> If exception(s) is(are) thrown, record the error and exit application</w:t>
            </w:r>
            <w:r>
              <w:br/>
              <w:t xml:space="preserve"> Handle .NET exceptions:</w:t>
            </w:r>
            <w:r>
              <w:br/>
              <w:t xml:space="preserve">     -FileLoadException: record error ERR000055</w:t>
            </w:r>
            <w:r>
              <w:br/>
              <w:t xml:space="preserve">     BadImageFormatException: record error ERR000056</w:t>
            </w:r>
            <w:r>
              <w:br/>
              <w:t xml:space="preserve">     SecurityException: record error ERR000050</w:t>
            </w:r>
            <w:r>
              <w:br/>
              <w:t xml:space="preserve">     PathTooLongException: record error ERR000051</w:t>
            </w:r>
          </w:p>
        </w:tc>
      </w:tr>
    </w:tbl>
    <w:p w:rsidR="004025D7" w:rsidRDefault="005D0BB2" w:rsidP="004025D7">
      <w:pPr>
        <w:pStyle w:val="RefReq"/>
      </w:pPr>
      <w:r>
        <w:t xml:space="preserve">{Ref: </w:t>
      </w:r>
      <w:r w:rsidR="001D39EF">
        <w:t>[1]</w:t>
      </w:r>
      <w:r w:rsidR="004025D7">
        <w:t xml:space="preserve"> </w:t>
      </w:r>
      <w:r>
        <w:t>CMN_GFD_ERR_050, CMN_GFD_ERR_051, CMN_GFD_ERR_055, CMN_GFD_ERR_056</w:t>
      </w:r>
      <w:r w:rsidR="00730FD0">
        <w:t>,</w:t>
      </w:r>
      <w:r w:rsidR="00730FD0" w:rsidRPr="00730FD0">
        <w:t xml:space="preserve"> </w:t>
      </w:r>
      <w:r w:rsidR="00730FD0" w:rsidRPr="00573671">
        <w:t>GENERIC_TFD_</w:t>
      </w:r>
      <w:del w:id="1740" w:author="Pham Minh Tu" w:date="2020-01-03T14:49:00Z">
        <w:r w:rsidR="00730FD0" w:rsidRPr="00573671" w:rsidDel="00C311A1">
          <w:delText>X1x</w:delText>
        </w:r>
      </w:del>
      <w:ins w:id="1741" w:author="Pham Minh Tu" w:date="2020-01-03T14:49:00Z">
        <w:r w:rsidR="00C311A1">
          <w:t>X2x</w:t>
        </w:r>
      </w:ins>
      <w:r w:rsidR="00730FD0" w:rsidRPr="00573671">
        <w:t>_GT_ERR_056</w:t>
      </w:r>
      <w:r w:rsidR="004025D7">
        <w:t>}</w:t>
      </w:r>
    </w:p>
    <w:p w:rsidR="004025D7" w:rsidRDefault="004025D7" w:rsidP="004025D7"/>
    <w:p w:rsidR="004025D7" w:rsidRDefault="004025D7">
      <w:pPr>
        <w:pStyle w:val="Heading5"/>
        <w:pPrChange w:id="1742" w:author="Pham Minh Tu" w:date="2019-12-26T14:39:00Z">
          <w:pPr>
            <w:pStyle w:val="Heading4"/>
          </w:pPr>
        </w:pPrChange>
      </w:pPr>
      <w:r>
        <w:t>Exit</w:t>
      </w:r>
    </w:p>
    <w:p w:rsidR="004025D7" w:rsidRDefault="004025D7" w:rsidP="004025D7">
      <w:pPr>
        <w:pStyle w:val="DesignID"/>
      </w:pPr>
      <w:r>
        <w:t>GENERIC_GDD_CLS_027_004: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1038" w:type="dxa"/>
            <w:gridSpan w:val="3"/>
            <w:shd w:val="clear" w:color="auto" w:fill="auto"/>
          </w:tcPr>
          <w:p w:rsidR="004025D7" w:rsidRDefault="004025D7" w:rsidP="00CD1F8E">
            <w:r>
              <w:t>Exit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int? exitCode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Null or not</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Call to exit program</w:t>
            </w:r>
          </w:p>
          <w:p w:rsidR="004025D7" w:rsidRDefault="004025D7" w:rsidP="00CD1F8E">
            <w:pPr>
              <w:pStyle w:val="SourceCode"/>
            </w:pPr>
            <w:r>
              <w:t>Algorithm:</w:t>
            </w:r>
            <w:r>
              <w:br/>
              <w:t>This method receive parameter as exit code value from calling method.</w:t>
            </w:r>
            <w:r>
              <w:br/>
              <w:t xml:space="preserve"> If parameter does not provide, it will exit program without status code.</w:t>
            </w:r>
          </w:p>
        </w:tc>
      </w:tr>
    </w:tbl>
    <w:p w:rsidR="004025D7" w:rsidRDefault="004025D7" w:rsidP="004025D7">
      <w:pPr>
        <w:pStyle w:val="RefReq"/>
      </w:pPr>
      <w:r>
        <w:t xml:space="preserve">{Ref: </w:t>
      </w:r>
      <w:r w:rsidR="00630415">
        <w:t>N/A</w:t>
      </w:r>
      <w:r>
        <w:t>}</w:t>
      </w:r>
    </w:p>
    <w:p w:rsidR="004025D7" w:rsidRDefault="004025D7" w:rsidP="004025D7"/>
    <w:p w:rsidR="009F6164" w:rsidRDefault="009F6164" w:rsidP="004025D7">
      <w:pPr>
        <w:pStyle w:val="Heading2"/>
        <w:rPr>
          <w:ins w:id="1743" w:author="Pham Minh Tu" w:date="2019-12-26T14:41:00Z"/>
        </w:rPr>
      </w:pPr>
      <w:bookmarkStart w:id="1744" w:name="_Toc29218987"/>
      <w:ins w:id="1745" w:author="Pham Minh Tu" w:date="2019-12-26T14:39:00Z">
        <w:r>
          <w:t>ObjectFactory</w:t>
        </w:r>
      </w:ins>
      <w:bookmarkEnd w:id="1744"/>
    </w:p>
    <w:p w:rsidR="00951B6E" w:rsidRDefault="00951B6E" w:rsidP="00951B6E">
      <w:pPr>
        <w:rPr>
          <w:ins w:id="1746" w:author="Pham Minh Tu" w:date="2019-12-26T14:44:00Z"/>
        </w:rPr>
      </w:pPr>
      <w:ins w:id="1747" w:author="Pham Minh Tu" w:date="2019-12-26T14:44:00Z">
        <w:r>
          <w:t>This component resolve an interface into one or many instances of concrete classes which actually handle requests at runtime.</w:t>
        </w:r>
      </w:ins>
      <w:ins w:id="1748" w:author="Pham Minh Tu" w:date="2019-12-26T14:46:00Z">
        <w:r>
          <w:t xml:space="preserve"> This </w:t>
        </w:r>
        <w:r w:rsidRPr="00D6361E">
          <w:t>mechanism</w:t>
        </w:r>
      </w:ins>
      <w:ins w:id="1749" w:author="Pham Minh Tu" w:date="2019-12-26T14:49:00Z">
        <w:r>
          <w:t xml:space="preserve"> is</w:t>
        </w:r>
      </w:ins>
      <w:ins w:id="1750" w:author="Pham Minh Tu" w:date="2019-12-26T14:46:00Z">
        <w:r>
          <w:t xml:space="preserve"> like </w:t>
        </w:r>
      </w:ins>
      <w:ins w:id="1751" w:author="Pham Minh Tu" w:date="2019-12-26T14:50:00Z">
        <w:r>
          <w:t xml:space="preserve">dependency injection </w:t>
        </w:r>
      </w:ins>
      <w:ins w:id="1752" w:author="Pham Minh Tu" w:date="2019-12-26T14:52:00Z">
        <w:r>
          <w:t>pattern.</w:t>
        </w:r>
      </w:ins>
    </w:p>
    <w:p w:rsidR="007B5AE1" w:rsidRDefault="00951B6E">
      <w:pPr>
        <w:rPr>
          <w:ins w:id="1753" w:author="Pham Minh Tu" w:date="2019-12-26T14:44:00Z"/>
        </w:rPr>
        <w:pPrChange w:id="1754" w:author="Pham Minh Tu" w:date="2019-12-26T14:41:00Z">
          <w:pPr>
            <w:pStyle w:val="Heading2"/>
          </w:pPr>
        </w:pPrChange>
      </w:pPr>
      <w:ins w:id="1755" w:author="Pham Minh Tu" w:date="2019-12-26T14:44:00Z">
        <w:r>
          <w:t>There are multiple concrete classes that implemented the same interface. If only one is needed, ObjectFactory will select one based on AutoSar version, Device Name, and internal Version (Refer to class ObjectFactoryAttribute).</w:t>
        </w:r>
      </w:ins>
    </w:p>
    <w:p w:rsidR="00951B6E" w:rsidRPr="00ED3E2F" w:rsidRDefault="00951B6E">
      <w:pPr>
        <w:rPr>
          <w:ins w:id="1756" w:author="Pham Minh Tu" w:date="2019-12-26T14:40:00Z"/>
        </w:rPr>
        <w:pPrChange w:id="1757" w:author="Pham Minh Tu" w:date="2019-12-26T14:41:00Z">
          <w:pPr>
            <w:pStyle w:val="Heading2"/>
          </w:pPr>
        </w:pPrChange>
      </w:pPr>
    </w:p>
    <w:p w:rsidR="007B5AE1" w:rsidRPr="00ED3E2F" w:rsidRDefault="007B5AE1">
      <w:pPr>
        <w:pStyle w:val="Heading3"/>
        <w:rPr>
          <w:ins w:id="1758" w:author="Pham Minh Tu" w:date="2019-12-26T14:39:00Z"/>
        </w:rPr>
        <w:pPrChange w:id="1759" w:author="Pham Minh Tu" w:date="2019-12-26T14:40:00Z">
          <w:pPr>
            <w:pStyle w:val="Heading2"/>
          </w:pPr>
        </w:pPrChange>
      </w:pPr>
      <w:bookmarkStart w:id="1760" w:name="_Toc29218988"/>
      <w:ins w:id="1761" w:author="Pham Minh Tu" w:date="2019-12-26T14:40:00Z">
        <w:r>
          <w:t>UML</w:t>
        </w:r>
      </w:ins>
      <w:bookmarkEnd w:id="1760"/>
    </w:p>
    <w:p w:rsidR="009F6164" w:rsidRDefault="007B5AE1">
      <w:pPr>
        <w:rPr>
          <w:ins w:id="1762" w:author="Pham Minh Tu" w:date="2019-12-26T17:20:00Z"/>
        </w:rPr>
        <w:pPrChange w:id="1763" w:author="Pham Minh Tu" w:date="2019-12-26T14:39:00Z">
          <w:pPr>
            <w:pStyle w:val="Heading2"/>
          </w:pPr>
        </w:pPrChange>
      </w:pPr>
      <w:ins w:id="1764" w:author="Pham Minh Tu" w:date="2019-12-26T14:40:00Z">
        <w:r>
          <w:rPr>
            <w:noProof/>
            <w:lang w:eastAsia="en-US"/>
          </w:rPr>
          <w:drawing>
            <wp:inline distT="0" distB="0" distL="0" distR="0" wp14:anchorId="7F722C3E" wp14:editId="5A184CA5">
              <wp:extent cx="4438650" cy="16510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1651000"/>
                      </a:xfrm>
                      <a:prstGeom prst="rect">
                        <a:avLst/>
                      </a:prstGeom>
                      <a:noFill/>
                      <a:ln>
                        <a:noFill/>
                      </a:ln>
                    </pic:spPr>
                  </pic:pic>
                </a:graphicData>
              </a:graphic>
            </wp:inline>
          </w:drawing>
        </w:r>
      </w:ins>
    </w:p>
    <w:p w:rsidR="00444F96" w:rsidRDefault="00444F96">
      <w:pPr>
        <w:rPr>
          <w:ins w:id="1765" w:author="Pham Minh Tu" w:date="2019-12-26T17:44:00Z"/>
        </w:rPr>
        <w:pPrChange w:id="1766" w:author="Pham Minh Tu" w:date="2019-12-26T14:39:00Z">
          <w:pPr>
            <w:pStyle w:val="Heading2"/>
          </w:pPr>
        </w:pPrChange>
      </w:pPr>
      <w:ins w:id="1767" w:author="Pham Minh Tu" w:date="2019-12-26T17:20:00Z">
        <w:r>
          <w:t xml:space="preserve">The ObjectFactory class </w:t>
        </w:r>
      </w:ins>
      <w:ins w:id="1768" w:author="Pham Minh Tu" w:date="2019-12-26T17:21:00Z">
        <w:r>
          <w:t xml:space="preserve">scan dynamic class library </w:t>
        </w:r>
      </w:ins>
      <w:ins w:id="1769" w:author="Pham Minh Tu" w:date="2019-12-27T08:12:00Z">
        <w:r w:rsidR="00ED3E2F">
          <w:t xml:space="preserve">for </w:t>
        </w:r>
      </w:ins>
      <w:ins w:id="1770" w:author="Pham Minh Tu" w:date="2019-12-26T17:21:00Z">
        <w:r>
          <w:t>each MCAL module and load all interface</w:t>
        </w:r>
      </w:ins>
      <w:ins w:id="1771" w:author="Pham Minh Tu" w:date="2019-12-26T17:22:00Z">
        <w:r>
          <w:t>s</w:t>
        </w:r>
      </w:ins>
      <w:ins w:id="1772" w:author="Pham Minh Tu" w:date="2019-12-26T17:23:00Z">
        <w:r>
          <w:t>, classes, methods</w:t>
        </w:r>
        <w:r w:rsidR="00EE7601">
          <w:t xml:space="preserve"> into cache. </w:t>
        </w:r>
      </w:ins>
      <w:ins w:id="1773" w:author="Pham Minh Tu" w:date="2019-12-27T08:12:00Z">
        <w:r w:rsidR="00ED3E2F">
          <w:t>Afterward they are processed by component</w:t>
        </w:r>
      </w:ins>
      <w:ins w:id="1774" w:author="Pham Minh Tu" w:date="2019-12-27T08:16:00Z">
        <w:r w:rsidR="00ED3E2F">
          <w:t>s</w:t>
        </w:r>
      </w:ins>
      <w:ins w:id="1775" w:author="Pham Minh Tu" w:date="2019-12-27T08:12:00Z">
        <w:r w:rsidR="00ED3E2F">
          <w:t xml:space="preserve"> such as </w:t>
        </w:r>
      </w:ins>
      <w:ins w:id="1776" w:author="Pham Minh Tu" w:date="2019-12-27T08:16:00Z">
        <w:r w:rsidR="00ED3E2F">
          <w:t>Validation, Intermediate, Generation.</w:t>
        </w:r>
      </w:ins>
      <w:ins w:id="1777" w:author="Pham Minh Tu" w:date="2019-12-27T08:12:00Z">
        <w:r w:rsidR="00ED3E2F">
          <w:t xml:space="preserve"> </w:t>
        </w:r>
      </w:ins>
    </w:p>
    <w:p w:rsidR="00EE0927" w:rsidRPr="00ED3E2F" w:rsidRDefault="00EE0927">
      <w:pPr>
        <w:rPr>
          <w:ins w:id="1778" w:author="Pham Minh Tu" w:date="2019-12-26T14:39:00Z"/>
        </w:rPr>
        <w:pPrChange w:id="1779" w:author="Pham Minh Tu" w:date="2019-12-26T14:39:00Z">
          <w:pPr>
            <w:pStyle w:val="Heading2"/>
          </w:pPr>
        </w:pPrChange>
      </w:pPr>
      <w:ins w:id="1780" w:author="Pham Minh Tu" w:date="2019-12-26T17:44:00Z">
        <w:r>
          <w:t xml:space="preserve">The </w:t>
        </w:r>
      </w:ins>
      <w:ins w:id="1781" w:author="Pham Minh Tu" w:date="2019-12-26T17:45:00Z">
        <w:r>
          <w:t>ObjectFactoryAttribute class is used to mark whether class is allowed loading or not</w:t>
        </w:r>
      </w:ins>
      <w:ins w:id="1782" w:author="Pham Minh Tu" w:date="2019-12-26T17:46:00Z">
        <w:r>
          <w:t>.</w:t>
        </w:r>
      </w:ins>
    </w:p>
    <w:p w:rsidR="004025D7" w:rsidRDefault="004025D7">
      <w:pPr>
        <w:pStyle w:val="Heading3"/>
        <w:pPrChange w:id="1783" w:author="Pham Minh Tu" w:date="2019-12-27T08:17:00Z">
          <w:pPr>
            <w:pStyle w:val="Heading2"/>
          </w:pPr>
        </w:pPrChange>
      </w:pPr>
      <w:bookmarkStart w:id="1784" w:name="_Toc29218989"/>
      <w:r>
        <w:lastRenderedPageBreak/>
        <w:t>Renesas::Generator::MCALConfGen::CrossCutting::ObjectFactory::ObjectFactory</w:t>
      </w:r>
      <w:bookmarkEnd w:id="178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ObjectFactory.cs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which is used to bind an interface to concrete classes. Binding to which concrete classes depend on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ModuleName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module name information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SupportedDevices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all devices are supported by MCAL module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gentoolExecutableTypes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information executable type under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registeredTypes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types that are loaded from DLLs such as interface, class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cache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A cache of initialized instances for interfaces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RegisterAssemblyTypes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Register all types from files specified by assemblyFilePaths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GetInstance&lt; T &gt;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an instance object with interface is 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GetInstances&lt; T &gt;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all instance objects with interface is 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ObjectFactory</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Object factory constructor without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createInstance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Create object instance from a concrete type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checkConditionType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Check type to meet Autosar and Device conditions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getCacheObjectsOfInterface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Get cache object instance based on specified interface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parseOtherConditions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Parsing other conditions of </w:t>
            </w:r>
          </w:p>
        </w:tc>
      </w:tr>
    </w:tbl>
    <w:p w:rsidR="004025D7" w:rsidRDefault="004025D7">
      <w:pPr>
        <w:pStyle w:val="Heading4"/>
        <w:pPrChange w:id="1785" w:author="Pham Minh Tu" w:date="2019-12-27T08:17:00Z">
          <w:pPr>
            <w:pStyle w:val="Heading3"/>
          </w:pPr>
        </w:pPrChange>
      </w:pPr>
      <w:r>
        <w:t>Fields</w:t>
      </w:r>
    </w:p>
    <w:p w:rsidR="004025D7" w:rsidRDefault="004025D7">
      <w:pPr>
        <w:pStyle w:val="Heading5"/>
        <w:pPrChange w:id="1786" w:author="Pham Minh Tu" w:date="2019-12-27T08:17:00Z">
          <w:pPr>
            <w:pStyle w:val="Heading4"/>
          </w:pPr>
        </w:pPrChange>
      </w:pPr>
      <w:r>
        <w:t>ModuleName</w:t>
      </w:r>
    </w:p>
    <w:p w:rsidR="004025D7" w:rsidRDefault="004025D7" w:rsidP="004025D7">
      <w:pPr>
        <w:pStyle w:val="DesignID"/>
      </w:pPr>
      <w:r>
        <w:t>GENERIC_GDD_CLS_028_001: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module name information </w:t>
            </w:r>
          </w:p>
        </w:tc>
      </w:tr>
    </w:tbl>
    <w:p w:rsidR="004025D7" w:rsidRDefault="004025D7" w:rsidP="004025D7"/>
    <w:p w:rsidR="004025D7" w:rsidRDefault="004025D7">
      <w:pPr>
        <w:pStyle w:val="Heading5"/>
        <w:pPrChange w:id="1787" w:author="Pham Minh Tu" w:date="2019-12-27T08:17:00Z">
          <w:pPr>
            <w:pStyle w:val="Heading4"/>
          </w:pPr>
        </w:pPrChange>
      </w:pPr>
      <w:r>
        <w:t>SupportedDevices</w:t>
      </w:r>
    </w:p>
    <w:p w:rsidR="004025D7" w:rsidRDefault="004025D7" w:rsidP="004025D7">
      <w:pPr>
        <w:pStyle w:val="DesignID"/>
      </w:pPr>
      <w:r>
        <w:t>GENERIC_GDD_CLS_028_002: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SupportedDevices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List&lt; string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all devices are supported by MCAL module </w:t>
            </w:r>
          </w:p>
        </w:tc>
      </w:tr>
    </w:tbl>
    <w:p w:rsidR="004025D7" w:rsidRDefault="004025D7" w:rsidP="004025D7"/>
    <w:p w:rsidR="004025D7" w:rsidRDefault="004025D7">
      <w:pPr>
        <w:pStyle w:val="Heading5"/>
        <w:pPrChange w:id="1788" w:author="Pham Minh Tu" w:date="2019-12-27T08:17:00Z">
          <w:pPr>
            <w:pStyle w:val="Heading4"/>
          </w:pPr>
        </w:pPrChange>
      </w:pPr>
      <w:r>
        <w:t>gentoolExecutableTypes</w:t>
      </w:r>
    </w:p>
    <w:p w:rsidR="004025D7" w:rsidRDefault="004025D7" w:rsidP="004025D7">
      <w:pPr>
        <w:pStyle w:val="DesignID"/>
      </w:pPr>
      <w:r>
        <w:t>GENERIC_GDD_CLS_028_003: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gentoolExecutableTypes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HashSet&lt; Type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information executable type under </w:t>
            </w:r>
          </w:p>
        </w:tc>
      </w:tr>
    </w:tbl>
    <w:p w:rsidR="004025D7" w:rsidRDefault="004025D7" w:rsidP="004025D7"/>
    <w:p w:rsidR="004025D7" w:rsidRDefault="004025D7">
      <w:pPr>
        <w:pStyle w:val="Heading5"/>
        <w:pPrChange w:id="1789" w:author="Pham Minh Tu" w:date="2019-12-27T08:17:00Z">
          <w:pPr>
            <w:pStyle w:val="Heading4"/>
          </w:pPr>
        </w:pPrChange>
      </w:pPr>
      <w:r>
        <w:t>registeredTypes</w:t>
      </w:r>
    </w:p>
    <w:p w:rsidR="004025D7" w:rsidRDefault="004025D7" w:rsidP="004025D7">
      <w:pPr>
        <w:pStyle w:val="DesignID"/>
      </w:pPr>
      <w:r>
        <w:t>GENERIC_GDD_CLS_028_004: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registeredTypes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Dictionary&lt; Type, List&lt; Type &gt;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types that are loaded from DLLs such as interface, class </w:t>
            </w:r>
          </w:p>
        </w:tc>
      </w:tr>
    </w:tbl>
    <w:p w:rsidR="004025D7" w:rsidRDefault="004025D7" w:rsidP="004025D7"/>
    <w:p w:rsidR="004025D7" w:rsidRDefault="004025D7">
      <w:pPr>
        <w:pStyle w:val="Heading5"/>
        <w:pPrChange w:id="1790" w:author="Pham Minh Tu" w:date="2019-12-27T08:17:00Z">
          <w:pPr>
            <w:pStyle w:val="Heading4"/>
          </w:pPr>
        </w:pPrChange>
      </w:pPr>
      <w:r>
        <w:t>cache</w:t>
      </w:r>
    </w:p>
    <w:p w:rsidR="004025D7" w:rsidRDefault="004025D7" w:rsidP="004025D7">
      <w:pPr>
        <w:pStyle w:val="DesignID"/>
      </w:pPr>
      <w:r>
        <w:t>GENERIC_GDD_CLS_028_005: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cache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Dictionary&lt; Type, List&lt; CacheObject &gt;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A cache of initialized instances for interfaces </w:t>
            </w:r>
          </w:p>
        </w:tc>
      </w:tr>
    </w:tbl>
    <w:p w:rsidR="004025D7" w:rsidRDefault="004025D7" w:rsidP="004025D7"/>
    <w:p w:rsidR="004025D7" w:rsidRDefault="004025D7">
      <w:pPr>
        <w:pStyle w:val="Heading4"/>
        <w:pPrChange w:id="1791" w:author="Pham Minh Tu" w:date="2019-12-27T08:17:00Z">
          <w:pPr>
            <w:pStyle w:val="Heading3"/>
          </w:pPr>
        </w:pPrChange>
      </w:pPr>
      <w:r>
        <w:lastRenderedPageBreak/>
        <w:t>Methods</w:t>
      </w:r>
    </w:p>
    <w:p w:rsidR="004025D7" w:rsidRDefault="004025D7">
      <w:pPr>
        <w:pStyle w:val="Heading5"/>
        <w:pPrChange w:id="1792" w:author="Pham Minh Tu" w:date="2019-12-27T08:17:00Z">
          <w:pPr>
            <w:pStyle w:val="Heading4"/>
          </w:pPr>
        </w:pPrChange>
      </w:pPr>
      <w:r>
        <w:t>GetInstance&lt; T &gt;</w:t>
      </w:r>
    </w:p>
    <w:p w:rsidR="004025D7" w:rsidRDefault="004025D7" w:rsidP="004025D7">
      <w:pPr>
        <w:pStyle w:val="DesignID"/>
      </w:pPr>
      <w:r>
        <w:t>GENERIC_GDD_CLS_028_006: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GetInstance&lt; T &gt;</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instance object with interface 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an instance object with interface is T</w:t>
            </w:r>
          </w:p>
          <w:p w:rsidR="004025D7" w:rsidRDefault="004025D7" w:rsidP="00CD1F8E">
            <w:pPr>
              <w:pStyle w:val="SourceCode"/>
            </w:pPr>
            <w:r>
              <w:t>Algorithm:</w:t>
            </w:r>
            <w:r>
              <w:br/>
              <w:t>Get all instance objects with interface is T</w:t>
            </w:r>
            <w:r>
              <w:br/>
              <w:t xml:space="preserve"> IF found</w:t>
            </w:r>
            <w:r>
              <w:br/>
              <w:t xml:space="preserve">     Return first object</w:t>
            </w:r>
            <w:r>
              <w:br/>
              <w:t xml:space="preserve"> ELSE</w:t>
            </w:r>
            <w:r>
              <w:br/>
              <w:t xml:space="preserve">     Exit Gentool</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793" w:author="Pham Minh Tu" w:date="2019-12-27T08:17:00Z">
          <w:pPr>
            <w:pStyle w:val="Heading4"/>
          </w:pPr>
        </w:pPrChange>
      </w:pPr>
      <w:r>
        <w:t>GetInstances&lt; T &gt;</w:t>
      </w:r>
    </w:p>
    <w:p w:rsidR="004025D7" w:rsidRDefault="004025D7" w:rsidP="004025D7">
      <w:pPr>
        <w:pStyle w:val="DesignID"/>
      </w:pPr>
      <w:r>
        <w:t>GENERIC_GDD_CLS_028_007: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GetInstances&lt; T &gt;</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all instance objects with interface 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all instance objects with interface is T</w:t>
            </w:r>
          </w:p>
          <w:p w:rsidR="004025D7" w:rsidRDefault="004025D7" w:rsidP="00CD1F8E">
            <w:pPr>
              <w:pStyle w:val="SourceCode"/>
            </w:pPr>
            <w:r>
              <w:t>Algorithm:</w:t>
            </w:r>
            <w:r>
              <w:br/>
              <w:t>Get all instance objects with interface is T</w:t>
            </w:r>
            <w:r>
              <w:br/>
              <w:t xml:space="preserve"> IF found</w:t>
            </w:r>
            <w:r>
              <w:br/>
              <w:t xml:space="preserve">     RETURN all instance objects</w:t>
            </w:r>
            <w:r>
              <w:br/>
              <w:t xml:space="preserve"> ELSE</w:t>
            </w:r>
            <w:r>
              <w:br/>
              <w:t xml:space="preserve">     Exit Gentool</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794" w:author="Pham Minh Tu" w:date="2019-12-27T08:17:00Z">
          <w:pPr>
            <w:pStyle w:val="Heading4"/>
          </w:pPr>
        </w:pPrChange>
      </w:pPr>
      <w:r>
        <w:t>RegisterAssemblyTypes</w:t>
      </w:r>
    </w:p>
    <w:p w:rsidR="004025D7" w:rsidRDefault="004025D7" w:rsidP="004025D7">
      <w:pPr>
        <w:pStyle w:val="DesignID"/>
      </w:pPr>
      <w:r>
        <w:t>GENERIC_GDD_CLS_028_008: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RegisterAssemblyTypes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assemblyFilePaths</w:t>
            </w:r>
          </w:p>
        </w:tc>
        <w:tc>
          <w:tcPr>
            <w:tcW w:w="1038" w:type="dxa"/>
            <w:gridSpan w:val="2"/>
            <w:shd w:val="clear" w:color="auto" w:fill="auto"/>
          </w:tcPr>
          <w:p w:rsidR="004025D7" w:rsidRDefault="004025D7" w:rsidP="00CD1F8E">
            <w:r>
              <w:t xml:space="preserve">Assembly file paths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Register all types from files specified by assemblyFilePaths</w:t>
            </w:r>
          </w:p>
          <w:p w:rsidR="004025D7" w:rsidRDefault="004025D7" w:rsidP="00CD1F8E">
            <w:pPr>
              <w:pStyle w:val="SourceCode"/>
            </w:pPr>
            <w:r>
              <w:t>Algorithm:</w:t>
            </w:r>
            <w:r>
              <w:br/>
              <w:t>FOREACH file in assemblyFilePaths</w:t>
            </w:r>
            <w:r>
              <w:br/>
              <w:t xml:space="preserve">     Load all types from assembly file</w:t>
            </w:r>
            <w:r>
              <w:br/>
              <w:t xml:space="preserve">     Store all types in registeredTypes</w:t>
            </w:r>
            <w:r>
              <w:br/>
              <w:t xml:space="preserve"> End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795" w:author="Pham Minh Tu" w:date="2019-12-27T08:17:00Z">
          <w:pPr>
            <w:pStyle w:val="Heading4"/>
          </w:pPr>
        </w:pPrChange>
      </w:pPr>
      <w:r>
        <w:t>ObjectFactory</w:t>
      </w:r>
    </w:p>
    <w:p w:rsidR="004025D7" w:rsidRDefault="004025D7" w:rsidP="004025D7">
      <w:pPr>
        <w:pStyle w:val="DesignID"/>
      </w:pPr>
      <w:r>
        <w:t>GENERIC_GDD_CLS_028_009: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ObjectFactory</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t>Object factory constructor without arguments</w:t>
            </w:r>
          </w:p>
          <w:p w:rsidR="004025D7" w:rsidRDefault="004025D7" w:rsidP="00CD1F8E">
            <w:pPr>
              <w:pStyle w:val="SourceCode"/>
            </w:pPr>
            <w:r>
              <w:t>Algorithm:</w:t>
            </w:r>
            <w:r>
              <w:br/>
              <w:t>Load types of executable MCALConfGen</w:t>
            </w:r>
            <w:r>
              <w:br/>
              <w:t xml:space="preserve"> For each type</w:t>
            </w:r>
            <w:r>
              <w:br/>
              <w:t xml:space="preserve">     Get interface of type</w:t>
            </w:r>
            <w:r>
              <w:br/>
              <w:t xml:space="preserve">     Store to dictionary registeredTypes[interface] = type</w:t>
            </w:r>
            <w:r>
              <w:br/>
              <w:t xml:space="preserve"> End</w:t>
            </w:r>
          </w:p>
        </w:tc>
      </w:tr>
    </w:tbl>
    <w:p w:rsidR="004025D7" w:rsidRDefault="004025D7" w:rsidP="004025D7">
      <w:pPr>
        <w:pStyle w:val="RefReq"/>
      </w:pPr>
      <w:r>
        <w:t>{Ref: N/A}</w:t>
      </w:r>
    </w:p>
    <w:p w:rsidR="004025D7" w:rsidRDefault="004025D7" w:rsidP="004025D7"/>
    <w:p w:rsidR="004025D7" w:rsidRDefault="004025D7">
      <w:pPr>
        <w:pStyle w:val="Heading5"/>
        <w:pPrChange w:id="1796" w:author="Pham Minh Tu" w:date="2019-12-27T08:17:00Z">
          <w:pPr>
            <w:pStyle w:val="Heading4"/>
          </w:pPr>
        </w:pPrChange>
      </w:pPr>
      <w:r>
        <w:t>checkConditionType</w:t>
      </w:r>
    </w:p>
    <w:p w:rsidR="004025D7" w:rsidRDefault="004025D7" w:rsidP="004025D7">
      <w:pPr>
        <w:pStyle w:val="DesignID"/>
      </w:pPr>
      <w:r>
        <w:t>GENERIC_GDD_CLS_028_010: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checkConditionType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Type concreteType</w:t>
            </w:r>
          </w:p>
        </w:tc>
        <w:tc>
          <w:tcPr>
            <w:tcW w:w="1038" w:type="dxa"/>
            <w:gridSpan w:val="2"/>
            <w:shd w:val="clear" w:color="auto" w:fill="auto"/>
          </w:tcPr>
          <w:p w:rsidR="004025D7" w:rsidRDefault="004025D7" w:rsidP="00CD1F8E">
            <w:r>
              <w:t xml:space="preserve">Concrete type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List&lt; Type &gt; allRelatedTypes</w:t>
            </w:r>
          </w:p>
        </w:tc>
        <w:tc>
          <w:tcPr>
            <w:tcW w:w="1038" w:type="dxa"/>
            <w:gridSpan w:val="2"/>
            <w:shd w:val="clear" w:color="auto" w:fill="auto"/>
          </w:tcPr>
          <w:p w:rsidR="004025D7" w:rsidRDefault="004025D7" w:rsidP="00CD1F8E">
            <w:r>
              <w:t xml:space="preserve">All related types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Type interfaceType</w:t>
            </w:r>
          </w:p>
        </w:tc>
        <w:tc>
          <w:tcPr>
            <w:tcW w:w="1038" w:type="dxa"/>
            <w:gridSpan w:val="2"/>
            <w:shd w:val="clear" w:color="auto" w:fill="auto"/>
          </w:tcPr>
          <w:p w:rsidR="004025D7" w:rsidRDefault="004025D7" w:rsidP="00CD1F8E">
            <w:r>
              <w:t xml:space="preserve">Interface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Description</w:t>
            </w:r>
          </w:p>
        </w:tc>
        <w:tc>
          <w:tcPr>
            <w:tcW w:w="6231" w:type="dxa"/>
            <w:gridSpan w:val="3"/>
            <w:shd w:val="clear" w:color="auto" w:fill="auto"/>
          </w:tcPr>
          <w:p w:rsidR="004025D7" w:rsidRDefault="004025D7" w:rsidP="00CD1F8E">
            <w:pPr>
              <w:pStyle w:val="SourceCode"/>
            </w:pPr>
            <w:r>
              <w:t>Check type to meet Autosar and Device conditions</w:t>
            </w:r>
          </w:p>
          <w:p w:rsidR="004025D7" w:rsidRDefault="004025D7" w:rsidP="00CD1F8E">
            <w:pPr>
              <w:pStyle w:val="SourceCode"/>
            </w:pPr>
            <w:r>
              <w:t>Algorithm:</w:t>
            </w:r>
            <w:r>
              <w:br/>
              <w:t>IF AutoSarVersion is "*" OR is basicConfig.AutoSARVersion AND Device is "*"</w:t>
            </w:r>
            <w:r>
              <w:br/>
              <w:t xml:space="preserve"> OR basicConfig.DeviceNames contain Device THEN</w:t>
            </w:r>
            <w:r>
              <w:br/>
              <w:t xml:space="preserve">     RETURN true</w:t>
            </w:r>
            <w:r>
              <w:br/>
              <w:t xml:space="preserve"> ELSE</w:t>
            </w:r>
            <w:r>
              <w:br/>
              <w:t xml:space="preserve">     RETURN false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797" w:author="Pham Minh Tu" w:date="2019-12-27T08:17:00Z">
          <w:pPr>
            <w:pStyle w:val="Heading4"/>
          </w:pPr>
        </w:pPrChange>
      </w:pPr>
      <w:r>
        <w:t>createInstance</w:t>
      </w:r>
    </w:p>
    <w:p w:rsidR="004025D7" w:rsidRDefault="004025D7" w:rsidP="004025D7">
      <w:pPr>
        <w:pStyle w:val="DesignID"/>
      </w:pPr>
      <w:r>
        <w:t>GENERIC_GDD_CLS_028_011: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createInstance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Type concreteType</w:t>
            </w:r>
          </w:p>
        </w:tc>
        <w:tc>
          <w:tcPr>
            <w:tcW w:w="1038" w:type="dxa"/>
            <w:gridSpan w:val="2"/>
            <w:shd w:val="clear" w:color="auto" w:fill="auto"/>
          </w:tcPr>
          <w:p w:rsidR="004025D7" w:rsidRDefault="004025D7" w:rsidP="00CD1F8E">
            <w:r>
              <w:t xml:space="preserve">Concrete type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Object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Create object instance from a concrete type</w:t>
            </w:r>
          </w:p>
          <w:p w:rsidR="004025D7" w:rsidRDefault="004025D7" w:rsidP="00CD1F8E">
            <w:pPr>
              <w:pStyle w:val="SourceCode"/>
            </w:pPr>
            <w:r>
              <w:t>Algorithm:</w:t>
            </w:r>
            <w:r>
              <w:br/>
              <w:t>From concrete type, get Instance fields</w:t>
            </w:r>
            <w:r>
              <w:br/>
              <w:t xml:space="preserve"> IF found</w:t>
            </w:r>
            <w:r>
              <w:br/>
              <w:t xml:space="preserve">     Return value of the field</w:t>
            </w:r>
            <w:r>
              <w:br/>
              <w:t xml:space="preserve"> ELSE</w:t>
            </w:r>
            <w:r>
              <w:br/>
              <w:t xml:space="preserve">     Exit Gentool</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798" w:author="Pham Minh Tu" w:date="2019-12-27T08:17:00Z">
          <w:pPr>
            <w:pStyle w:val="Heading4"/>
          </w:pPr>
        </w:pPrChange>
      </w:pPr>
      <w:r>
        <w:t>getCacheObjectsOfInterface</w:t>
      </w:r>
    </w:p>
    <w:p w:rsidR="004025D7" w:rsidRDefault="004025D7" w:rsidP="004025D7">
      <w:pPr>
        <w:pStyle w:val="DesignID"/>
      </w:pPr>
      <w:r>
        <w:t>GENERIC_GDD_CLS_028_012: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getCacheObjectsOfInterface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Type interfaceType</w:t>
            </w:r>
          </w:p>
        </w:tc>
        <w:tc>
          <w:tcPr>
            <w:tcW w:w="1038" w:type="dxa"/>
            <w:gridSpan w:val="2"/>
            <w:shd w:val="clear" w:color="auto" w:fill="auto"/>
          </w:tcPr>
          <w:p w:rsidR="004025D7" w:rsidRDefault="004025D7" w:rsidP="00CD1F8E">
            <w:r>
              <w:t xml:space="preserve">Interface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List of CacheObject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cache object instance based on specified interface</w:t>
            </w:r>
          </w:p>
          <w:p w:rsidR="004025D7" w:rsidRDefault="004025D7" w:rsidP="00CD1F8E">
            <w:pPr>
              <w:pStyle w:val="SourceCode"/>
            </w:pPr>
            <w:r>
              <w:t>Algorithm:</w:t>
            </w:r>
            <w:r>
              <w:br/>
              <w:t>IF cache stores object instances of the interface THEN</w:t>
            </w:r>
            <w:r>
              <w:br/>
              <w:t xml:space="preserve">     RETURN object instances</w:t>
            </w:r>
            <w:r>
              <w:br/>
              <w:t xml:space="preserve"> ELSE</w:t>
            </w:r>
            <w:r>
              <w:br/>
              <w:t xml:space="preserve">     Scan all types that have the interface in registeredTypes</w:t>
            </w:r>
            <w:r>
              <w:br/>
              <w:t xml:space="preserve">         With each type, create a new instance and add to cache</w:t>
            </w:r>
            <w:r>
              <w:br/>
              <w:t xml:space="preserve">     End</w:t>
            </w:r>
            <w:r>
              <w:br/>
            </w:r>
            <w:r>
              <w:lastRenderedPageBreak/>
              <w:t xml:space="preserve">     Return object instances from cache</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1799" w:author="Pham Minh Tu" w:date="2019-12-27T08:17:00Z">
          <w:pPr>
            <w:pStyle w:val="Heading4"/>
          </w:pPr>
        </w:pPrChange>
      </w:pPr>
      <w:r>
        <w:t>parseOtherConditions</w:t>
      </w:r>
    </w:p>
    <w:p w:rsidR="004025D7" w:rsidRDefault="004025D7" w:rsidP="004025D7">
      <w:pPr>
        <w:pStyle w:val="DesignID"/>
      </w:pPr>
      <w:r>
        <w:t>GENERIC_GDD_CLS_028_013: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parseOtherConditions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otherConditions</w:t>
            </w:r>
          </w:p>
        </w:tc>
        <w:tc>
          <w:tcPr>
            <w:tcW w:w="1038" w:type="dxa"/>
            <w:gridSpan w:val="2"/>
            <w:shd w:val="clear" w:color="auto" w:fill="auto"/>
          </w:tcPr>
          <w:p w:rsidR="004025D7" w:rsidRDefault="004025D7" w:rsidP="00CD1F8E">
            <w:r>
              <w:t xml:space="preserve">Other conditions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Dictionary of conditions, key is parameter/reference name and value is expected value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other conditions of</w:t>
            </w:r>
          </w:p>
          <w:p w:rsidR="004025D7" w:rsidRDefault="004025D7" w:rsidP="00CD1F8E">
            <w:pPr>
              <w:pStyle w:val="SourceCode"/>
            </w:pPr>
            <w:r>
              <w:t>Algorithm:</w:t>
            </w:r>
            <w:r>
              <w:br/>
              <w:t>IF otherConditions is empty string THEN</w:t>
            </w:r>
            <w:r>
              <w:br/>
              <w:t xml:space="preserve">     Return empty dictionary</w:t>
            </w:r>
            <w:r>
              <w:br/>
              <w:t xml:space="preserve"> ELSE</w:t>
            </w:r>
            <w:r>
              <w:br/>
              <w:t xml:space="preserve">     Split otherConditions into multiple conditions (separator is ;)</w:t>
            </w:r>
            <w:r>
              <w:br/>
              <w:t xml:space="preserve">     FOREACH condition in other condition</w:t>
            </w:r>
            <w:r>
              <w:br/>
              <w:t xml:space="preserve">         Split condition by separator '=' and add to result dictionary</w:t>
            </w:r>
            <w:r>
              <w:br/>
              <w:t xml:space="preserve">     End</w:t>
            </w:r>
            <w:r>
              <w:br/>
              <w:t xml:space="preserve">     Return result dictionary</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1800" w:author="Pham Minh Tu" w:date="2019-12-27T08:17:00Z">
          <w:pPr>
            <w:pStyle w:val="Heading2"/>
          </w:pPr>
        </w:pPrChange>
      </w:pPr>
      <w:bookmarkStart w:id="1801" w:name="_Toc29218990"/>
      <w:r>
        <w:t>Renesas::Generator::MCALConfGen::CrossCutting::ObjectFactory::ObjectFactory::CacheObject</w:t>
      </w:r>
      <w:bookmarkEnd w:id="180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ObjectFactory.cs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851B78">
            <w:r>
              <w:t>This class which is used to bind an interface to concrete classes. Binding to which concrete classes depend on ObjectFactoryAttribute's fields of the classes.</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Instance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intance of object such as class, interface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TypeOf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type of object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CacheObject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Cache object constructor with arguments </w:t>
            </w:r>
          </w:p>
        </w:tc>
      </w:tr>
    </w:tbl>
    <w:p w:rsidR="004025D7" w:rsidRDefault="004025D7">
      <w:pPr>
        <w:pStyle w:val="Heading4"/>
        <w:pPrChange w:id="1802" w:author="Pham Minh Tu" w:date="2019-12-27T08:17:00Z">
          <w:pPr>
            <w:pStyle w:val="Heading3"/>
          </w:pPr>
        </w:pPrChange>
      </w:pPr>
      <w:r>
        <w:lastRenderedPageBreak/>
        <w:t>Fields</w:t>
      </w:r>
    </w:p>
    <w:p w:rsidR="004025D7" w:rsidRDefault="004025D7">
      <w:pPr>
        <w:pStyle w:val="Heading5"/>
        <w:pPrChange w:id="1803" w:author="Pham Minh Tu" w:date="2019-12-27T08:17:00Z">
          <w:pPr>
            <w:pStyle w:val="Heading4"/>
          </w:pPr>
        </w:pPrChange>
      </w:pPr>
      <w:r>
        <w:t>Instance</w:t>
      </w:r>
    </w:p>
    <w:p w:rsidR="004025D7" w:rsidRDefault="004025D7" w:rsidP="004025D7">
      <w:pPr>
        <w:pStyle w:val="DesignID"/>
      </w:pPr>
      <w:r>
        <w:t>GENERIC_GDD_CLS_029_001: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Instance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Object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intance of object such as class, interface </w:t>
            </w:r>
          </w:p>
        </w:tc>
      </w:tr>
    </w:tbl>
    <w:p w:rsidR="004025D7" w:rsidRDefault="004025D7" w:rsidP="004025D7"/>
    <w:p w:rsidR="004025D7" w:rsidRDefault="004025D7">
      <w:pPr>
        <w:pStyle w:val="Heading5"/>
        <w:pPrChange w:id="1804" w:author="Pham Minh Tu" w:date="2019-12-27T08:17:00Z">
          <w:pPr>
            <w:pStyle w:val="Heading4"/>
          </w:pPr>
        </w:pPrChange>
      </w:pPr>
      <w:r>
        <w:t>TypeOf</w:t>
      </w:r>
    </w:p>
    <w:p w:rsidR="004025D7" w:rsidRDefault="004025D7" w:rsidP="004025D7">
      <w:pPr>
        <w:pStyle w:val="DesignID"/>
      </w:pPr>
      <w:r>
        <w:t>GENERIC_GDD_CLS_029_002: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TypeOf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Type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type of object </w:t>
            </w:r>
          </w:p>
        </w:tc>
      </w:tr>
    </w:tbl>
    <w:p w:rsidR="004025D7" w:rsidRDefault="004025D7" w:rsidP="004025D7"/>
    <w:p w:rsidR="004025D7" w:rsidRDefault="004025D7">
      <w:pPr>
        <w:pStyle w:val="Heading4"/>
        <w:pPrChange w:id="1805" w:author="Pham Minh Tu" w:date="2019-12-27T08:17:00Z">
          <w:pPr>
            <w:pStyle w:val="Heading3"/>
          </w:pPr>
        </w:pPrChange>
      </w:pPr>
      <w:r>
        <w:t>Methods</w:t>
      </w:r>
    </w:p>
    <w:p w:rsidR="004025D7" w:rsidRDefault="004025D7">
      <w:pPr>
        <w:pStyle w:val="Heading5"/>
        <w:pPrChange w:id="1806" w:author="Pham Minh Tu" w:date="2019-12-27T08:17:00Z">
          <w:pPr>
            <w:pStyle w:val="Heading4"/>
          </w:pPr>
        </w:pPrChange>
      </w:pPr>
      <w:r>
        <w:t>CacheObject</w:t>
      </w:r>
    </w:p>
    <w:p w:rsidR="004025D7" w:rsidRDefault="004025D7" w:rsidP="004025D7">
      <w:pPr>
        <w:pStyle w:val="DesignID"/>
      </w:pPr>
      <w:r>
        <w:t>GENERIC_GDD_CLS_029_003: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CacheObject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Type typeOf</w:t>
            </w:r>
          </w:p>
        </w:tc>
        <w:tc>
          <w:tcPr>
            <w:tcW w:w="4154" w:type="dxa"/>
            <w:gridSpan w:val="2"/>
            <w:shd w:val="clear" w:color="auto" w:fill="auto"/>
          </w:tcPr>
          <w:p w:rsidR="004025D7" w:rsidRDefault="004025D7" w:rsidP="00CD1F8E">
            <w:r>
              <w:t xml:space="preserve">Type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object instance</w:t>
            </w:r>
          </w:p>
        </w:tc>
        <w:tc>
          <w:tcPr>
            <w:tcW w:w="4154" w:type="dxa"/>
            <w:gridSpan w:val="2"/>
            <w:shd w:val="clear" w:color="auto" w:fill="auto"/>
          </w:tcPr>
          <w:p w:rsidR="004025D7" w:rsidRDefault="004025D7" w:rsidP="00CD1F8E">
            <w:r>
              <w:t xml:space="preserve">Object instance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Cache object constructor with arguments</w:t>
            </w:r>
          </w:p>
          <w:p w:rsidR="004025D7" w:rsidRDefault="004025D7" w:rsidP="00CD1F8E">
            <w:pPr>
              <w:pStyle w:val="SourceCode"/>
            </w:pPr>
            <w:r>
              <w:t>Algorithm:</w:t>
            </w:r>
            <w:r>
              <w:br/>
              <w:t>Init values such as typeOf, instance</w:t>
            </w:r>
          </w:p>
        </w:tc>
      </w:tr>
    </w:tbl>
    <w:p w:rsidR="004025D7" w:rsidRDefault="004025D7" w:rsidP="004025D7">
      <w:pPr>
        <w:pStyle w:val="RefReq"/>
      </w:pPr>
      <w:r>
        <w:t>{Ref: N/A}</w:t>
      </w:r>
    </w:p>
    <w:p w:rsidR="004025D7" w:rsidRDefault="004025D7" w:rsidP="004025D7"/>
    <w:p w:rsidR="004025D7" w:rsidRDefault="004025D7">
      <w:pPr>
        <w:pStyle w:val="Heading3"/>
        <w:rPr>
          <w:ins w:id="1807" w:author="Pham Minh Tu" w:date="2019-12-26T16:08:00Z"/>
        </w:rPr>
        <w:pPrChange w:id="1808" w:author="Pham Minh Tu" w:date="2019-12-27T08:17:00Z">
          <w:pPr>
            <w:pStyle w:val="Heading2"/>
          </w:pPr>
        </w:pPrChange>
      </w:pPr>
      <w:bookmarkStart w:id="1809" w:name="_Toc29218991"/>
      <w:r>
        <w:lastRenderedPageBreak/>
        <w:t>Renesas::Generator::MCALConfGen::CrossCutting::ObjectFactory::ObjectFactoryAttribute</w:t>
      </w:r>
      <w:bookmarkEnd w:id="1809"/>
    </w:p>
    <w:p w:rsidR="00F11FD5" w:rsidRPr="00ED3E2F" w:rsidRDefault="00F11FD5">
      <w:pPr>
        <w:pPrChange w:id="1810" w:author="Pham Minh Tu" w:date="2019-12-26T16:08:00Z">
          <w:pPr>
            <w:pStyle w:val="Heading2"/>
          </w:pPr>
        </w:pPrChange>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ObjectFactoryAttribute.cs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851B78">
            <w:r>
              <w:t>This class contains attribute to be resolved by ObjectFactory for its implemented inferface, it should be decorated by ObjectFactoryAttribute.</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AutoSarVersion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information autosar version that is supported by tool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Device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information device that is supported by tool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information version that is supported by tool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ModuleNames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information module name in MCAL module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OtherConditions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Other conditions Format: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ObjectFactoryAttribute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Object factory attribute constructor without arguments </w:t>
            </w:r>
          </w:p>
        </w:tc>
      </w:tr>
    </w:tbl>
    <w:p w:rsidR="004025D7" w:rsidRDefault="004025D7">
      <w:pPr>
        <w:pStyle w:val="Heading4"/>
        <w:pPrChange w:id="1811" w:author="Pham Minh Tu" w:date="2019-12-27T08:17:00Z">
          <w:pPr>
            <w:pStyle w:val="Heading3"/>
          </w:pPr>
        </w:pPrChange>
      </w:pPr>
      <w:r>
        <w:t>Fields</w:t>
      </w:r>
    </w:p>
    <w:p w:rsidR="004025D7" w:rsidRDefault="004025D7">
      <w:pPr>
        <w:pStyle w:val="Heading5"/>
        <w:pPrChange w:id="1812" w:author="Pham Minh Tu" w:date="2019-12-27T08:17:00Z">
          <w:pPr>
            <w:pStyle w:val="Heading4"/>
          </w:pPr>
        </w:pPrChange>
      </w:pPr>
      <w:r>
        <w:t>AutoSarVersion</w:t>
      </w:r>
    </w:p>
    <w:p w:rsidR="004025D7" w:rsidRDefault="004025D7" w:rsidP="004025D7">
      <w:pPr>
        <w:pStyle w:val="DesignID"/>
      </w:pPr>
      <w:r>
        <w:t>GENERIC_GDD_CLS_030_001: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AutoSarVersion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information autosar version that is supported by tool </w:t>
            </w:r>
          </w:p>
        </w:tc>
      </w:tr>
    </w:tbl>
    <w:p w:rsidR="004025D7" w:rsidRDefault="004025D7" w:rsidP="004025D7"/>
    <w:p w:rsidR="004025D7" w:rsidRDefault="004025D7">
      <w:pPr>
        <w:pStyle w:val="Heading5"/>
        <w:pPrChange w:id="1813" w:author="Pham Minh Tu" w:date="2019-12-27T08:17:00Z">
          <w:pPr>
            <w:pStyle w:val="Heading4"/>
          </w:pPr>
        </w:pPrChange>
      </w:pPr>
      <w:r>
        <w:t>Device</w:t>
      </w:r>
    </w:p>
    <w:p w:rsidR="004025D7" w:rsidRDefault="004025D7" w:rsidP="004025D7">
      <w:pPr>
        <w:pStyle w:val="DesignID"/>
      </w:pPr>
      <w:r>
        <w:t>GENERIC_GDD_CLS_030_002: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information device that is supported by tool </w:t>
            </w:r>
          </w:p>
        </w:tc>
      </w:tr>
    </w:tbl>
    <w:p w:rsidR="004025D7" w:rsidRDefault="004025D7" w:rsidP="004025D7"/>
    <w:p w:rsidR="004025D7" w:rsidRDefault="004025D7">
      <w:pPr>
        <w:pStyle w:val="Heading5"/>
        <w:pPrChange w:id="1814" w:author="Pham Minh Tu" w:date="2019-12-27T08:17:00Z">
          <w:pPr>
            <w:pStyle w:val="Heading4"/>
          </w:pPr>
        </w:pPrChange>
      </w:pPr>
      <w:r>
        <w:t>Version</w:t>
      </w:r>
    </w:p>
    <w:p w:rsidR="004025D7" w:rsidRDefault="004025D7" w:rsidP="004025D7">
      <w:pPr>
        <w:pStyle w:val="DesignID"/>
      </w:pPr>
      <w:r>
        <w:t>GENERIC_GDD_CLS_030_003: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information version that is supported by tool </w:t>
            </w:r>
          </w:p>
        </w:tc>
      </w:tr>
    </w:tbl>
    <w:p w:rsidR="004025D7" w:rsidRDefault="004025D7" w:rsidP="004025D7"/>
    <w:p w:rsidR="004025D7" w:rsidRDefault="004025D7">
      <w:pPr>
        <w:pStyle w:val="Heading5"/>
        <w:pPrChange w:id="1815" w:author="Pham Minh Tu" w:date="2019-12-27T08:17:00Z">
          <w:pPr>
            <w:pStyle w:val="Heading4"/>
          </w:pPr>
        </w:pPrChange>
      </w:pPr>
      <w:r>
        <w:t>ModuleNames</w:t>
      </w:r>
    </w:p>
    <w:p w:rsidR="004025D7" w:rsidRDefault="004025D7" w:rsidP="004025D7">
      <w:pPr>
        <w:pStyle w:val="DesignID"/>
      </w:pPr>
      <w:r>
        <w:t>GENERIC_GDD_CLS_030_004: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ModuleNames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information module name in MCAL module </w:t>
            </w:r>
          </w:p>
        </w:tc>
      </w:tr>
    </w:tbl>
    <w:p w:rsidR="004025D7" w:rsidRDefault="004025D7" w:rsidP="004025D7"/>
    <w:p w:rsidR="004025D7" w:rsidRDefault="004025D7">
      <w:pPr>
        <w:pStyle w:val="Heading5"/>
        <w:pPrChange w:id="1816" w:author="Pham Minh Tu" w:date="2019-12-27T08:18:00Z">
          <w:pPr>
            <w:pStyle w:val="Heading4"/>
          </w:pPr>
        </w:pPrChange>
      </w:pPr>
      <w:r>
        <w:t>OtherConditions</w:t>
      </w:r>
    </w:p>
    <w:p w:rsidR="004025D7" w:rsidRDefault="004025D7" w:rsidP="004025D7">
      <w:pPr>
        <w:pStyle w:val="DesignID"/>
      </w:pPr>
      <w:r>
        <w:t>GENERIC_GDD_CLS_030_005: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OtherConditions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Other conditions Format: </w:t>
            </w:r>
          </w:p>
        </w:tc>
      </w:tr>
    </w:tbl>
    <w:p w:rsidR="004025D7" w:rsidRDefault="004025D7" w:rsidP="004025D7"/>
    <w:p w:rsidR="004025D7" w:rsidRDefault="004025D7">
      <w:pPr>
        <w:pStyle w:val="Heading4"/>
        <w:pPrChange w:id="1817" w:author="Pham Minh Tu" w:date="2019-12-27T08:18:00Z">
          <w:pPr>
            <w:pStyle w:val="Heading3"/>
          </w:pPr>
        </w:pPrChange>
      </w:pPr>
      <w:r>
        <w:t>Methods</w:t>
      </w:r>
    </w:p>
    <w:p w:rsidR="004025D7" w:rsidRDefault="004025D7">
      <w:pPr>
        <w:pStyle w:val="Heading5"/>
        <w:pPrChange w:id="1818" w:author="Pham Minh Tu" w:date="2019-12-27T08:18:00Z">
          <w:pPr>
            <w:pStyle w:val="Heading4"/>
          </w:pPr>
        </w:pPrChange>
      </w:pPr>
      <w:r>
        <w:t>ObjectFactoryAttribute</w:t>
      </w:r>
    </w:p>
    <w:p w:rsidR="004025D7" w:rsidRDefault="004025D7" w:rsidP="004025D7">
      <w:pPr>
        <w:pStyle w:val="DesignID"/>
      </w:pPr>
      <w:r>
        <w:t>GENERIC_GDD_CLS_030_006: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ObjectFactoryAttribute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Description</w:t>
            </w:r>
          </w:p>
        </w:tc>
        <w:tc>
          <w:tcPr>
            <w:tcW w:w="6231" w:type="dxa"/>
            <w:shd w:val="clear" w:color="auto" w:fill="auto"/>
          </w:tcPr>
          <w:p w:rsidR="004025D7" w:rsidRDefault="004025D7" w:rsidP="00CD1F8E">
            <w:pPr>
              <w:pStyle w:val="SourceCode"/>
            </w:pPr>
            <w:r>
              <w:t>Object factory attribute constructor without arguments</w:t>
            </w:r>
          </w:p>
        </w:tc>
      </w:tr>
    </w:tbl>
    <w:p w:rsidR="004025D7" w:rsidRDefault="004025D7" w:rsidP="004025D7">
      <w:pPr>
        <w:pStyle w:val="RefReq"/>
      </w:pPr>
      <w:r>
        <w:t>{Ref: N/A}</w:t>
      </w:r>
    </w:p>
    <w:p w:rsidR="004025D7" w:rsidRDefault="004025D7" w:rsidP="004025D7"/>
    <w:p w:rsidR="00D6336D" w:rsidRDefault="00D6336D" w:rsidP="004025D7">
      <w:pPr>
        <w:pStyle w:val="Heading2"/>
        <w:rPr>
          <w:ins w:id="1819" w:author="Pham Minh Tu" w:date="2019-12-27T08:18:00Z"/>
        </w:rPr>
      </w:pPr>
      <w:bookmarkStart w:id="1820" w:name="_Toc29218992"/>
      <w:ins w:id="1821" w:author="Pham Minh Tu" w:date="2019-12-27T08:18:00Z">
        <w:r>
          <w:t>UserInterface</w:t>
        </w:r>
        <w:bookmarkEnd w:id="1820"/>
      </w:ins>
    </w:p>
    <w:p w:rsidR="00D6336D" w:rsidRDefault="00B0170A">
      <w:pPr>
        <w:rPr>
          <w:ins w:id="1822" w:author="Pham Minh Tu" w:date="2019-12-27T08:36:00Z"/>
        </w:rPr>
        <w:pPrChange w:id="1823" w:author="Pham Minh Tu" w:date="2019-12-27T08:18:00Z">
          <w:pPr>
            <w:pStyle w:val="Heading2"/>
          </w:pPr>
        </w:pPrChange>
      </w:pPr>
      <w:ins w:id="1824" w:author="Pham Minh Tu" w:date="2019-12-27T08:19:00Z">
        <w:r>
          <w:t xml:space="preserve">This component </w:t>
        </w:r>
      </w:ins>
      <w:ins w:id="1825" w:author="Pham Minh Tu" w:date="2019-12-27T08:20:00Z">
        <w:r>
          <w:t xml:space="preserve">manage status of Generation Tool </w:t>
        </w:r>
      </w:ins>
      <w:ins w:id="1826" w:author="Pham Minh Tu" w:date="2019-12-27T08:35:00Z">
        <w:r w:rsidR="006112BC">
          <w:t>like</w:t>
        </w:r>
      </w:ins>
      <w:ins w:id="1827" w:author="Pham Minh Tu" w:date="2019-12-27T08:20:00Z">
        <w:r>
          <w:t xml:space="preserve"> </w:t>
        </w:r>
      </w:ins>
      <w:ins w:id="1828" w:author="Pham Minh Tu" w:date="2019-12-27T08:22:00Z">
        <w:r w:rsidR="00971E06">
          <w:t>success</w:t>
        </w:r>
        <w:r w:rsidR="006112BC">
          <w:t>/</w:t>
        </w:r>
      </w:ins>
      <w:ins w:id="1829" w:author="Pham Minh Tu" w:date="2019-12-27T08:23:00Z">
        <w:r w:rsidR="00971E06">
          <w:t xml:space="preserve">fail </w:t>
        </w:r>
      </w:ins>
      <w:ins w:id="1830" w:author="Pham Minh Tu" w:date="2019-12-27T08:36:00Z">
        <w:r w:rsidR="006112BC">
          <w:t>end</w:t>
        </w:r>
      </w:ins>
      <w:ins w:id="1831" w:author="Pham Minh Tu" w:date="2019-12-27T08:23:00Z">
        <w:r w:rsidR="00971E06">
          <w:t xml:space="preserve"> and display information such as error, warining, info to user</w:t>
        </w:r>
        <w:r w:rsidR="006112BC">
          <w:t>.</w:t>
        </w:r>
      </w:ins>
    </w:p>
    <w:p w:rsidR="006112BC" w:rsidRDefault="006112BC">
      <w:pPr>
        <w:pStyle w:val="Heading3"/>
        <w:rPr>
          <w:ins w:id="1832" w:author="Pham Minh Tu" w:date="2019-12-27T08:37:00Z"/>
        </w:rPr>
        <w:pPrChange w:id="1833" w:author="Pham Minh Tu" w:date="2019-12-27T08:37:00Z">
          <w:pPr>
            <w:pStyle w:val="Heading2"/>
          </w:pPr>
        </w:pPrChange>
      </w:pPr>
      <w:bookmarkStart w:id="1834" w:name="_Toc29218993"/>
      <w:ins w:id="1835" w:author="Pham Minh Tu" w:date="2019-12-27T08:36:00Z">
        <w:r>
          <w:t>UM</w:t>
        </w:r>
      </w:ins>
      <w:ins w:id="1836" w:author="Pham Minh Tu" w:date="2019-12-27T08:37:00Z">
        <w:r>
          <w:t>L</w:t>
        </w:r>
        <w:bookmarkEnd w:id="1834"/>
      </w:ins>
    </w:p>
    <w:p w:rsidR="006112BC" w:rsidRDefault="006112BC">
      <w:pPr>
        <w:rPr>
          <w:ins w:id="1837" w:author="Pham Minh Tu" w:date="2019-12-27T08:44:00Z"/>
        </w:rPr>
        <w:pPrChange w:id="1838" w:author="Pham Minh Tu" w:date="2019-12-27T08:37:00Z">
          <w:pPr>
            <w:pStyle w:val="Heading2"/>
          </w:pPr>
        </w:pPrChange>
      </w:pPr>
      <w:ins w:id="1839" w:author="Pham Minh Tu" w:date="2019-12-27T08:38:00Z">
        <w:r>
          <w:rPr>
            <w:noProof/>
            <w:lang w:eastAsia="en-US"/>
          </w:rPr>
          <w:drawing>
            <wp:inline distT="0" distB="0" distL="0" distR="0" wp14:anchorId="7141352C" wp14:editId="6DA1D404">
              <wp:extent cx="1550504" cy="25618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2163" cy="2564577"/>
                      </a:xfrm>
                      <a:prstGeom prst="rect">
                        <a:avLst/>
                      </a:prstGeom>
                      <a:noFill/>
                      <a:ln>
                        <a:noFill/>
                      </a:ln>
                    </pic:spPr>
                  </pic:pic>
                </a:graphicData>
              </a:graphic>
            </wp:inline>
          </w:drawing>
        </w:r>
      </w:ins>
    </w:p>
    <w:p w:rsidR="00397113" w:rsidRDefault="004F0BC0">
      <w:pPr>
        <w:rPr>
          <w:ins w:id="1840" w:author="Pham Minh Tu" w:date="2019-12-27T08:49:00Z"/>
        </w:rPr>
        <w:pPrChange w:id="1841" w:author="Pham Minh Tu" w:date="2019-12-27T08:37:00Z">
          <w:pPr>
            <w:pStyle w:val="Heading2"/>
          </w:pPr>
        </w:pPrChange>
      </w:pPr>
      <w:ins w:id="1842" w:author="Pham Minh Tu" w:date="2019-12-27T08:47:00Z">
        <w:r>
          <w:t>UserInterface class implement features of Tool such as display error/info/</w:t>
        </w:r>
      </w:ins>
      <w:ins w:id="1843" w:author="Pham Minh Tu" w:date="2019-12-27T08:48:00Z">
        <w:r>
          <w:t>warning</w:t>
        </w:r>
      </w:ins>
      <w:ins w:id="1844" w:author="Pham Minh Tu" w:date="2019-12-27T08:47:00Z">
        <w:r>
          <w:t xml:space="preserve"> information, end status of </w:t>
        </w:r>
      </w:ins>
      <w:ins w:id="1845" w:author="Pham Minh Tu" w:date="2019-12-27T08:49:00Z">
        <w:r>
          <w:t>Tool as success or fail.</w:t>
        </w:r>
      </w:ins>
      <w:ins w:id="1846" w:author="Pham Minh Tu" w:date="2019-12-27T08:55:00Z">
        <w:r w:rsidR="00D43969">
          <w:t xml:space="preserve"> </w:t>
        </w:r>
      </w:ins>
      <w:ins w:id="1847" w:author="Pham Minh Tu" w:date="2019-12-27T09:16:00Z">
        <w:r w:rsidR="0050075C">
          <w:t xml:space="preserve">In addition, this class bear </w:t>
        </w:r>
        <w:r w:rsidR="0050075C" w:rsidRPr="00FE2559">
          <w:t xml:space="preserve">the responsibility for </w:t>
        </w:r>
        <w:r w:rsidR="0050075C">
          <w:t>writing log, formating</w:t>
        </w:r>
      </w:ins>
      <w:ins w:id="1848" w:author="Pham Minh Tu" w:date="2019-12-27T09:17:00Z">
        <w:r w:rsidR="0050075C">
          <w:t xml:space="preserve"> error/info/warning</w:t>
        </w:r>
      </w:ins>
      <w:ins w:id="1849" w:author="Pham Minh Tu" w:date="2019-12-27T09:16:00Z">
        <w:r w:rsidR="0050075C">
          <w:t xml:space="preserve"> message</w:t>
        </w:r>
      </w:ins>
      <w:ins w:id="1850" w:author="Pham Minh Tu" w:date="2019-12-27T09:17:00Z">
        <w:r w:rsidR="0050075C">
          <w:t>.</w:t>
        </w:r>
      </w:ins>
    </w:p>
    <w:p w:rsidR="004025D7" w:rsidRDefault="004025D7">
      <w:pPr>
        <w:pStyle w:val="Heading3"/>
        <w:pPrChange w:id="1851" w:author="Pham Minh Tu" w:date="2019-12-27T08:37:00Z">
          <w:pPr>
            <w:pStyle w:val="Heading2"/>
          </w:pPr>
        </w:pPrChange>
      </w:pPr>
      <w:bookmarkStart w:id="1852" w:name="_Toc29218994"/>
      <w:r>
        <w:t>Renesas::Generator::MCALConfGen::CrossCutting::UserInterface::UserInterface</w:t>
      </w:r>
      <w:bookmarkEnd w:id="185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UserInterface.cs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851B78">
            <w:r>
              <w:t>This class that implements IUserInterface interface to record Error, Warning, Info information and exit Gentool</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Instance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2D705C" w:rsidP="00CD1F8E">
            <w:pPr>
              <w:spacing w:afterAutospacing="1"/>
            </w:pPr>
            <w:r w:rsidRPr="002D705C">
              <w:t>Contain UserInterface, which is created by ObjectFactory</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ErrorCount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number of error used to report to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WarningCount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number of warning used to report to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(4)</w:t>
            </w:r>
          </w:p>
        </w:tc>
        <w:tc>
          <w:tcPr>
            <w:tcW w:w="3739" w:type="dxa"/>
            <w:shd w:val="clear" w:color="auto" w:fill="auto"/>
            <w:vAlign w:val="center"/>
          </w:tcPr>
          <w:p w:rsidR="004025D7" w:rsidRDefault="004025D7" w:rsidP="00CD1F8E">
            <w:pPr>
              <w:spacing w:afterAutospacing="1"/>
            </w:pPr>
            <w:r>
              <w:t>runtimeConfig</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RuntimeConfig, which is created by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basicConfig</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BasicConfiguration, which is created by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swLog</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stream writer to write log when need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logContent</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Coontain log content and write content to log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errorCount</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number of error used to report to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warningCount</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number of warning used to report to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inExitMode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information exit mode that record status of tool such as success or no success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exitCodeDic</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Match each class corresponding to report types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Error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Report error information to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Warn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Report warning information to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Info</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Report information to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OpenFile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Open file from path to check able writing to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Exit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Exit tool with status as success or fail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Exit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Exit Gentool with parameter exit code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ErrorFileNotFound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Report error when file does not exists based file path input from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ErrorModuleNotFound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Report error message if module name is not provided by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InfoErrorCode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Report proper information based on error code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getDateTime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Get current date time with format "dd MMM yyyy - hh:mm:ss"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getCallerClass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Find class information cause error/info/warn to report to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w:t>
            </w:r>
          </w:p>
        </w:tc>
        <w:tc>
          <w:tcPr>
            <w:tcW w:w="3739" w:type="dxa"/>
            <w:shd w:val="clear" w:color="auto" w:fill="auto"/>
            <w:vAlign w:val="center"/>
          </w:tcPr>
          <w:p w:rsidR="004025D7" w:rsidRDefault="004025D7" w:rsidP="00CD1F8E">
            <w:pPr>
              <w:spacing w:afterAutospacing="1"/>
            </w:pPr>
            <w:r>
              <w:t>report</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create report template by concatenating module id, error code and message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w:t>
            </w:r>
          </w:p>
        </w:tc>
        <w:tc>
          <w:tcPr>
            <w:tcW w:w="3739" w:type="dxa"/>
            <w:shd w:val="clear" w:color="auto" w:fill="auto"/>
            <w:vAlign w:val="center"/>
          </w:tcPr>
          <w:p w:rsidR="004025D7" w:rsidRDefault="004025D7" w:rsidP="00CD1F8E">
            <w:pPr>
              <w:spacing w:afterAutospacing="1"/>
            </w:pPr>
            <w:r>
              <w:t>textWrap</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Format error/info/warn message such as wrap text to ensure content is not more 80 chararters.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w:t>
            </w:r>
          </w:p>
        </w:tc>
        <w:tc>
          <w:tcPr>
            <w:tcW w:w="3739" w:type="dxa"/>
            <w:shd w:val="clear" w:color="auto" w:fill="auto"/>
            <w:vAlign w:val="center"/>
          </w:tcPr>
          <w:p w:rsidR="004025D7" w:rsidRDefault="004025D7" w:rsidP="00CD1F8E">
            <w:pPr>
              <w:spacing w:afterAutospacing="1"/>
            </w:pPr>
            <w:r>
              <w:t>writeLog</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Writing content to log file </w:t>
            </w:r>
          </w:p>
        </w:tc>
      </w:tr>
    </w:tbl>
    <w:p w:rsidR="004025D7" w:rsidRDefault="004025D7">
      <w:pPr>
        <w:pStyle w:val="Heading4"/>
        <w:pPrChange w:id="1853" w:author="Pham Minh Tu" w:date="2019-12-27T09:20:00Z">
          <w:pPr>
            <w:pStyle w:val="Heading3"/>
          </w:pPr>
        </w:pPrChange>
      </w:pPr>
      <w:r>
        <w:lastRenderedPageBreak/>
        <w:t>Fields</w:t>
      </w:r>
    </w:p>
    <w:p w:rsidR="004025D7" w:rsidRDefault="004025D7">
      <w:pPr>
        <w:pStyle w:val="Heading5"/>
        <w:pPrChange w:id="1854" w:author="Pham Minh Tu" w:date="2019-12-27T09:20:00Z">
          <w:pPr>
            <w:pStyle w:val="Heading4"/>
          </w:pPr>
        </w:pPrChange>
      </w:pPr>
      <w:r>
        <w:t>Instance</w:t>
      </w:r>
    </w:p>
    <w:p w:rsidR="004025D7" w:rsidRDefault="004025D7" w:rsidP="004025D7">
      <w:pPr>
        <w:pStyle w:val="DesignID"/>
      </w:pPr>
      <w:r>
        <w:t>GENERIC_GDD_CLS_031_001: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Instance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UserInterface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2D705C" w:rsidP="00CD1F8E">
            <w:r w:rsidRPr="002D705C">
              <w:t>Contain UserInterface, which is created by ObjectFactory</w:t>
            </w:r>
          </w:p>
        </w:tc>
      </w:tr>
    </w:tbl>
    <w:p w:rsidR="004025D7" w:rsidRDefault="004025D7" w:rsidP="004025D7"/>
    <w:p w:rsidR="004025D7" w:rsidRDefault="004025D7">
      <w:pPr>
        <w:pStyle w:val="Heading5"/>
        <w:pPrChange w:id="1855" w:author="Pham Minh Tu" w:date="2019-12-27T09:20:00Z">
          <w:pPr>
            <w:pStyle w:val="Heading4"/>
          </w:pPr>
        </w:pPrChange>
      </w:pPr>
      <w:r>
        <w:t>ErrorCount</w:t>
      </w:r>
    </w:p>
    <w:p w:rsidR="004025D7" w:rsidRDefault="004025D7" w:rsidP="004025D7">
      <w:pPr>
        <w:pStyle w:val="DesignID"/>
      </w:pPr>
      <w:r>
        <w:t>GENERIC_GDD_CLS_031_002: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ErrorCount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number of error used to report to user </w:t>
            </w:r>
          </w:p>
        </w:tc>
      </w:tr>
    </w:tbl>
    <w:p w:rsidR="004025D7" w:rsidRDefault="004025D7" w:rsidP="004025D7"/>
    <w:p w:rsidR="004025D7" w:rsidRDefault="004025D7">
      <w:pPr>
        <w:pStyle w:val="Heading5"/>
        <w:pPrChange w:id="1856" w:author="Pham Minh Tu" w:date="2019-12-27T09:20:00Z">
          <w:pPr>
            <w:pStyle w:val="Heading4"/>
          </w:pPr>
        </w:pPrChange>
      </w:pPr>
      <w:r>
        <w:t>WarningCount</w:t>
      </w:r>
    </w:p>
    <w:p w:rsidR="004025D7" w:rsidRDefault="004025D7" w:rsidP="004025D7">
      <w:pPr>
        <w:pStyle w:val="DesignID"/>
      </w:pPr>
      <w:r>
        <w:t>GENERIC_GDD_CLS_031_003: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WarningCount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number of warning used to report to user </w:t>
            </w:r>
          </w:p>
        </w:tc>
      </w:tr>
    </w:tbl>
    <w:p w:rsidR="004025D7" w:rsidRDefault="004025D7" w:rsidP="004025D7"/>
    <w:p w:rsidR="004025D7" w:rsidRDefault="004025D7">
      <w:pPr>
        <w:pStyle w:val="Heading5"/>
        <w:pPrChange w:id="1857" w:author="Pham Minh Tu" w:date="2019-12-27T09:20:00Z">
          <w:pPr>
            <w:pStyle w:val="Heading4"/>
          </w:pPr>
        </w:pPrChange>
      </w:pPr>
      <w:r>
        <w:t>runtimeConfig</w:t>
      </w:r>
    </w:p>
    <w:p w:rsidR="004025D7" w:rsidRDefault="004025D7" w:rsidP="004025D7">
      <w:pPr>
        <w:pStyle w:val="DesignID"/>
      </w:pPr>
      <w:r>
        <w:t>GENERIC_GDD_CLS_031_004: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runtimeConfig</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IRuntimeConfiguration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RuntimeConfig, which is created by </w:t>
            </w:r>
          </w:p>
        </w:tc>
      </w:tr>
    </w:tbl>
    <w:p w:rsidR="004025D7" w:rsidRDefault="004025D7" w:rsidP="004025D7"/>
    <w:p w:rsidR="004025D7" w:rsidRDefault="004025D7">
      <w:pPr>
        <w:pStyle w:val="Heading5"/>
        <w:pPrChange w:id="1858" w:author="Pham Minh Tu" w:date="2019-12-27T09:20:00Z">
          <w:pPr>
            <w:pStyle w:val="Heading4"/>
          </w:pPr>
        </w:pPrChange>
      </w:pPr>
      <w:r>
        <w:t>basicConfig</w:t>
      </w:r>
    </w:p>
    <w:p w:rsidR="004025D7" w:rsidRDefault="004025D7" w:rsidP="004025D7">
      <w:pPr>
        <w:pStyle w:val="DesignID"/>
      </w:pPr>
      <w:r>
        <w:t>GENERIC_GDD_CLS_031_005: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basicConfig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Type</w:t>
            </w:r>
          </w:p>
        </w:tc>
        <w:tc>
          <w:tcPr>
            <w:tcW w:w="5816" w:type="dxa"/>
            <w:shd w:val="clear" w:color="auto" w:fill="auto"/>
          </w:tcPr>
          <w:p w:rsidR="004025D7" w:rsidRDefault="004025D7" w:rsidP="00CD1F8E">
            <w:r>
              <w:t>IBasicConfiguration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BasicConfiguration, which is created by </w:t>
            </w:r>
          </w:p>
        </w:tc>
      </w:tr>
    </w:tbl>
    <w:p w:rsidR="004025D7" w:rsidRDefault="004025D7" w:rsidP="004025D7"/>
    <w:p w:rsidR="004025D7" w:rsidRDefault="004025D7">
      <w:pPr>
        <w:pStyle w:val="Heading5"/>
        <w:pPrChange w:id="1859" w:author="Pham Minh Tu" w:date="2019-12-27T09:20:00Z">
          <w:pPr>
            <w:pStyle w:val="Heading4"/>
          </w:pPr>
        </w:pPrChange>
      </w:pPr>
      <w:r>
        <w:t>swLog</w:t>
      </w:r>
    </w:p>
    <w:p w:rsidR="004025D7" w:rsidRDefault="004025D7" w:rsidP="004025D7">
      <w:pPr>
        <w:pStyle w:val="DesignID"/>
      </w:pPr>
      <w:r>
        <w:t>GENERIC_GDD_CLS_031_006: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swLog</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StreamWriter</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stream writer to write log when need </w:t>
            </w:r>
          </w:p>
        </w:tc>
      </w:tr>
    </w:tbl>
    <w:p w:rsidR="004025D7" w:rsidRDefault="004025D7" w:rsidP="004025D7"/>
    <w:p w:rsidR="004025D7" w:rsidRDefault="004025D7">
      <w:pPr>
        <w:pStyle w:val="Heading5"/>
        <w:pPrChange w:id="1860" w:author="Pham Minh Tu" w:date="2019-12-27T09:20:00Z">
          <w:pPr>
            <w:pStyle w:val="Heading4"/>
          </w:pPr>
        </w:pPrChange>
      </w:pPr>
      <w:r>
        <w:t>logContent</w:t>
      </w:r>
    </w:p>
    <w:p w:rsidR="004025D7" w:rsidRDefault="004025D7" w:rsidP="004025D7">
      <w:pPr>
        <w:pStyle w:val="DesignID"/>
      </w:pPr>
      <w:r>
        <w:t>GENERIC_GDD_CLS_031_007: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logContent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StringBuilder</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Coontain log content and write content to log file </w:t>
            </w:r>
          </w:p>
        </w:tc>
      </w:tr>
    </w:tbl>
    <w:p w:rsidR="004025D7" w:rsidRDefault="004025D7" w:rsidP="004025D7"/>
    <w:p w:rsidR="004025D7" w:rsidRDefault="004025D7">
      <w:pPr>
        <w:pStyle w:val="Heading5"/>
        <w:pPrChange w:id="1861" w:author="Pham Minh Tu" w:date="2019-12-27T09:20:00Z">
          <w:pPr>
            <w:pStyle w:val="Heading4"/>
          </w:pPr>
        </w:pPrChange>
      </w:pPr>
      <w:r>
        <w:t>errorCount</w:t>
      </w:r>
    </w:p>
    <w:p w:rsidR="004025D7" w:rsidRDefault="004025D7" w:rsidP="004025D7">
      <w:pPr>
        <w:pStyle w:val="DesignID"/>
      </w:pPr>
      <w:r>
        <w:t>GENERIC_GDD_CLS_031_008: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errorCount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number of error used to report to user </w:t>
            </w:r>
          </w:p>
        </w:tc>
      </w:tr>
    </w:tbl>
    <w:p w:rsidR="004025D7" w:rsidRDefault="004025D7" w:rsidP="004025D7"/>
    <w:p w:rsidR="004025D7" w:rsidRDefault="004025D7">
      <w:pPr>
        <w:pStyle w:val="Heading5"/>
        <w:pPrChange w:id="1862" w:author="Pham Minh Tu" w:date="2019-12-27T09:20:00Z">
          <w:pPr>
            <w:pStyle w:val="Heading4"/>
          </w:pPr>
        </w:pPrChange>
      </w:pPr>
      <w:r>
        <w:t>warningCount</w:t>
      </w:r>
    </w:p>
    <w:p w:rsidR="004025D7" w:rsidRDefault="004025D7" w:rsidP="004025D7">
      <w:pPr>
        <w:pStyle w:val="DesignID"/>
      </w:pPr>
      <w:r>
        <w:t>GENERIC_GDD_CLS_031_009: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warningCount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number of warning used to report to user </w:t>
            </w:r>
          </w:p>
        </w:tc>
      </w:tr>
    </w:tbl>
    <w:p w:rsidR="004025D7" w:rsidRDefault="004025D7" w:rsidP="004025D7"/>
    <w:p w:rsidR="004025D7" w:rsidRDefault="004025D7">
      <w:pPr>
        <w:pStyle w:val="Heading5"/>
        <w:pPrChange w:id="1863" w:author="Pham Minh Tu" w:date="2019-12-27T09:20:00Z">
          <w:pPr>
            <w:pStyle w:val="Heading4"/>
          </w:pPr>
        </w:pPrChange>
      </w:pPr>
      <w:r>
        <w:lastRenderedPageBreak/>
        <w:t>inExitMode</w:t>
      </w:r>
    </w:p>
    <w:p w:rsidR="004025D7" w:rsidRDefault="004025D7" w:rsidP="004025D7">
      <w:pPr>
        <w:pStyle w:val="DesignID"/>
      </w:pPr>
      <w:r>
        <w:t>GENERIC_GDD_CLS_031_010: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inExitMode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information exit mode that record status of tool such as success or no success </w:t>
            </w:r>
          </w:p>
        </w:tc>
      </w:tr>
    </w:tbl>
    <w:p w:rsidR="004025D7" w:rsidRDefault="004025D7" w:rsidP="004025D7"/>
    <w:p w:rsidR="004025D7" w:rsidRDefault="004025D7">
      <w:pPr>
        <w:pStyle w:val="Heading5"/>
        <w:pPrChange w:id="1864" w:author="Pham Minh Tu" w:date="2019-12-27T09:20:00Z">
          <w:pPr>
            <w:pStyle w:val="Heading4"/>
          </w:pPr>
        </w:pPrChange>
      </w:pPr>
      <w:r>
        <w:t>exitCodeDic</w:t>
      </w:r>
    </w:p>
    <w:p w:rsidR="004025D7" w:rsidRDefault="004025D7" w:rsidP="004025D7">
      <w:pPr>
        <w:pStyle w:val="DesignID"/>
      </w:pPr>
      <w:r>
        <w:t>GENERIC_GDD_CLS_031_011: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exitCodeDic</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Dictionary&lt; Type, int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Match each class corresponding to report types </w:t>
            </w:r>
          </w:p>
        </w:tc>
      </w:tr>
    </w:tbl>
    <w:p w:rsidR="004025D7" w:rsidRDefault="004025D7" w:rsidP="004025D7"/>
    <w:p w:rsidR="004025D7" w:rsidRDefault="004025D7">
      <w:pPr>
        <w:pStyle w:val="Heading4"/>
        <w:pPrChange w:id="1865" w:author="Pham Minh Tu" w:date="2019-12-27T09:20:00Z">
          <w:pPr>
            <w:pStyle w:val="Heading3"/>
          </w:pPr>
        </w:pPrChange>
      </w:pPr>
      <w:r>
        <w:t>Methods</w:t>
      </w:r>
    </w:p>
    <w:p w:rsidR="004025D7" w:rsidRDefault="004025D7">
      <w:pPr>
        <w:pStyle w:val="Heading5"/>
        <w:pPrChange w:id="1866" w:author="Pham Minh Tu" w:date="2019-12-27T09:20:00Z">
          <w:pPr>
            <w:pStyle w:val="Heading4"/>
          </w:pPr>
        </w:pPrChange>
      </w:pPr>
      <w:r>
        <w:t>Error</w:t>
      </w:r>
    </w:p>
    <w:p w:rsidR="004025D7" w:rsidRDefault="004025D7" w:rsidP="004025D7">
      <w:pPr>
        <w:pStyle w:val="DesignID"/>
      </w:pPr>
      <w:r>
        <w:t>GENERIC_GDD_CLS_031_012: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Error</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int moduleId</w:t>
            </w:r>
          </w:p>
        </w:tc>
        <w:tc>
          <w:tcPr>
            <w:tcW w:w="1038" w:type="dxa"/>
            <w:gridSpan w:val="2"/>
            <w:shd w:val="clear" w:color="auto" w:fill="auto"/>
          </w:tcPr>
          <w:p w:rsidR="004025D7" w:rsidRDefault="004025D7" w:rsidP="00CD1F8E">
            <w:r>
              <w:t xml:space="preserve">Module id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errorCode</w:t>
            </w:r>
          </w:p>
        </w:tc>
        <w:tc>
          <w:tcPr>
            <w:tcW w:w="1038" w:type="dxa"/>
            <w:gridSpan w:val="2"/>
            <w:shd w:val="clear" w:color="auto" w:fill="auto"/>
          </w:tcPr>
          <w:p w:rsidR="004025D7" w:rsidRDefault="004025D7" w:rsidP="00CD1F8E">
            <w:r>
              <w:t xml:space="preserve">Error 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message</w:t>
            </w:r>
          </w:p>
        </w:tc>
        <w:tc>
          <w:tcPr>
            <w:tcW w:w="1038" w:type="dxa"/>
            <w:gridSpan w:val="2"/>
            <w:shd w:val="clear" w:color="auto" w:fill="auto"/>
          </w:tcPr>
          <w:p w:rsidR="004025D7" w:rsidRDefault="004025D7" w:rsidP="00CD1F8E">
            <w:r>
              <w:t xml:space="preserve">Message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params object[] parameters</w:t>
            </w:r>
          </w:p>
        </w:tc>
        <w:tc>
          <w:tcPr>
            <w:tcW w:w="1038" w:type="dxa"/>
            <w:gridSpan w:val="2"/>
            <w:shd w:val="clear" w:color="auto" w:fill="auto"/>
          </w:tcPr>
          <w:p w:rsidR="004025D7" w:rsidRDefault="004025D7" w:rsidP="00CD1F8E">
            <w:r>
              <w:t xml:space="preserve">Parameters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del w:id="1867" w:author="Pham Minh Tu" w:date="2019-12-31T14:17:00Z">
              <w:r w:rsidRPr="00E2291F" w:rsidDel="002B10E0">
                <w:rPr>
                  <w:b/>
                </w:rPr>
                <w:lastRenderedPageBreak/>
                <w:delText>Description</w:delText>
              </w:r>
            </w:del>
            <w:ins w:id="1868" w:author="Pham Minh Tu" w:date="2019-12-31T14:17:00Z">
              <w:r w:rsidR="002B10E0">
                <w:rPr>
                  <w:b/>
                </w:rPr>
                <w:t>Algorithm</w:t>
              </w:r>
            </w:ins>
          </w:p>
        </w:tc>
        <w:tc>
          <w:tcPr>
            <w:tcW w:w="6231" w:type="dxa"/>
            <w:gridSpan w:val="3"/>
            <w:shd w:val="clear" w:color="auto" w:fill="auto"/>
          </w:tcPr>
          <w:p w:rsidR="004025D7" w:rsidDel="002B10E0" w:rsidRDefault="002B10E0" w:rsidP="00CD1F8E">
            <w:pPr>
              <w:pStyle w:val="SourceCode"/>
              <w:rPr>
                <w:del w:id="1869" w:author="Pham Minh Tu" w:date="2019-12-31T14:17:00Z"/>
              </w:rPr>
            </w:pPr>
            <w:ins w:id="1870" w:author="Pham Minh Tu" w:date="2019-12-31T14:17:00Z">
              <w:r>
                <w:object w:dxaOrig="15765" w:dyaOrig="8115">
                  <v:shape id="_x0000_i1028" type="#_x0000_t75" style="width:300.3pt;height:154.6pt" o:ole="">
                    <v:imagedata r:id="rId33" o:title=""/>
                  </v:shape>
                  <o:OLEObject Type="Embed" ProgID="PBrush" ShapeID="_x0000_i1028" DrawAspect="Content" ObjectID="_1639834934" r:id="rId34"/>
                </w:object>
              </w:r>
            </w:ins>
            <w:ins w:id="1871" w:author="Pham Minh Tu" w:date="2019-12-31T14:17:00Z">
              <w:r w:rsidDel="002B10E0">
                <w:t xml:space="preserve"> </w:t>
              </w:r>
            </w:ins>
            <w:del w:id="1872" w:author="Pham Minh Tu" w:date="2019-12-31T14:17:00Z">
              <w:r w:rsidR="004025D7" w:rsidDel="002B10E0">
                <w:delText>Report error information to user</w:delText>
              </w:r>
            </w:del>
          </w:p>
          <w:p w:rsidR="004025D7" w:rsidRDefault="004025D7" w:rsidP="00CD1F8E">
            <w:pPr>
              <w:pStyle w:val="SourceCode"/>
            </w:pPr>
            <w:del w:id="1873" w:author="Pham Minh Tu" w:date="2019-12-31T14:17:00Z">
              <w:r w:rsidDel="002B10E0">
                <w:delText>Algorithm:</w:delText>
              </w:r>
              <w:r w:rsidDel="002B10E0">
                <w:br/>
                <w:delText>Increase number of errors and report error information such as module id, code, messages</w:delText>
              </w:r>
            </w:del>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874" w:author="Pham Minh Tu" w:date="2019-12-27T09:20:00Z">
          <w:pPr>
            <w:pStyle w:val="Heading4"/>
          </w:pPr>
        </w:pPrChange>
      </w:pPr>
      <w:r>
        <w:t>ErrorFileNotFound</w:t>
      </w:r>
    </w:p>
    <w:p w:rsidR="004025D7" w:rsidRDefault="004025D7" w:rsidP="004025D7">
      <w:pPr>
        <w:pStyle w:val="DesignID"/>
      </w:pPr>
      <w:r>
        <w:t>GENERIC_GDD_CLS_031_013: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ErrorFileNotFound</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fileName</w:t>
            </w:r>
          </w:p>
        </w:tc>
        <w:tc>
          <w:tcPr>
            <w:tcW w:w="1038" w:type="dxa"/>
            <w:gridSpan w:val="2"/>
            <w:shd w:val="clear" w:color="auto" w:fill="auto"/>
          </w:tcPr>
          <w:p w:rsidR="004025D7" w:rsidRDefault="004025D7" w:rsidP="00CD1F8E">
            <w:r>
              <w:t xml:space="preserve">File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Report error when file does not exists based file path input from user</w:t>
            </w:r>
          </w:p>
          <w:p w:rsidR="004025D7" w:rsidRDefault="004025D7" w:rsidP="00CD1F8E">
            <w:pPr>
              <w:pStyle w:val="SourceCode"/>
            </w:pPr>
            <w:r>
              <w:t>Algorithm:</w:t>
            </w:r>
            <w:r>
              <w:br/>
              <w:t>Report error ERR000001</w:t>
            </w:r>
            <w:r>
              <w:br/>
              <w:t xml:space="preserve"> CALL Exit method with exitCode EXIT_DUE_CMD_ERROR</w:t>
            </w:r>
          </w:p>
        </w:tc>
      </w:tr>
    </w:tbl>
    <w:p w:rsidR="004025D7" w:rsidRDefault="007C302A" w:rsidP="004025D7">
      <w:pPr>
        <w:pStyle w:val="RefReq"/>
      </w:pPr>
      <w:r>
        <w:t xml:space="preserve">{Ref: </w:t>
      </w:r>
      <w:r w:rsidR="001D39EF">
        <w:t>[1]</w:t>
      </w:r>
      <w:r w:rsidR="00E71B4D">
        <w:t xml:space="preserve"> </w:t>
      </w:r>
      <w:r w:rsidRPr="007C302A">
        <w:t>CMN_GFD_ERR_001</w:t>
      </w:r>
      <w:r w:rsidR="004025D7">
        <w:t>}</w:t>
      </w:r>
    </w:p>
    <w:p w:rsidR="004025D7" w:rsidRDefault="004025D7" w:rsidP="004025D7"/>
    <w:p w:rsidR="004025D7" w:rsidRDefault="004025D7">
      <w:pPr>
        <w:pStyle w:val="Heading5"/>
        <w:pPrChange w:id="1875" w:author="Pham Minh Tu" w:date="2019-12-27T09:21:00Z">
          <w:pPr>
            <w:pStyle w:val="Heading4"/>
          </w:pPr>
        </w:pPrChange>
      </w:pPr>
      <w:r>
        <w:t>ErrorModuleNotFound</w:t>
      </w:r>
    </w:p>
    <w:p w:rsidR="004025D7" w:rsidRDefault="004025D7" w:rsidP="004025D7">
      <w:pPr>
        <w:pStyle w:val="DesignID"/>
      </w:pPr>
      <w:r>
        <w:t>GENERIC_GDD_CLS_031_014: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ErrorModuleNotFound</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Report error message if module name is not provided by user.</w:t>
            </w:r>
          </w:p>
          <w:p w:rsidR="004025D7" w:rsidRDefault="004025D7" w:rsidP="00CD1F8E">
            <w:pPr>
              <w:pStyle w:val="SourceCode"/>
            </w:pPr>
            <w:r>
              <w:t>Algorithm:</w:t>
            </w:r>
            <w:r>
              <w:br/>
              <w:t>Report error ERR000031</w:t>
            </w:r>
            <w:r>
              <w:br/>
              <w:t xml:space="preserve"> Report info INF000005</w:t>
            </w:r>
            <w:r>
              <w:br/>
              <w:t xml:space="preserve"> CALL infoErrorCode method to record info based on error code EXIT_DUE_CMD_ERROR</w:t>
            </w:r>
            <w:r>
              <w:br/>
            </w:r>
            <w:r>
              <w:lastRenderedPageBreak/>
              <w:t xml:space="preserve"> Environment.Exit with 1</w:t>
            </w:r>
          </w:p>
        </w:tc>
      </w:tr>
    </w:tbl>
    <w:p w:rsidR="004025D7" w:rsidRDefault="00E71B4D" w:rsidP="004025D7">
      <w:pPr>
        <w:pStyle w:val="RefReq"/>
      </w:pPr>
      <w:r>
        <w:lastRenderedPageBreak/>
        <w:t xml:space="preserve">{Ref: </w:t>
      </w:r>
      <w:r w:rsidR="001D39EF">
        <w:t>[1]</w:t>
      </w:r>
      <w:r w:rsidR="004025D7">
        <w:t xml:space="preserve"> </w:t>
      </w:r>
      <w:r>
        <w:t>CMN_GFD_ERR_031</w:t>
      </w:r>
      <w:r w:rsidR="00C82F66">
        <w:t>, CMN_GFD_INF_005</w:t>
      </w:r>
      <w:r w:rsidR="004C339F">
        <w:t xml:space="preserve">, </w:t>
      </w:r>
      <w:r w:rsidR="004C339F" w:rsidRPr="00573671">
        <w:t>GENERIC_TFD_</w:t>
      </w:r>
      <w:del w:id="1876" w:author="Pham Minh Tu" w:date="2020-01-03T14:49:00Z">
        <w:r w:rsidR="004C339F" w:rsidRPr="00573671" w:rsidDel="00C311A1">
          <w:delText>X1x</w:delText>
        </w:r>
      </w:del>
      <w:ins w:id="1877" w:author="Pham Minh Tu" w:date="2020-01-03T14:49:00Z">
        <w:r w:rsidR="00C311A1">
          <w:t>X2x</w:t>
        </w:r>
      </w:ins>
      <w:r w:rsidR="004C339F" w:rsidRPr="00573671">
        <w:t>_GT_ERR_031</w:t>
      </w:r>
      <w:r w:rsidR="004025D7">
        <w:t>}</w:t>
      </w:r>
    </w:p>
    <w:p w:rsidR="004025D7" w:rsidRDefault="004025D7" w:rsidP="004025D7"/>
    <w:p w:rsidR="004025D7" w:rsidRDefault="004025D7">
      <w:pPr>
        <w:pStyle w:val="Heading5"/>
        <w:pPrChange w:id="1878" w:author="Pham Minh Tu" w:date="2019-12-27T09:21:00Z">
          <w:pPr>
            <w:pStyle w:val="Heading4"/>
          </w:pPr>
        </w:pPrChange>
      </w:pPr>
      <w:r>
        <w:t>Exit</w:t>
      </w:r>
    </w:p>
    <w:p w:rsidR="004025D7" w:rsidRDefault="004025D7" w:rsidP="004025D7">
      <w:pPr>
        <w:pStyle w:val="DesignID"/>
      </w:pPr>
      <w:r>
        <w:t>GENERIC_GDD_CLS_031_015: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Exit</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Exit tool with status as success or fail</w:t>
            </w:r>
          </w:p>
          <w:p w:rsidR="004025D7" w:rsidRDefault="004025D7" w:rsidP="00CD1F8E">
            <w:pPr>
              <w:pStyle w:val="SourceCode"/>
            </w:pPr>
            <w:r>
              <w:t>Algorithm:</w:t>
            </w:r>
            <w:r>
              <w:br/>
              <w:t>Identify exitcode from caller class</w:t>
            </w:r>
            <w:r>
              <w:br/>
              <w:t xml:space="preserve"> IF caller class NOT found in exitCodeDic THEN</w:t>
            </w:r>
            <w:r>
              <w:br/>
              <w:t xml:space="preserve">     exitcode = EXIT_SUCCESSFUL</w:t>
            </w:r>
            <w:r>
              <w:br/>
              <w:t xml:space="preserve"> End</w:t>
            </w:r>
            <w:r>
              <w:br/>
              <w:t xml:space="preserve"> Call Exit method with parameter exitcode</w:t>
            </w:r>
          </w:p>
        </w:tc>
      </w:tr>
    </w:tbl>
    <w:p w:rsidR="004025D7" w:rsidRDefault="004025D7" w:rsidP="004025D7">
      <w:pPr>
        <w:pStyle w:val="RefReq"/>
      </w:pPr>
      <w:r>
        <w:t xml:space="preserve">{Ref: </w:t>
      </w:r>
      <w:r w:rsidR="00CB3686" w:rsidRPr="001402A7">
        <w:rPr>
          <w:rFonts w:cs="Arial"/>
          <w:szCs w:val="20"/>
        </w:rPr>
        <w:t>GENERIC_TFD_</w:t>
      </w:r>
      <w:del w:id="1879" w:author="Pham Minh Tu" w:date="2020-01-03T14:49:00Z">
        <w:r w:rsidR="00CB3686" w:rsidRPr="001402A7" w:rsidDel="00C311A1">
          <w:rPr>
            <w:rFonts w:cs="Arial"/>
            <w:szCs w:val="20"/>
          </w:rPr>
          <w:delText>X1x</w:delText>
        </w:r>
      </w:del>
      <w:ins w:id="1880" w:author="Pham Minh Tu" w:date="2020-01-03T14:49:00Z">
        <w:r w:rsidR="00C311A1">
          <w:rPr>
            <w:rFonts w:cs="Arial"/>
            <w:szCs w:val="20"/>
          </w:rPr>
          <w:t>X2x</w:t>
        </w:r>
      </w:ins>
      <w:r w:rsidR="00CB3686" w:rsidRPr="001402A7">
        <w:rPr>
          <w:rFonts w:cs="Arial"/>
          <w:szCs w:val="20"/>
        </w:rPr>
        <w:t>_GT_USG_013</w:t>
      </w:r>
      <w:r>
        <w:t>}</w:t>
      </w:r>
    </w:p>
    <w:p w:rsidR="004025D7" w:rsidRDefault="004025D7" w:rsidP="004025D7"/>
    <w:p w:rsidR="004025D7" w:rsidRDefault="004025D7">
      <w:pPr>
        <w:pStyle w:val="Heading5"/>
        <w:pPrChange w:id="1881" w:author="Pham Minh Tu" w:date="2019-12-27T09:21:00Z">
          <w:pPr>
            <w:pStyle w:val="Heading4"/>
          </w:pPr>
        </w:pPrChange>
      </w:pPr>
      <w:r>
        <w:t>Exit</w:t>
      </w:r>
    </w:p>
    <w:p w:rsidR="004025D7" w:rsidRDefault="004025D7" w:rsidP="004025D7">
      <w:pPr>
        <w:pStyle w:val="DesignID"/>
      </w:pPr>
      <w:r>
        <w:t>GENERIC_GDD_CLS_031_016: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Exit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int exitCode</w:t>
            </w:r>
          </w:p>
        </w:tc>
        <w:tc>
          <w:tcPr>
            <w:tcW w:w="1038" w:type="dxa"/>
            <w:gridSpan w:val="2"/>
            <w:shd w:val="clear" w:color="auto" w:fill="auto"/>
          </w:tcPr>
          <w:p w:rsidR="004025D7" w:rsidRDefault="004025D7" w:rsidP="00CD1F8E">
            <w:r>
              <w:t xml:space="preserve">Exit 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Exit Gentool with parameter exit code</w:t>
            </w:r>
          </w:p>
          <w:p w:rsidR="004025D7" w:rsidRDefault="004025D7" w:rsidP="00CD1F8E">
            <w:pPr>
              <w:pStyle w:val="SourceCode"/>
            </w:pPr>
            <w:r>
              <w:t>Algorithm:</w:t>
            </w:r>
            <w:r>
              <w:br/>
              <w:t>Use basicConfig.OutputFolder if runtimeConfig.FolderOutput NOT existed</w:t>
            </w:r>
            <w:r>
              <w:br/>
              <w:t xml:space="preserve"> IF runtimeConfig.DryRun == false THEN</w:t>
            </w:r>
            <w:r>
              <w:br/>
              <w:t xml:space="preserve">     Write to log file</w:t>
            </w:r>
            <w:r>
              <w:br/>
              <w:t xml:space="preserve">     Report error ERR000004 when can NOT write log file</w:t>
            </w:r>
            <w:r>
              <w:br/>
              <w:t xml:space="preserve"> End</w:t>
            </w:r>
            <w:r>
              <w:br/>
            </w:r>
            <w:r>
              <w:br/>
              <w:t xml:space="preserve"> Report info INF000005</w:t>
            </w:r>
            <w:r>
              <w:br/>
              <w:t xml:space="preserve"> CALL infoErrorCode method to record info based on exitCode</w:t>
            </w:r>
            <w:r>
              <w:br/>
              <w:t xml:space="preserve"> IF exitCode = EXIT_SUCCESSFUL then</w:t>
            </w:r>
            <w:r>
              <w:br/>
              <w:t xml:space="preserve">     Environment.Exit with 0</w:t>
            </w:r>
            <w:r>
              <w:br/>
              <w:t xml:space="preserve"> ELSE</w:t>
            </w:r>
            <w:r>
              <w:br/>
              <w:t xml:space="preserve">     Environment.Exit with 1</w:t>
            </w:r>
          </w:p>
        </w:tc>
      </w:tr>
    </w:tbl>
    <w:p w:rsidR="004025D7" w:rsidRDefault="00E71B4D" w:rsidP="004025D7">
      <w:pPr>
        <w:pStyle w:val="RefReq"/>
      </w:pPr>
      <w:r>
        <w:t xml:space="preserve">{Ref: </w:t>
      </w:r>
      <w:r w:rsidR="001D39EF">
        <w:t>[1]</w:t>
      </w:r>
      <w:r w:rsidR="004025D7">
        <w:t xml:space="preserve"> </w:t>
      </w:r>
      <w:r w:rsidRPr="00E71B4D">
        <w:t>CMN_GFD_ERR_004</w:t>
      </w:r>
      <w:r w:rsidR="00C82F66">
        <w:t>, CMN_GFD_INF_005</w:t>
      </w:r>
      <w:r w:rsidR="00AE0318">
        <w:t xml:space="preserve">, </w:t>
      </w:r>
      <w:r w:rsidR="00AE0318" w:rsidRPr="00702CF2">
        <w:t>GENERIC_TFD_</w:t>
      </w:r>
      <w:del w:id="1882" w:author="Pham Minh Tu" w:date="2020-01-03T14:49:00Z">
        <w:r w:rsidR="00AE0318" w:rsidRPr="00702CF2" w:rsidDel="00C311A1">
          <w:delText>X1x</w:delText>
        </w:r>
      </w:del>
      <w:ins w:id="1883" w:author="Pham Minh Tu" w:date="2020-01-03T14:49:00Z">
        <w:r w:rsidR="00C311A1">
          <w:t>X2x</w:t>
        </w:r>
      </w:ins>
      <w:r w:rsidR="00AE0318" w:rsidRPr="00702CF2">
        <w:t>_GT_ERR_004</w:t>
      </w:r>
      <w:r w:rsidR="004025D7">
        <w:t>}</w:t>
      </w:r>
    </w:p>
    <w:p w:rsidR="004025D7" w:rsidRDefault="004025D7" w:rsidP="004025D7"/>
    <w:p w:rsidR="004025D7" w:rsidRDefault="004025D7">
      <w:pPr>
        <w:pStyle w:val="Heading5"/>
        <w:pPrChange w:id="1884" w:author="Pham Minh Tu" w:date="2019-12-27T09:21:00Z">
          <w:pPr>
            <w:pStyle w:val="Heading4"/>
          </w:pPr>
        </w:pPrChange>
      </w:pPr>
      <w:r>
        <w:t>Info</w:t>
      </w:r>
    </w:p>
    <w:p w:rsidR="004025D7" w:rsidRDefault="004025D7" w:rsidP="004025D7">
      <w:pPr>
        <w:pStyle w:val="DesignID"/>
      </w:pPr>
      <w:r>
        <w:t>GENERIC_GDD_CLS_031_017: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Info</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int moduleId</w:t>
            </w:r>
          </w:p>
        </w:tc>
        <w:tc>
          <w:tcPr>
            <w:tcW w:w="1038" w:type="dxa"/>
            <w:gridSpan w:val="2"/>
            <w:shd w:val="clear" w:color="auto" w:fill="auto"/>
          </w:tcPr>
          <w:p w:rsidR="004025D7" w:rsidRDefault="004025D7" w:rsidP="00CD1F8E">
            <w:r>
              <w:t xml:space="preserve">Module id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errorCode</w:t>
            </w:r>
          </w:p>
        </w:tc>
        <w:tc>
          <w:tcPr>
            <w:tcW w:w="1038" w:type="dxa"/>
            <w:gridSpan w:val="2"/>
            <w:shd w:val="clear" w:color="auto" w:fill="auto"/>
          </w:tcPr>
          <w:p w:rsidR="004025D7" w:rsidRDefault="004025D7" w:rsidP="00CD1F8E">
            <w:r>
              <w:t xml:space="preserve">Error 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message</w:t>
            </w:r>
          </w:p>
        </w:tc>
        <w:tc>
          <w:tcPr>
            <w:tcW w:w="1038" w:type="dxa"/>
            <w:gridSpan w:val="2"/>
            <w:shd w:val="clear" w:color="auto" w:fill="auto"/>
          </w:tcPr>
          <w:p w:rsidR="004025D7" w:rsidRDefault="004025D7" w:rsidP="00CD1F8E">
            <w:r>
              <w:t xml:space="preserve">Message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params object[] parameters</w:t>
            </w:r>
          </w:p>
        </w:tc>
        <w:tc>
          <w:tcPr>
            <w:tcW w:w="1038" w:type="dxa"/>
            <w:gridSpan w:val="2"/>
            <w:shd w:val="clear" w:color="auto" w:fill="auto"/>
          </w:tcPr>
          <w:p w:rsidR="004025D7" w:rsidRDefault="004025D7" w:rsidP="00CD1F8E">
            <w:r>
              <w:t xml:space="preserve">Parameters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del w:id="1885" w:author="Pham Minh Tu" w:date="2019-12-31T14:33:00Z">
              <w:r w:rsidRPr="00E2291F" w:rsidDel="006A0EEB">
                <w:rPr>
                  <w:b/>
                </w:rPr>
                <w:delText>Description</w:delText>
              </w:r>
            </w:del>
            <w:ins w:id="1886" w:author="Pham Minh Tu" w:date="2019-12-31T14:33:00Z">
              <w:r w:rsidR="006A0EEB">
                <w:rPr>
                  <w:b/>
                </w:rPr>
                <w:t>Algorithm</w:t>
              </w:r>
            </w:ins>
          </w:p>
        </w:tc>
        <w:tc>
          <w:tcPr>
            <w:tcW w:w="6231" w:type="dxa"/>
            <w:gridSpan w:val="3"/>
            <w:shd w:val="clear" w:color="auto" w:fill="auto"/>
          </w:tcPr>
          <w:p w:rsidR="004025D7" w:rsidDel="006A0EEB" w:rsidRDefault="006A0EEB" w:rsidP="00CD1F8E">
            <w:pPr>
              <w:pStyle w:val="SourceCode"/>
              <w:rPr>
                <w:del w:id="1887" w:author="Pham Minh Tu" w:date="2019-12-31T14:33:00Z"/>
              </w:rPr>
            </w:pPr>
            <w:ins w:id="1888" w:author="Pham Minh Tu" w:date="2019-12-31T14:33:00Z">
              <w:r>
                <w:object w:dxaOrig="11775" w:dyaOrig="5175">
                  <v:shape id="_x0000_i1029" type="#_x0000_t75" style="width:300.25pt;height:131.95pt" o:ole="">
                    <v:imagedata r:id="rId35" o:title=""/>
                  </v:shape>
                  <o:OLEObject Type="Embed" ProgID="PBrush" ShapeID="_x0000_i1029" DrawAspect="Content" ObjectID="_1639834935" r:id="rId36"/>
                </w:object>
              </w:r>
            </w:ins>
            <w:ins w:id="1889" w:author="Pham Minh Tu" w:date="2019-12-31T14:33:00Z">
              <w:r w:rsidDel="006A0EEB">
                <w:t xml:space="preserve"> </w:t>
              </w:r>
            </w:ins>
            <w:del w:id="1890" w:author="Pham Minh Tu" w:date="2019-12-31T14:33:00Z">
              <w:r w:rsidR="004025D7" w:rsidDel="006A0EEB">
                <w:delText>Report information to user</w:delText>
              </w:r>
            </w:del>
          </w:p>
          <w:p w:rsidR="004025D7" w:rsidRDefault="004025D7" w:rsidP="00CD1F8E">
            <w:pPr>
              <w:pStyle w:val="SourceCode"/>
            </w:pPr>
            <w:del w:id="1891" w:author="Pham Minh Tu" w:date="2019-12-31T14:33:00Z">
              <w:r w:rsidDel="006A0EEB">
                <w:delText>Algorithm:</w:delText>
              </w:r>
              <w:r w:rsidDel="006A0EEB">
                <w:br/>
                <w:delText>Report information such as module id, code, and message</w:delText>
              </w:r>
            </w:del>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892" w:author="Pham Minh Tu" w:date="2019-12-27T09:21:00Z">
          <w:pPr>
            <w:pStyle w:val="Heading4"/>
          </w:pPr>
        </w:pPrChange>
      </w:pPr>
      <w:r>
        <w:t>InfoErrorCode</w:t>
      </w:r>
    </w:p>
    <w:p w:rsidR="004025D7" w:rsidRDefault="004025D7" w:rsidP="004025D7">
      <w:pPr>
        <w:pStyle w:val="DesignID"/>
      </w:pPr>
      <w:r>
        <w:t>GENERIC_GDD_CLS_031_018: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InfoErrorCode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int errorcode</w:t>
            </w:r>
          </w:p>
        </w:tc>
        <w:tc>
          <w:tcPr>
            <w:tcW w:w="1038" w:type="dxa"/>
            <w:gridSpan w:val="2"/>
            <w:shd w:val="clear" w:color="auto" w:fill="auto"/>
          </w:tcPr>
          <w:p w:rsidR="004025D7" w:rsidRDefault="004025D7" w:rsidP="00CD1F8E">
            <w:r>
              <w:t xml:space="preserve">Errorcode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del w:id="1893" w:author="Pham Minh Tu" w:date="2020-01-02T11:30:00Z">
              <w:r w:rsidRPr="00E2291F" w:rsidDel="00424AEC">
                <w:rPr>
                  <w:b/>
                </w:rPr>
                <w:lastRenderedPageBreak/>
                <w:delText>Description</w:delText>
              </w:r>
            </w:del>
            <w:ins w:id="1894" w:author="Pham Minh Tu" w:date="2020-01-02T11:30:00Z">
              <w:r w:rsidR="00424AEC">
                <w:rPr>
                  <w:b/>
                </w:rPr>
                <w:t>Algorithm</w:t>
              </w:r>
            </w:ins>
          </w:p>
        </w:tc>
        <w:tc>
          <w:tcPr>
            <w:tcW w:w="6231" w:type="dxa"/>
            <w:gridSpan w:val="3"/>
            <w:shd w:val="clear" w:color="auto" w:fill="auto"/>
          </w:tcPr>
          <w:p w:rsidR="004025D7" w:rsidDel="00424AEC" w:rsidRDefault="004025D7" w:rsidP="00CD1F8E">
            <w:pPr>
              <w:pStyle w:val="SourceCode"/>
              <w:rPr>
                <w:del w:id="1895" w:author="Pham Minh Tu" w:date="2020-01-02T11:30:00Z"/>
              </w:rPr>
            </w:pPr>
            <w:del w:id="1896" w:author="Pham Minh Tu" w:date="2020-01-02T11:30:00Z">
              <w:r w:rsidDel="00424AEC">
                <w:delText>Report proper information based on error code</w:delText>
              </w:r>
            </w:del>
          </w:p>
          <w:p w:rsidR="004025D7" w:rsidDel="00424AEC" w:rsidRDefault="004025D7" w:rsidP="00CD1F8E">
            <w:pPr>
              <w:pStyle w:val="SourceCode"/>
              <w:rPr>
                <w:del w:id="1897" w:author="Pham Minh Tu" w:date="2020-01-02T11:30:00Z"/>
              </w:rPr>
            </w:pPr>
            <w:del w:id="1898" w:author="Pham Minh Tu" w:date="2020-01-02T11:30:00Z">
              <w:r w:rsidDel="00424AEC">
                <w:delText>Algorithm:</w:delText>
              </w:r>
              <w:r w:rsidDel="00424AEC">
                <w:br/>
                <w:delText>If errorcode such as</w:delText>
              </w:r>
              <w:r w:rsidDel="00424AEC">
                <w:br/>
                <w:delText xml:space="preserve">     - EXIT_DUE_CMD_ERROR: report info INF000008</w:delText>
              </w:r>
              <w:r w:rsidDel="00424AEC">
                <w:br/>
                <w:delText xml:space="preserve">     - EXIT_SUCCESSFUL and EXIT_SUCCESSFUL_WITH_WARNINGS</w:delText>
              </w:r>
              <w:r w:rsidDel="00424AEC">
                <w:br/>
                <w:delText xml:space="preserve">         + If Warning</w:delText>
              </w:r>
              <w:r w:rsidR="00C82F66" w:rsidDel="00424AEC">
                <w:delText>Count &gt; 0: report info INF000007</w:delText>
              </w:r>
              <w:r w:rsidDel="00424AEC">
                <w:br/>
                <w:delText xml:space="preserve">         + Else report info INF000006</w:delText>
              </w:r>
              <w:r w:rsidDel="00424AEC">
                <w:br/>
                <w:delText xml:space="preserve">     - EXIT_DUE_INPUT_FILES_ERROR: report info INF000009</w:delText>
              </w:r>
              <w:r w:rsidDel="00424AEC">
                <w:br/>
                <w:delText xml:space="preserve">     - EXIT_DUE_STRUCTURE_GENERATION_ERROR: report info INF000010</w:delText>
              </w:r>
              <w:r w:rsidDel="00424AEC">
                <w:br/>
                <w:delText xml:space="preserve">     - EXIT_DUE_OVERWRITTEN_FILE_ERROR: report info INF000011</w:delText>
              </w:r>
            </w:del>
          </w:p>
          <w:p w:rsidR="0059128F" w:rsidDel="00424AEC" w:rsidRDefault="0059128F" w:rsidP="0059128F">
            <w:pPr>
              <w:pStyle w:val="SourceCode"/>
              <w:rPr>
                <w:del w:id="1899" w:author="Pham Minh Tu" w:date="2020-01-02T11:30:00Z"/>
              </w:rPr>
            </w:pPr>
            <w:del w:id="1900" w:author="Pham Minh Tu" w:date="2020-01-02T11:30:00Z">
              <w:r w:rsidDel="00424AEC">
                <w:delText xml:space="preserve">     - EXIT_DUE_UNCOMPATIBLE_DLLL report info INF000012</w:delText>
              </w:r>
            </w:del>
          </w:p>
          <w:p w:rsidR="0059128F" w:rsidRDefault="0059128F" w:rsidP="0059128F">
            <w:pPr>
              <w:pStyle w:val="SourceCode"/>
            </w:pPr>
            <w:del w:id="1901" w:author="Pham Minh Tu" w:date="2020-01-02T11:30:00Z">
              <w:r w:rsidDel="00424AEC">
                <w:delText xml:space="preserve">     - EXIT_DUE_DLL_NOT_FOUND report info INF000014</w:delText>
              </w:r>
            </w:del>
            <w:ins w:id="1902" w:author="Pham Minh Tu" w:date="2020-01-02T11:30:00Z">
              <w:r w:rsidR="00424AEC">
                <w:object w:dxaOrig="17760" w:dyaOrig="9585">
                  <v:shape id="_x0000_i1030" type="#_x0000_t75" style="width:300.15pt;height:162pt" o:ole="">
                    <v:imagedata r:id="rId37" o:title=""/>
                  </v:shape>
                  <o:OLEObject Type="Embed" ProgID="PBrush" ShapeID="_x0000_i1030" DrawAspect="Content" ObjectID="_1639834936" r:id="rId38"/>
                </w:object>
              </w:r>
            </w:ins>
          </w:p>
        </w:tc>
      </w:tr>
    </w:tbl>
    <w:p w:rsidR="004025D7" w:rsidRDefault="00C82F66" w:rsidP="004025D7">
      <w:pPr>
        <w:pStyle w:val="RefReq"/>
      </w:pPr>
      <w:r>
        <w:t xml:space="preserve">{Ref: </w:t>
      </w:r>
      <w:r w:rsidR="001D39EF">
        <w:t>[1]</w:t>
      </w:r>
      <w:r w:rsidR="004025D7">
        <w:t xml:space="preserve"> </w:t>
      </w:r>
      <w:r>
        <w:t>CMN_GFD_INF_006</w:t>
      </w:r>
      <w:r w:rsidR="00E45F75">
        <w:t>, CMN_GFD_INF_007, CMN_GFD_INF_008</w:t>
      </w:r>
      <w:r w:rsidR="0059128F">
        <w:t>, CMN_GFD_INF_009, CMN_GFD_INF_010, CMN_GFD_INF_011, CMN_GFD_INF_012, CMN_GFD_INF_014</w:t>
      </w:r>
      <w:r w:rsidR="00730FD0">
        <w:t xml:space="preserve">, </w:t>
      </w:r>
      <w:r w:rsidR="00730FD0" w:rsidRPr="00573671">
        <w:t>GENERIC_TFD_</w:t>
      </w:r>
      <w:del w:id="1903" w:author="Pham Minh Tu" w:date="2020-01-03T14:49:00Z">
        <w:r w:rsidR="00730FD0" w:rsidRPr="00573671" w:rsidDel="00C311A1">
          <w:delText>X1x</w:delText>
        </w:r>
      </w:del>
      <w:ins w:id="1904" w:author="Pham Minh Tu" w:date="2020-01-03T14:49:00Z">
        <w:r w:rsidR="00C311A1">
          <w:t>X2x</w:t>
        </w:r>
      </w:ins>
      <w:r w:rsidR="00730FD0" w:rsidRPr="00573671">
        <w:t>_GT_INF_006</w:t>
      </w:r>
      <w:r w:rsidR="00730FD0">
        <w:t>,</w:t>
      </w:r>
      <w:r w:rsidR="00730FD0" w:rsidRPr="00730FD0">
        <w:t xml:space="preserve"> </w:t>
      </w:r>
      <w:r w:rsidR="00730FD0" w:rsidRPr="00573671">
        <w:t>GENERIC_TFD_</w:t>
      </w:r>
      <w:del w:id="1905" w:author="Pham Minh Tu" w:date="2020-01-03T14:49:00Z">
        <w:r w:rsidR="00730FD0" w:rsidRPr="00573671" w:rsidDel="00C311A1">
          <w:delText>X1x</w:delText>
        </w:r>
      </w:del>
      <w:ins w:id="1906" w:author="Pham Minh Tu" w:date="2020-01-03T14:49:00Z">
        <w:r w:rsidR="00C311A1">
          <w:t>X2x</w:t>
        </w:r>
      </w:ins>
      <w:r w:rsidR="00730FD0" w:rsidRPr="00573671">
        <w:t>_GT_INF_007</w:t>
      </w:r>
      <w:r w:rsidR="00730FD0">
        <w:t>,</w:t>
      </w:r>
      <w:r w:rsidR="00730FD0" w:rsidRPr="00730FD0">
        <w:t xml:space="preserve"> </w:t>
      </w:r>
      <w:r w:rsidR="00730FD0" w:rsidRPr="00573671">
        <w:t>GENERIC_TFD_</w:t>
      </w:r>
      <w:del w:id="1907" w:author="Pham Minh Tu" w:date="2020-01-03T14:49:00Z">
        <w:r w:rsidR="00730FD0" w:rsidRPr="00573671" w:rsidDel="00C311A1">
          <w:delText>X1x</w:delText>
        </w:r>
      </w:del>
      <w:ins w:id="1908" w:author="Pham Minh Tu" w:date="2020-01-03T14:49:00Z">
        <w:r w:rsidR="00C311A1">
          <w:t>X2x</w:t>
        </w:r>
      </w:ins>
      <w:r w:rsidR="00730FD0" w:rsidRPr="00573671">
        <w:t>_GT_INF_008</w:t>
      </w:r>
      <w:r w:rsidR="00730FD0">
        <w:t>,</w:t>
      </w:r>
      <w:r w:rsidR="00730FD0" w:rsidRPr="00730FD0">
        <w:t xml:space="preserve"> </w:t>
      </w:r>
      <w:r w:rsidR="00730FD0" w:rsidRPr="00573671">
        <w:t>GENERIC_TFD_</w:t>
      </w:r>
      <w:del w:id="1909" w:author="Pham Minh Tu" w:date="2020-01-03T14:49:00Z">
        <w:r w:rsidR="00730FD0" w:rsidRPr="00573671" w:rsidDel="00C311A1">
          <w:delText>X1x</w:delText>
        </w:r>
      </w:del>
      <w:ins w:id="1910" w:author="Pham Minh Tu" w:date="2020-01-03T14:49:00Z">
        <w:r w:rsidR="00C311A1">
          <w:t>X2x</w:t>
        </w:r>
      </w:ins>
      <w:r w:rsidR="00730FD0" w:rsidRPr="00573671">
        <w:t>_GT_INF_009</w:t>
      </w:r>
      <w:r w:rsidR="00673A50">
        <w:t>,</w:t>
      </w:r>
      <w:r w:rsidR="00673A50" w:rsidRPr="00673A50">
        <w:t xml:space="preserve"> </w:t>
      </w:r>
      <w:r w:rsidR="00673A50" w:rsidRPr="00573671">
        <w:t>GENERIC_TFD_</w:t>
      </w:r>
      <w:del w:id="1911" w:author="Pham Minh Tu" w:date="2020-01-03T14:49:00Z">
        <w:r w:rsidR="00673A50" w:rsidRPr="00573671" w:rsidDel="00C311A1">
          <w:delText>X1x</w:delText>
        </w:r>
      </w:del>
      <w:ins w:id="1912" w:author="Pham Minh Tu" w:date="2020-01-03T14:49:00Z">
        <w:r w:rsidR="00C311A1">
          <w:t>X2x</w:t>
        </w:r>
      </w:ins>
      <w:r w:rsidR="00673A50" w:rsidRPr="00573671">
        <w:t>_GT_INF_010</w:t>
      </w:r>
      <w:r w:rsidR="00673A50">
        <w:t>,</w:t>
      </w:r>
      <w:r w:rsidR="00673A50" w:rsidRPr="00673A50">
        <w:t xml:space="preserve"> </w:t>
      </w:r>
      <w:r w:rsidR="00673A50" w:rsidRPr="00573671">
        <w:t>GENERIC_TFD_</w:t>
      </w:r>
      <w:del w:id="1913" w:author="Pham Minh Tu" w:date="2020-01-03T14:49:00Z">
        <w:r w:rsidR="00673A50" w:rsidRPr="00573671" w:rsidDel="00C311A1">
          <w:delText>X1x</w:delText>
        </w:r>
      </w:del>
      <w:ins w:id="1914" w:author="Pham Minh Tu" w:date="2020-01-03T14:49:00Z">
        <w:r w:rsidR="00C311A1">
          <w:t>X2x</w:t>
        </w:r>
      </w:ins>
      <w:r w:rsidR="00673A50" w:rsidRPr="00573671">
        <w:t>_GT_INF_011</w:t>
      </w:r>
      <w:r w:rsidR="00673A50">
        <w:t>,</w:t>
      </w:r>
      <w:r w:rsidR="00673A50" w:rsidRPr="00673A50">
        <w:t xml:space="preserve"> </w:t>
      </w:r>
      <w:r w:rsidR="00673A50" w:rsidRPr="00573671">
        <w:t>GENERIC_TFD_</w:t>
      </w:r>
      <w:del w:id="1915" w:author="Pham Minh Tu" w:date="2020-01-03T14:49:00Z">
        <w:r w:rsidR="00673A50" w:rsidRPr="00573671" w:rsidDel="00C311A1">
          <w:delText>X1x</w:delText>
        </w:r>
      </w:del>
      <w:ins w:id="1916" w:author="Pham Minh Tu" w:date="2020-01-03T14:49:00Z">
        <w:r w:rsidR="00C311A1">
          <w:t>X2x</w:t>
        </w:r>
      </w:ins>
      <w:r w:rsidR="00673A50" w:rsidRPr="00573671">
        <w:t>_GT_INF_012</w:t>
      </w:r>
      <w:r w:rsidR="00673A50">
        <w:t>,</w:t>
      </w:r>
      <w:r w:rsidR="00673A50" w:rsidRPr="00673A50">
        <w:t xml:space="preserve"> </w:t>
      </w:r>
      <w:r w:rsidR="00673A50" w:rsidRPr="00573671">
        <w:t>GENERIC_TFD_</w:t>
      </w:r>
      <w:del w:id="1917" w:author="Pham Minh Tu" w:date="2020-01-03T14:49:00Z">
        <w:r w:rsidR="00673A50" w:rsidRPr="00573671" w:rsidDel="00C311A1">
          <w:delText>X1x</w:delText>
        </w:r>
      </w:del>
      <w:ins w:id="1918" w:author="Pham Minh Tu" w:date="2020-01-03T14:49:00Z">
        <w:r w:rsidR="00C311A1">
          <w:t>X2x</w:t>
        </w:r>
      </w:ins>
      <w:r w:rsidR="00673A50" w:rsidRPr="00573671">
        <w:t>_GT_INF_014</w:t>
      </w:r>
      <w:r w:rsidR="004025D7">
        <w:t>}</w:t>
      </w:r>
    </w:p>
    <w:p w:rsidR="004025D7" w:rsidRDefault="004025D7" w:rsidP="004025D7"/>
    <w:p w:rsidR="004025D7" w:rsidRDefault="004025D7">
      <w:pPr>
        <w:pStyle w:val="Heading5"/>
        <w:pPrChange w:id="1919" w:author="Pham Minh Tu" w:date="2019-12-27T09:21:00Z">
          <w:pPr>
            <w:pStyle w:val="Heading4"/>
          </w:pPr>
        </w:pPrChange>
      </w:pPr>
      <w:r>
        <w:t>OpenFile</w:t>
      </w:r>
    </w:p>
    <w:p w:rsidR="004025D7" w:rsidRDefault="004025D7" w:rsidP="004025D7">
      <w:pPr>
        <w:pStyle w:val="DesignID"/>
      </w:pPr>
      <w:r>
        <w:t>GENERIC_GDD_CLS_031_019: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OpenFile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StreamWriter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Del="0050074E" w:rsidRDefault="0050074E" w:rsidP="00CD1F8E">
            <w:pPr>
              <w:pStyle w:val="SourceCode"/>
              <w:rPr>
                <w:del w:id="1920" w:author="Pham Minh Tu" w:date="2019-12-31T15:56:00Z"/>
              </w:rPr>
            </w:pPr>
            <w:ins w:id="1921" w:author="Pham Minh Tu" w:date="2019-12-31T15:56:00Z">
              <w:r>
                <w:object w:dxaOrig="17490" w:dyaOrig="6195">
                  <v:shape id="_x0000_i1031" type="#_x0000_t75" style="width:299.95pt;height:106.25pt" o:ole="">
                    <v:imagedata r:id="rId39" o:title=""/>
                  </v:shape>
                  <o:OLEObject Type="Embed" ProgID="PBrush" ShapeID="_x0000_i1031" DrawAspect="Content" ObjectID="_1639834937" r:id="rId40"/>
                </w:object>
              </w:r>
            </w:ins>
            <w:ins w:id="1922" w:author="Pham Minh Tu" w:date="2019-12-31T15:56:00Z">
              <w:r w:rsidDel="0050074E">
                <w:t xml:space="preserve"> </w:t>
              </w:r>
            </w:ins>
            <w:del w:id="1923" w:author="Pham Minh Tu" w:date="2019-12-31T15:56:00Z">
              <w:r w:rsidR="004025D7" w:rsidDel="0050074E">
                <w:delText>Open file from path to check able writing to file.</w:delText>
              </w:r>
            </w:del>
          </w:p>
          <w:p w:rsidR="004025D7" w:rsidRDefault="004025D7" w:rsidP="00CD1F8E">
            <w:pPr>
              <w:pStyle w:val="SourceCode"/>
            </w:pPr>
            <w:del w:id="1924" w:author="Pham Minh Tu" w:date="2019-12-31T15:56:00Z">
              <w:r w:rsidDel="0050074E">
                <w:delText>Algorithm:</w:delText>
              </w:r>
              <w:r w:rsidDel="0050074E">
                <w:br/>
                <w:delText>Create new streaming to file</w:delText>
              </w:r>
              <w:r w:rsidDel="0050074E">
                <w:br/>
                <w:delText xml:space="preserve"> If have any exception</w:delText>
              </w:r>
              <w:r w:rsidDel="0050074E">
                <w:br/>
                <w:delText xml:space="preserve">     Report info INF000004</w:delText>
              </w:r>
            </w:del>
          </w:p>
        </w:tc>
      </w:tr>
    </w:tbl>
    <w:p w:rsidR="004025D7" w:rsidRDefault="00C82F66" w:rsidP="004025D7">
      <w:pPr>
        <w:pStyle w:val="RefReq"/>
      </w:pPr>
      <w:r>
        <w:t xml:space="preserve">{Ref: </w:t>
      </w:r>
      <w:r w:rsidR="001D39EF">
        <w:t>[1]</w:t>
      </w:r>
      <w:r w:rsidR="004025D7">
        <w:t xml:space="preserve"> </w:t>
      </w:r>
      <w:r>
        <w:t>CMN_GFD_INF_004</w:t>
      </w:r>
      <w:r w:rsidR="00730FD0">
        <w:t>,</w:t>
      </w:r>
      <w:r w:rsidR="00730FD0" w:rsidRPr="00730FD0">
        <w:t xml:space="preserve"> </w:t>
      </w:r>
      <w:r w:rsidR="00730FD0" w:rsidRPr="00573671">
        <w:t>GENERIC_TFD_</w:t>
      </w:r>
      <w:del w:id="1925" w:author="Pham Minh Tu" w:date="2020-01-03T14:49:00Z">
        <w:r w:rsidR="00730FD0" w:rsidRPr="00573671" w:rsidDel="00C311A1">
          <w:delText>X1x</w:delText>
        </w:r>
      </w:del>
      <w:ins w:id="1926" w:author="Pham Minh Tu" w:date="2020-01-03T14:49:00Z">
        <w:r w:rsidR="00C311A1">
          <w:t>X2x</w:t>
        </w:r>
      </w:ins>
      <w:r w:rsidR="00730FD0" w:rsidRPr="00573671">
        <w:t>_GT_INF_004</w:t>
      </w:r>
      <w:r w:rsidR="004025D7">
        <w:t>}</w:t>
      </w:r>
    </w:p>
    <w:p w:rsidR="004025D7" w:rsidRDefault="004025D7" w:rsidP="004025D7"/>
    <w:p w:rsidR="004025D7" w:rsidRDefault="004025D7">
      <w:pPr>
        <w:pStyle w:val="Heading5"/>
        <w:pPrChange w:id="1927" w:author="Pham Minh Tu" w:date="2019-12-27T09:21:00Z">
          <w:pPr>
            <w:pStyle w:val="Heading4"/>
          </w:pPr>
        </w:pPrChange>
      </w:pPr>
      <w:r>
        <w:t>Warn</w:t>
      </w:r>
    </w:p>
    <w:p w:rsidR="004025D7" w:rsidRDefault="004025D7" w:rsidP="004025D7">
      <w:pPr>
        <w:pStyle w:val="DesignID"/>
      </w:pPr>
      <w:r>
        <w:t>GENERIC_GDD_CLS_031_020: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Warn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int moduleId</w:t>
            </w:r>
          </w:p>
        </w:tc>
        <w:tc>
          <w:tcPr>
            <w:tcW w:w="1038" w:type="dxa"/>
            <w:gridSpan w:val="2"/>
            <w:shd w:val="clear" w:color="auto" w:fill="auto"/>
          </w:tcPr>
          <w:p w:rsidR="004025D7" w:rsidRDefault="004025D7" w:rsidP="00CD1F8E">
            <w:r>
              <w:t xml:space="preserve">Module id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errorCode</w:t>
            </w:r>
          </w:p>
        </w:tc>
        <w:tc>
          <w:tcPr>
            <w:tcW w:w="1038" w:type="dxa"/>
            <w:gridSpan w:val="2"/>
            <w:shd w:val="clear" w:color="auto" w:fill="auto"/>
          </w:tcPr>
          <w:p w:rsidR="004025D7" w:rsidRDefault="004025D7" w:rsidP="00CD1F8E">
            <w:r>
              <w:t xml:space="preserve">Error 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message</w:t>
            </w:r>
          </w:p>
        </w:tc>
        <w:tc>
          <w:tcPr>
            <w:tcW w:w="1038" w:type="dxa"/>
            <w:gridSpan w:val="2"/>
            <w:shd w:val="clear" w:color="auto" w:fill="auto"/>
          </w:tcPr>
          <w:p w:rsidR="004025D7" w:rsidRDefault="004025D7" w:rsidP="00CD1F8E">
            <w:r>
              <w:t xml:space="preserve">Message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params object[] parameters</w:t>
            </w:r>
          </w:p>
        </w:tc>
        <w:tc>
          <w:tcPr>
            <w:tcW w:w="1038" w:type="dxa"/>
            <w:gridSpan w:val="2"/>
            <w:shd w:val="clear" w:color="auto" w:fill="auto"/>
          </w:tcPr>
          <w:p w:rsidR="004025D7" w:rsidRDefault="004025D7" w:rsidP="00CD1F8E">
            <w:r>
              <w:t xml:space="preserve">Parameters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Del="006A0EEB" w:rsidRDefault="006A0EEB" w:rsidP="00CD1F8E">
            <w:pPr>
              <w:pStyle w:val="SourceCode"/>
              <w:rPr>
                <w:del w:id="1928" w:author="Pham Minh Tu" w:date="2019-12-31T14:26:00Z"/>
              </w:rPr>
            </w:pPr>
            <w:ins w:id="1929" w:author="Pham Minh Tu" w:date="2019-12-31T14:26:00Z">
              <w:r>
                <w:object w:dxaOrig="16380" w:dyaOrig="7575">
                  <v:shape id="_x0000_i1032" type="#_x0000_t75" style="width:300.55pt;height:139pt" o:ole="">
                    <v:imagedata r:id="rId41" o:title=""/>
                  </v:shape>
                  <o:OLEObject Type="Embed" ProgID="PBrush" ShapeID="_x0000_i1032" DrawAspect="Content" ObjectID="_1639834938" r:id="rId42"/>
                </w:object>
              </w:r>
            </w:ins>
            <w:ins w:id="1930" w:author="Pham Minh Tu" w:date="2019-12-31T14:26:00Z">
              <w:r w:rsidDel="006A0EEB">
                <w:t xml:space="preserve"> </w:t>
              </w:r>
            </w:ins>
            <w:del w:id="1931" w:author="Pham Minh Tu" w:date="2019-12-31T14:26:00Z">
              <w:r w:rsidR="004025D7" w:rsidDel="006A0EEB">
                <w:delText>Report warning information to user</w:delText>
              </w:r>
            </w:del>
          </w:p>
          <w:p w:rsidR="004025D7" w:rsidRDefault="004025D7" w:rsidP="00CD1F8E">
            <w:pPr>
              <w:pStyle w:val="SourceCode"/>
            </w:pPr>
            <w:del w:id="1932" w:author="Pham Minh Tu" w:date="2019-12-31T14:26:00Z">
              <w:r w:rsidDel="006A0EEB">
                <w:delText>Algorithm:</w:delText>
              </w:r>
              <w:r w:rsidDel="006A0EEB">
                <w:br/>
                <w:delText>Increase number of warnings and report warning information such as module id, code, message</w:delText>
              </w:r>
            </w:del>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933" w:author="Pham Minh Tu" w:date="2019-12-27T09:21:00Z">
          <w:pPr>
            <w:pStyle w:val="Heading4"/>
          </w:pPr>
        </w:pPrChange>
      </w:pPr>
      <w:r>
        <w:t>getCallerClass</w:t>
      </w:r>
    </w:p>
    <w:p w:rsidR="004025D7" w:rsidRDefault="004025D7" w:rsidP="004025D7">
      <w:pPr>
        <w:pStyle w:val="DesignID"/>
      </w:pPr>
      <w:r>
        <w:t>GENERIC_GDD_CLS_031_021: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getCallerClass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Type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Del="00A816B9" w:rsidRDefault="00A816B9" w:rsidP="00CD1F8E">
            <w:pPr>
              <w:pStyle w:val="SourceCode"/>
              <w:rPr>
                <w:del w:id="1934" w:author="Pham Minh Tu" w:date="2019-12-31T15:23:00Z"/>
              </w:rPr>
            </w:pPr>
            <w:ins w:id="1935" w:author="Pham Minh Tu" w:date="2019-12-31T15:23:00Z">
              <w:r>
                <w:object w:dxaOrig="14460" w:dyaOrig="6555">
                  <v:shape id="_x0000_i1033" type="#_x0000_t75" style="width:300.05pt;height:136pt" o:ole="">
                    <v:imagedata r:id="rId43" o:title=""/>
                  </v:shape>
                  <o:OLEObject Type="Embed" ProgID="PBrush" ShapeID="_x0000_i1033" DrawAspect="Content" ObjectID="_1639834939" r:id="rId44"/>
                </w:object>
              </w:r>
            </w:ins>
            <w:ins w:id="1936" w:author="Pham Minh Tu" w:date="2019-12-31T15:23:00Z">
              <w:r w:rsidDel="00A816B9">
                <w:t xml:space="preserve"> </w:t>
              </w:r>
            </w:ins>
            <w:del w:id="1937" w:author="Pham Minh Tu" w:date="2019-12-31T15:23:00Z">
              <w:r w:rsidR="004025D7" w:rsidDel="00A816B9">
                <w:delText>Find class information cause error/info/warn to report to user</w:delText>
              </w:r>
            </w:del>
          </w:p>
          <w:p w:rsidR="004025D7" w:rsidRDefault="004025D7" w:rsidP="00CD1F8E">
            <w:pPr>
              <w:pStyle w:val="SourceCode"/>
            </w:pPr>
            <w:del w:id="1938" w:author="Pham Minh Tu" w:date="2019-12-31T15:23:00Z">
              <w:r w:rsidDel="00A816B9">
                <w:delText>Algorithm:</w:delText>
              </w:r>
              <w:r w:rsidDel="00A816B9">
                <w:br/>
                <w:delText>Use call stack to find class cause error/info/warn</w:delText>
              </w:r>
              <w:r w:rsidDel="00A816B9">
                <w:br/>
                <w:delText xml:space="preserve"> Stack index start from 2</w:delText>
              </w:r>
              <w:r w:rsidDel="00A816B9">
                <w:br/>
                <w:delText xml:space="preserve"> Scan all stacks in call stack</w:delText>
              </w:r>
              <w:r w:rsidDel="00A816B9">
                <w:br/>
                <w:delText xml:space="preserve"> If type in stack as interface</w:delText>
              </w:r>
              <w:r w:rsidDel="00A816B9">
                <w:br/>
                <w:delText xml:space="preserve">     return class that implement interface</w:delText>
              </w:r>
            </w:del>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939" w:author="Pham Minh Tu" w:date="2019-12-27T09:21:00Z">
          <w:pPr>
            <w:pStyle w:val="Heading4"/>
          </w:pPr>
        </w:pPrChange>
      </w:pPr>
      <w:r>
        <w:t>getDateTime</w:t>
      </w:r>
    </w:p>
    <w:p w:rsidR="004025D7" w:rsidRDefault="004025D7" w:rsidP="004025D7">
      <w:pPr>
        <w:pStyle w:val="DesignID"/>
      </w:pPr>
      <w:r>
        <w:t>GENERIC_GDD_CLS_031_022: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getDateTime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current date time with format "dd MMM yyyy - hh:mm:ss"</w:t>
            </w:r>
          </w:p>
          <w:p w:rsidR="004025D7" w:rsidRDefault="004025D7" w:rsidP="00CD1F8E">
            <w:pPr>
              <w:pStyle w:val="SourceCode"/>
            </w:pPr>
            <w:r>
              <w:t>Algorithm:</w:t>
            </w:r>
            <w:r>
              <w:br/>
              <w:t>Get current date time with format "dd MMM yyyy - hh:mm:ss"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940" w:author="Pham Minh Tu" w:date="2019-12-27T09:21:00Z">
          <w:pPr>
            <w:pStyle w:val="Heading4"/>
          </w:pPr>
        </w:pPrChange>
      </w:pPr>
      <w:r>
        <w:t>report</w:t>
      </w:r>
    </w:p>
    <w:p w:rsidR="004025D7" w:rsidRDefault="004025D7" w:rsidP="004025D7">
      <w:pPr>
        <w:pStyle w:val="DesignID"/>
      </w:pPr>
      <w:r>
        <w:t>GENERIC_GDD_CLS_031_023: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report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int moduleId</w:t>
            </w:r>
          </w:p>
        </w:tc>
        <w:tc>
          <w:tcPr>
            <w:tcW w:w="1038" w:type="dxa"/>
            <w:gridSpan w:val="2"/>
            <w:shd w:val="clear" w:color="auto" w:fill="auto"/>
          </w:tcPr>
          <w:p w:rsidR="004025D7" w:rsidRDefault="004025D7" w:rsidP="00CD1F8E">
            <w:r>
              <w:t xml:space="preserve">Module id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errorCode</w:t>
            </w:r>
          </w:p>
        </w:tc>
        <w:tc>
          <w:tcPr>
            <w:tcW w:w="1038" w:type="dxa"/>
            <w:gridSpan w:val="2"/>
            <w:shd w:val="clear" w:color="auto" w:fill="auto"/>
          </w:tcPr>
          <w:p w:rsidR="004025D7" w:rsidRDefault="004025D7" w:rsidP="00CD1F8E">
            <w:r>
              <w:t xml:space="preserve">Error code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msgType</w:t>
            </w:r>
          </w:p>
        </w:tc>
        <w:tc>
          <w:tcPr>
            <w:tcW w:w="1038" w:type="dxa"/>
            <w:gridSpan w:val="2"/>
            <w:shd w:val="clear" w:color="auto" w:fill="auto"/>
          </w:tcPr>
          <w:p w:rsidR="004025D7" w:rsidRDefault="004025D7" w:rsidP="00CD1F8E">
            <w:r>
              <w:t xml:space="preserve">Message type: ERR, WRN and INF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msg</w:t>
            </w:r>
          </w:p>
        </w:tc>
        <w:tc>
          <w:tcPr>
            <w:tcW w:w="1038" w:type="dxa"/>
            <w:gridSpan w:val="2"/>
            <w:shd w:val="clear" w:color="auto" w:fill="auto"/>
          </w:tcPr>
          <w:p w:rsidR="004025D7" w:rsidRDefault="004025D7" w:rsidP="00CD1F8E">
            <w:r>
              <w:t xml:space="preserve">Message format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params object[] parameters</w:t>
            </w:r>
          </w:p>
        </w:tc>
        <w:tc>
          <w:tcPr>
            <w:tcW w:w="1038" w:type="dxa"/>
            <w:gridSpan w:val="2"/>
            <w:shd w:val="clear" w:color="auto" w:fill="auto"/>
          </w:tcPr>
          <w:p w:rsidR="004025D7" w:rsidRDefault="004025D7" w:rsidP="00CD1F8E">
            <w:r>
              <w:t xml:space="preserve">Parameters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del w:id="1941" w:author="Pham Minh Tu" w:date="2019-12-31T13:55:00Z">
              <w:r w:rsidRPr="00E2291F" w:rsidDel="00C85480">
                <w:rPr>
                  <w:b/>
                </w:rPr>
                <w:lastRenderedPageBreak/>
                <w:delText>Description</w:delText>
              </w:r>
            </w:del>
            <w:ins w:id="1942" w:author="Pham Minh Tu" w:date="2019-12-31T13:55:00Z">
              <w:r w:rsidR="00C85480">
                <w:rPr>
                  <w:b/>
                </w:rPr>
                <w:t>Algorithm</w:t>
              </w:r>
            </w:ins>
          </w:p>
        </w:tc>
        <w:tc>
          <w:tcPr>
            <w:tcW w:w="6231" w:type="dxa"/>
            <w:gridSpan w:val="3"/>
            <w:shd w:val="clear" w:color="auto" w:fill="auto"/>
          </w:tcPr>
          <w:p w:rsidR="004025D7" w:rsidDel="00C85480" w:rsidRDefault="00C85480" w:rsidP="00CD1F8E">
            <w:pPr>
              <w:pStyle w:val="SourceCode"/>
              <w:rPr>
                <w:del w:id="1943" w:author="Pham Minh Tu" w:date="2019-12-31T13:55:00Z"/>
              </w:rPr>
            </w:pPr>
            <w:ins w:id="1944" w:author="Pham Minh Tu" w:date="2019-12-31T13:55:00Z">
              <w:r>
                <w:object w:dxaOrig="17865" w:dyaOrig="8625">
                  <v:shape id="_x0000_i1034" type="#_x0000_t75" style="width:300.15pt;height:144.9pt" o:ole="">
                    <v:imagedata r:id="rId45" o:title=""/>
                  </v:shape>
                  <o:OLEObject Type="Embed" ProgID="PBrush" ShapeID="_x0000_i1034" DrawAspect="Content" ObjectID="_1639834940" r:id="rId46"/>
                </w:object>
              </w:r>
            </w:ins>
            <w:ins w:id="1945" w:author="Pham Minh Tu" w:date="2019-12-31T13:55:00Z">
              <w:r w:rsidDel="00C85480">
                <w:t xml:space="preserve"> </w:t>
              </w:r>
            </w:ins>
            <w:del w:id="1946" w:author="Pham Minh Tu" w:date="2019-12-31T13:55:00Z">
              <w:r w:rsidR="004025D7" w:rsidDel="00C85480">
                <w:delText>create report template by concatenating module id, error code and message</w:delText>
              </w:r>
            </w:del>
          </w:p>
          <w:p w:rsidR="004025D7" w:rsidRDefault="004025D7" w:rsidP="00CD1F8E">
            <w:pPr>
              <w:pStyle w:val="SourceCode"/>
            </w:pPr>
            <w:del w:id="1947" w:author="Pham Minh Tu" w:date="2019-12-31T13:55:00Z">
              <w:r w:rsidDel="00C85480">
                <w:delText>Algorithm:</w:delText>
              </w:r>
              <w:r w:rsidDel="00C85480">
                <w:br/>
                <w:delText>Information = msgType + moduleId + errorCode + message which is constructed from format and parameters</w:delText>
              </w:r>
              <w:r w:rsidDel="00C85480">
                <w:br/>
                <w:delText xml:space="preserve"> IF Infomration length is larger than 80 THEn</w:delText>
              </w:r>
              <w:r w:rsidDel="00C85480">
                <w:br/>
                <w:delText xml:space="preserve">     Split Infomration into multiple lines, each of which has maximum length is 80</w:delText>
              </w:r>
              <w:r w:rsidDel="00C85480">
                <w:br/>
                <w:delText xml:space="preserve"> End</w:delText>
              </w:r>
              <w:r w:rsidDel="00C85480">
                <w:br/>
                <w:delText xml:space="preserve"> Write information to logContent and Console</w:delText>
              </w:r>
            </w:del>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948" w:author="Pham Minh Tu" w:date="2019-12-27T09:21:00Z">
          <w:pPr>
            <w:pStyle w:val="Heading4"/>
          </w:pPr>
        </w:pPrChange>
      </w:pPr>
      <w:r>
        <w:t>textWrap</w:t>
      </w:r>
    </w:p>
    <w:p w:rsidR="004025D7" w:rsidRDefault="004025D7" w:rsidP="004025D7">
      <w:pPr>
        <w:pStyle w:val="DesignID"/>
      </w:pPr>
      <w:r>
        <w:t>GENERIC_GDD_CLS_031_024: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textWrap</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prefix</w:t>
            </w:r>
          </w:p>
        </w:tc>
        <w:tc>
          <w:tcPr>
            <w:tcW w:w="1038" w:type="dxa"/>
            <w:gridSpan w:val="2"/>
            <w:shd w:val="clear" w:color="auto" w:fill="auto"/>
          </w:tcPr>
          <w:p w:rsidR="004025D7" w:rsidRDefault="004025D7" w:rsidP="00CD1F8E">
            <w:r>
              <w:t xml:space="preserve">Prefix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inputString</w:t>
            </w:r>
          </w:p>
        </w:tc>
        <w:tc>
          <w:tcPr>
            <w:tcW w:w="1038" w:type="dxa"/>
            <w:gridSpan w:val="2"/>
            <w:shd w:val="clear" w:color="auto" w:fill="auto"/>
          </w:tcPr>
          <w:p w:rsidR="004025D7" w:rsidRDefault="004025D7" w:rsidP="00CD1F8E">
            <w:r>
              <w:t xml:space="preserve">Input string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width</w:t>
            </w:r>
          </w:p>
        </w:tc>
        <w:tc>
          <w:tcPr>
            <w:tcW w:w="1038" w:type="dxa"/>
            <w:gridSpan w:val="2"/>
            <w:shd w:val="clear" w:color="auto" w:fill="auto"/>
          </w:tcPr>
          <w:p w:rsidR="004025D7" w:rsidRDefault="004025D7" w:rsidP="00CD1F8E">
            <w:r>
              <w:t xml:space="preserve">Width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char separator</w:t>
            </w:r>
          </w:p>
        </w:tc>
        <w:tc>
          <w:tcPr>
            <w:tcW w:w="1038" w:type="dxa"/>
            <w:gridSpan w:val="2"/>
            <w:shd w:val="clear" w:color="auto" w:fill="auto"/>
          </w:tcPr>
          <w:p w:rsidR="004025D7" w:rsidRDefault="004025D7" w:rsidP="00CD1F8E">
            <w:r>
              <w:t xml:space="preserve">Separator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del w:id="1949" w:author="Pham Minh Tu" w:date="2019-12-31T12:57:00Z">
              <w:r w:rsidRPr="00E2291F" w:rsidDel="00632AB3">
                <w:rPr>
                  <w:b/>
                </w:rPr>
                <w:delText>Description</w:delText>
              </w:r>
            </w:del>
            <w:ins w:id="1950" w:author="Pham Minh Tu" w:date="2019-12-31T12:57:00Z">
              <w:r w:rsidR="00632AB3">
                <w:rPr>
                  <w:b/>
                </w:rPr>
                <w:t>Algorithm</w:t>
              </w:r>
            </w:ins>
          </w:p>
        </w:tc>
        <w:tc>
          <w:tcPr>
            <w:tcW w:w="6231" w:type="dxa"/>
            <w:gridSpan w:val="3"/>
            <w:shd w:val="clear" w:color="auto" w:fill="auto"/>
          </w:tcPr>
          <w:p w:rsidR="004025D7" w:rsidDel="00632AB3" w:rsidRDefault="002E7FE0" w:rsidP="00CD1F8E">
            <w:pPr>
              <w:pStyle w:val="SourceCode"/>
              <w:rPr>
                <w:del w:id="1951" w:author="Pham Minh Tu" w:date="2019-12-31T12:57:00Z"/>
              </w:rPr>
            </w:pPr>
            <w:ins w:id="1952" w:author="Pham Minh Tu" w:date="2019-12-31T13:05:00Z">
              <w:r>
                <w:object w:dxaOrig="18045" w:dyaOrig="8550">
                  <v:shape id="_x0000_i1035" type="#_x0000_t75" style="width:300.45pt;height:142.35pt" o:ole="">
                    <v:imagedata r:id="rId47" o:title=""/>
                  </v:shape>
                  <o:OLEObject Type="Embed" ProgID="PBrush" ShapeID="_x0000_i1035" DrawAspect="Content" ObjectID="_1639834941" r:id="rId48"/>
                </w:object>
              </w:r>
            </w:ins>
            <w:ins w:id="1953" w:author="Pham Minh Tu" w:date="2019-12-31T13:05:00Z">
              <w:r w:rsidDel="00632AB3">
                <w:t xml:space="preserve"> </w:t>
              </w:r>
            </w:ins>
            <w:del w:id="1954" w:author="Pham Minh Tu" w:date="2019-12-31T12:57:00Z">
              <w:r w:rsidR="004025D7" w:rsidDel="00632AB3">
                <w:delText>Format error/info/warn message such as wrap text to ensure content is not more 80 chararters.</w:delText>
              </w:r>
            </w:del>
          </w:p>
          <w:p w:rsidR="004025D7" w:rsidRDefault="004025D7" w:rsidP="00CD1F8E">
            <w:pPr>
              <w:pStyle w:val="SourceCode"/>
            </w:pPr>
            <w:del w:id="1955" w:author="Pham Minh Tu" w:date="2019-12-31T12:57:00Z">
              <w:r w:rsidDel="00632AB3">
                <w:delText>Algorithm:</w:delText>
              </w:r>
              <w:r w:rsidDel="00632AB3">
                <w:br/>
                <w:delText>Result = prefix + inputString</w:delText>
              </w:r>
              <w:r w:rsidDel="00632AB3">
                <w:br/>
                <w:delText xml:space="preserve"> IF Result length is larger than 80 THEN</w:delText>
              </w:r>
              <w:r w:rsidDel="00632AB3">
                <w:br/>
                <w:delText xml:space="preserve">     Split Infomration into multiple lines, each of which has maximum length is 80</w:delText>
              </w:r>
              <w:r w:rsidDel="00632AB3">
                <w:br/>
                <w:delText xml:space="preserve"> End</w:delText>
              </w:r>
            </w:del>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1956" w:author="Pham Minh Tu" w:date="2019-12-27T09:21:00Z">
          <w:pPr>
            <w:pStyle w:val="Heading4"/>
          </w:pPr>
        </w:pPrChange>
      </w:pPr>
      <w:r>
        <w:lastRenderedPageBreak/>
        <w:t>writeLog</w:t>
      </w:r>
    </w:p>
    <w:p w:rsidR="004025D7" w:rsidRDefault="004025D7" w:rsidP="004025D7">
      <w:pPr>
        <w:pStyle w:val="DesignID"/>
      </w:pPr>
      <w:r>
        <w:t>GENERIC_GDD_CLS_031_025: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writeLog</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del w:id="1957" w:author="Pham Minh Tu" w:date="2020-01-02T14:36:00Z">
              <w:r w:rsidRPr="00E2291F" w:rsidDel="00232023">
                <w:rPr>
                  <w:b/>
                </w:rPr>
                <w:delText>Description</w:delText>
              </w:r>
            </w:del>
            <w:ins w:id="1958" w:author="Pham Minh Tu" w:date="2020-01-02T14:36:00Z">
              <w:r w:rsidR="00232023">
                <w:rPr>
                  <w:b/>
                </w:rPr>
                <w:t>Algorithm</w:t>
              </w:r>
            </w:ins>
          </w:p>
        </w:tc>
        <w:tc>
          <w:tcPr>
            <w:tcW w:w="6231" w:type="dxa"/>
            <w:gridSpan w:val="3"/>
            <w:shd w:val="clear" w:color="auto" w:fill="auto"/>
          </w:tcPr>
          <w:p w:rsidR="004025D7" w:rsidDel="00232023" w:rsidRDefault="00232023" w:rsidP="00CD1F8E">
            <w:pPr>
              <w:pStyle w:val="SourceCode"/>
              <w:rPr>
                <w:del w:id="1959" w:author="Pham Minh Tu" w:date="2020-01-02T14:36:00Z"/>
              </w:rPr>
            </w:pPr>
            <w:ins w:id="1960" w:author="Pham Minh Tu" w:date="2020-01-02T14:36:00Z">
              <w:r>
                <w:object w:dxaOrig="17580" w:dyaOrig="6195">
                  <v:shape id="_x0000_i1036" type="#_x0000_t75" style="width:300.6pt;height:106.25pt" o:ole="">
                    <v:imagedata r:id="rId49" o:title=""/>
                  </v:shape>
                  <o:OLEObject Type="Embed" ProgID="PBrush" ShapeID="_x0000_i1036" DrawAspect="Content" ObjectID="_1639834942" r:id="rId50"/>
                </w:object>
              </w:r>
            </w:ins>
            <w:del w:id="1961" w:author="Pham Minh Tu" w:date="2020-01-02T14:36:00Z">
              <w:r w:rsidR="004025D7" w:rsidDel="00232023">
                <w:delText>Writing content to log file</w:delText>
              </w:r>
            </w:del>
          </w:p>
          <w:p w:rsidR="004025D7" w:rsidRDefault="004025D7" w:rsidP="00CD1F8E">
            <w:pPr>
              <w:pStyle w:val="SourceCode"/>
            </w:pPr>
            <w:del w:id="1962" w:author="Pham Minh Tu" w:date="2020-01-02T14:36:00Z">
              <w:r w:rsidDel="00232023">
                <w:delText>Algorithm:</w:delText>
              </w:r>
              <w:r w:rsidDel="00232023">
                <w:br/>
                <w:delText>If log content is not empty</w:delText>
              </w:r>
              <w:r w:rsidDel="00232023">
                <w:br/>
                <w:delText xml:space="preserve">     writing log content to file by invoke method StreamWriteLine from IOWrapper class.</w:delText>
              </w:r>
            </w:del>
          </w:p>
        </w:tc>
      </w:tr>
    </w:tbl>
    <w:p w:rsidR="004025D7" w:rsidRDefault="004025D7" w:rsidP="004025D7">
      <w:pPr>
        <w:pStyle w:val="RefReq"/>
      </w:pPr>
      <w:r>
        <w:t xml:space="preserve">{Ref: </w:t>
      </w:r>
      <w:r w:rsidR="00630415">
        <w:t>N/A</w:t>
      </w:r>
      <w:r>
        <w:t>}</w:t>
      </w:r>
    </w:p>
    <w:p w:rsidR="004025D7" w:rsidRDefault="004025D7" w:rsidP="004025D7"/>
    <w:p w:rsidR="00A60102" w:rsidRDefault="00A60102" w:rsidP="004025D7">
      <w:pPr>
        <w:pStyle w:val="Heading2"/>
        <w:rPr>
          <w:ins w:id="1963" w:author="Pham Minh Tu" w:date="2019-12-27T09:23:00Z"/>
        </w:rPr>
      </w:pPr>
      <w:bookmarkStart w:id="1964" w:name="_Toc29218995"/>
      <w:ins w:id="1965" w:author="Pham Minh Tu" w:date="2019-12-27T09:22:00Z">
        <w:r>
          <w:t>Util</w:t>
        </w:r>
      </w:ins>
      <w:bookmarkEnd w:id="1964"/>
    </w:p>
    <w:p w:rsidR="00A60102" w:rsidRDefault="00A60102">
      <w:pPr>
        <w:pStyle w:val="Heading3"/>
        <w:rPr>
          <w:ins w:id="1966" w:author="Pham Minh Tu" w:date="2019-12-27T09:22:00Z"/>
        </w:rPr>
        <w:pPrChange w:id="1967" w:author="Pham Minh Tu" w:date="2019-12-27T09:22:00Z">
          <w:pPr>
            <w:pStyle w:val="Heading2"/>
          </w:pPr>
        </w:pPrChange>
      </w:pPr>
      <w:bookmarkStart w:id="1968" w:name="_Toc29218996"/>
      <w:ins w:id="1969" w:author="Pham Minh Tu" w:date="2019-12-27T09:22:00Z">
        <w:r>
          <w:t>UML</w:t>
        </w:r>
        <w:bookmarkEnd w:id="1968"/>
      </w:ins>
    </w:p>
    <w:p w:rsidR="00A60102" w:rsidRDefault="00A60102">
      <w:pPr>
        <w:rPr>
          <w:ins w:id="1970" w:author="Pham Minh Tu" w:date="2020-01-06T16:54:00Z"/>
        </w:rPr>
        <w:pPrChange w:id="1971" w:author="Pham Minh Tu" w:date="2019-12-27T09:22:00Z">
          <w:pPr>
            <w:pStyle w:val="Heading2"/>
          </w:pPr>
        </w:pPrChange>
      </w:pPr>
      <w:ins w:id="1972" w:author="Pham Minh Tu" w:date="2019-12-27T09:22:00Z">
        <w:r>
          <w:rPr>
            <w:noProof/>
            <w:lang w:eastAsia="en-US"/>
          </w:rPr>
          <w:drawing>
            <wp:inline distT="0" distB="0" distL="0" distR="0" wp14:anchorId="744F812E" wp14:editId="291BB8EC">
              <wp:extent cx="3569970" cy="13436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9970" cy="1343660"/>
                      </a:xfrm>
                      <a:prstGeom prst="rect">
                        <a:avLst/>
                      </a:prstGeom>
                      <a:noFill/>
                      <a:ln>
                        <a:noFill/>
                      </a:ln>
                    </pic:spPr>
                  </pic:pic>
                </a:graphicData>
              </a:graphic>
            </wp:inline>
          </w:drawing>
        </w:r>
      </w:ins>
    </w:p>
    <w:p w:rsidR="00D62584" w:rsidRPr="00DD02BA" w:rsidRDefault="00D62584" w:rsidP="00D62584">
      <w:pPr>
        <w:rPr>
          <w:ins w:id="1973" w:author="Pham Minh Tu" w:date="2020-01-06T16:54:00Z"/>
        </w:rPr>
      </w:pPr>
      <w:ins w:id="1974" w:author="Pham Minh Tu" w:date="2020-01-06T16:54:00Z">
        <w:r>
          <w:t xml:space="preserve">This component contain util classes like Contant class to define some contants is used in others component, StringUtils class </w:t>
        </w:r>
        <w:r w:rsidRPr="00A60102">
          <w:t>circumscribe</w:t>
        </w:r>
        <w:r>
          <w:t xml:space="preserve"> gain methods such as checking whether value follow to Syntax </w:t>
        </w:r>
        <w:r w:rsidRPr="00385DE0">
          <w:t>C</w:t>
        </w:r>
        <w:bookmarkStart w:id="1975" w:name="_GoBack"/>
        <w:bookmarkEnd w:id="1975"/>
        <w:r>
          <w:t xml:space="preserve"> or not, converting hex value to integer,…</w:t>
        </w:r>
      </w:ins>
    </w:p>
    <w:p w:rsidR="004025D7" w:rsidRDefault="004025D7">
      <w:pPr>
        <w:pStyle w:val="Heading3"/>
        <w:pPrChange w:id="1976" w:author="Pham Minh Tu" w:date="2019-12-27T09:22:00Z">
          <w:pPr>
            <w:pStyle w:val="Heading2"/>
          </w:pPr>
        </w:pPrChange>
      </w:pPr>
      <w:bookmarkStart w:id="1977" w:name="_Toc29218997"/>
      <w:r>
        <w:t>Renesas::Generator::MCALConfGen::CrossCutting::Util::Constant</w:t>
      </w:r>
      <w:bookmarkEnd w:id="197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Constant.cs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define common constant and is used by other class.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lastRenderedPageBreak/>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OFF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OFF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STD_ON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StdOn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STD_OFF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StdOff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ECUC_CONTAINER_VALUE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Ecuc container value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CONTAINERS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SUB_CONTAINERS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Subcontainer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ECUC_MODULE_CONFIGURATION_VALUES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Ecuc module configuration value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BSW_IMPLEMENTATION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Basic software implementation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BSW_MODULE_DESCRIPTION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Basic software module description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TRANSLATION_FILE_PATH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Translation file 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w:t>
            </w:r>
          </w:p>
        </w:tc>
        <w:tc>
          <w:tcPr>
            <w:tcW w:w="3739" w:type="dxa"/>
            <w:shd w:val="clear" w:color="auto" w:fill="auto"/>
            <w:vAlign w:val="center"/>
          </w:tcPr>
          <w:p w:rsidR="004025D7" w:rsidRDefault="004025D7" w:rsidP="00CD1F8E">
            <w:pPr>
              <w:spacing w:afterAutospacing="1"/>
            </w:pPr>
            <w:r>
              <w:t>DEVICE_FILE_PATH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Device file 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w:t>
            </w:r>
          </w:p>
        </w:tc>
        <w:tc>
          <w:tcPr>
            <w:tcW w:w="3739" w:type="dxa"/>
            <w:shd w:val="clear" w:color="auto" w:fill="auto"/>
            <w:vAlign w:val="center"/>
          </w:tcPr>
          <w:p w:rsidR="004025D7" w:rsidRDefault="004025D7" w:rsidP="00CD1F8E">
            <w:pPr>
              <w:spacing w:afterAutospacing="1"/>
            </w:pPr>
            <w:r>
              <w:t>TWO</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TWO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w:t>
            </w:r>
          </w:p>
        </w:tc>
        <w:tc>
          <w:tcPr>
            <w:tcW w:w="3739" w:type="dxa"/>
            <w:shd w:val="clear" w:color="auto" w:fill="auto"/>
            <w:vAlign w:val="center"/>
          </w:tcPr>
          <w:p w:rsidR="004025D7" w:rsidRDefault="004025D7" w:rsidP="00CD1F8E">
            <w:pPr>
              <w:spacing w:afterAutospacing="1"/>
            </w:pPr>
            <w:r>
              <w:t>ONE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ONE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(15)</w:t>
            </w:r>
          </w:p>
        </w:tc>
        <w:tc>
          <w:tcPr>
            <w:tcW w:w="3739" w:type="dxa"/>
            <w:shd w:val="clear" w:color="auto" w:fill="auto"/>
            <w:vAlign w:val="center"/>
          </w:tcPr>
          <w:p w:rsidR="004025D7" w:rsidRDefault="004025D7" w:rsidP="00CD1F8E">
            <w:pPr>
              <w:spacing w:afterAutospacing="1"/>
            </w:pPr>
            <w:r>
              <w:t>ZERO</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ZERO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(16)</w:t>
            </w:r>
          </w:p>
        </w:tc>
        <w:tc>
          <w:tcPr>
            <w:tcW w:w="3739" w:type="dxa"/>
            <w:shd w:val="clear" w:color="auto" w:fill="auto"/>
            <w:vAlign w:val="center"/>
          </w:tcPr>
          <w:p w:rsidR="004025D7" w:rsidRDefault="004025D7" w:rsidP="00CD1F8E">
            <w:pPr>
              <w:spacing w:afterAutospacing="1"/>
            </w:pPr>
            <w:r>
              <w:t>TRUE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TRUE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(17)</w:t>
            </w:r>
          </w:p>
        </w:tc>
        <w:tc>
          <w:tcPr>
            <w:tcW w:w="3739" w:type="dxa"/>
            <w:shd w:val="clear" w:color="auto" w:fill="auto"/>
            <w:vAlign w:val="center"/>
          </w:tcPr>
          <w:p w:rsidR="004025D7" w:rsidRDefault="004025D7" w:rsidP="00CD1F8E">
            <w:pPr>
              <w:spacing w:afterAutospacing="1"/>
            </w:pPr>
            <w:r>
              <w:t>FALSE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FALSE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(18)</w:t>
            </w:r>
          </w:p>
        </w:tc>
        <w:tc>
          <w:tcPr>
            <w:tcW w:w="3739" w:type="dxa"/>
            <w:shd w:val="clear" w:color="auto" w:fill="auto"/>
            <w:vAlign w:val="center"/>
          </w:tcPr>
          <w:p w:rsidR="004025D7" w:rsidRDefault="004025D7" w:rsidP="00CD1F8E">
            <w:pPr>
              <w:spacing w:afterAutospacing="1"/>
            </w:pPr>
            <w:r>
              <w:t>IOREG</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IOREG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(19)</w:t>
            </w:r>
          </w:p>
        </w:tc>
        <w:tc>
          <w:tcPr>
            <w:tcW w:w="3739" w:type="dxa"/>
            <w:shd w:val="clear" w:color="auto" w:fill="auto"/>
            <w:vAlign w:val="center"/>
          </w:tcPr>
          <w:p w:rsidR="004025D7" w:rsidRDefault="004025D7" w:rsidP="00CD1F8E">
            <w:pPr>
              <w:spacing w:afterAutospacing="1"/>
            </w:pPr>
            <w:r>
              <w:t>OPTION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OPTION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(20)</w:t>
            </w:r>
          </w:p>
        </w:tc>
        <w:tc>
          <w:tcPr>
            <w:tcW w:w="3739" w:type="dxa"/>
            <w:shd w:val="clear" w:color="auto" w:fill="auto"/>
            <w:vAlign w:val="center"/>
          </w:tcPr>
          <w:p w:rsidR="004025D7" w:rsidRDefault="004025D7" w:rsidP="00CD1F8E">
            <w:pPr>
              <w:spacing w:afterAutospacing="1"/>
            </w:pPr>
            <w:r>
              <w:t>INPUT_FILE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Input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(21)</w:t>
            </w:r>
          </w:p>
        </w:tc>
        <w:tc>
          <w:tcPr>
            <w:tcW w:w="3739" w:type="dxa"/>
            <w:shd w:val="clear" w:color="auto" w:fill="auto"/>
            <w:vAlign w:val="center"/>
          </w:tcPr>
          <w:p w:rsidR="004025D7" w:rsidRDefault="004025D7" w:rsidP="00CD1F8E">
            <w:pPr>
              <w:spacing w:afterAutospacing="1"/>
            </w:pPr>
            <w:r>
              <w:t>AR_RELEASE_VERSION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Ar release version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(22)</w:t>
            </w:r>
          </w:p>
        </w:tc>
        <w:tc>
          <w:tcPr>
            <w:tcW w:w="3739" w:type="dxa"/>
            <w:shd w:val="clear" w:color="auto" w:fill="auto"/>
            <w:vAlign w:val="center"/>
          </w:tcPr>
          <w:p w:rsidR="004025D7" w:rsidRDefault="004025D7" w:rsidP="00CD1F8E">
            <w:pPr>
              <w:spacing w:afterAutospacing="1"/>
            </w:pPr>
            <w:r>
              <w:t>SW_VERSION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Ar software version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(23)</w:t>
            </w:r>
          </w:p>
        </w:tc>
        <w:tc>
          <w:tcPr>
            <w:tcW w:w="3739" w:type="dxa"/>
            <w:shd w:val="clear" w:color="auto" w:fill="auto"/>
            <w:vAlign w:val="center"/>
          </w:tcPr>
          <w:p w:rsidR="004025D7" w:rsidRDefault="004025D7" w:rsidP="00CD1F8E">
            <w:pPr>
              <w:spacing w:afterAutospacing="1"/>
            </w:pPr>
            <w:r>
              <w:t>VENDOR_ID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Vendor id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(24)</w:t>
            </w:r>
          </w:p>
        </w:tc>
        <w:tc>
          <w:tcPr>
            <w:tcW w:w="3739" w:type="dxa"/>
            <w:shd w:val="clear" w:color="auto" w:fill="auto"/>
            <w:vAlign w:val="center"/>
          </w:tcPr>
          <w:p w:rsidR="004025D7" w:rsidRDefault="004025D7" w:rsidP="00CD1F8E">
            <w:pPr>
              <w:spacing w:afterAutospacing="1"/>
            </w:pPr>
            <w:r>
              <w:t>MODULE_ID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Module id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(25)</w:t>
            </w:r>
          </w:p>
        </w:tc>
        <w:tc>
          <w:tcPr>
            <w:tcW w:w="3739" w:type="dxa"/>
            <w:shd w:val="clear" w:color="auto" w:fill="auto"/>
            <w:vAlign w:val="center"/>
          </w:tcPr>
          <w:p w:rsidR="004025D7" w:rsidRDefault="004025D7" w:rsidP="00CD1F8E">
            <w:pPr>
              <w:spacing w:afterAutospacing="1"/>
            </w:pPr>
            <w:r>
              <w:t>EXIT_DUE_CMD_ERROR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Exit due to command line error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(26)</w:t>
            </w:r>
          </w:p>
        </w:tc>
        <w:tc>
          <w:tcPr>
            <w:tcW w:w="3739" w:type="dxa"/>
            <w:shd w:val="clear" w:color="auto" w:fill="auto"/>
            <w:vAlign w:val="center"/>
          </w:tcPr>
          <w:p w:rsidR="004025D7" w:rsidRDefault="004025D7" w:rsidP="00CD1F8E">
            <w:pPr>
              <w:spacing w:afterAutospacing="1"/>
            </w:pPr>
            <w:r>
              <w:t>EXIT_SUCCESSFUL</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Exit successful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(27)</w:t>
            </w:r>
          </w:p>
        </w:tc>
        <w:tc>
          <w:tcPr>
            <w:tcW w:w="3739" w:type="dxa"/>
            <w:shd w:val="clear" w:color="auto" w:fill="auto"/>
            <w:vAlign w:val="center"/>
          </w:tcPr>
          <w:p w:rsidR="004025D7" w:rsidRDefault="004025D7" w:rsidP="00CD1F8E">
            <w:pPr>
              <w:spacing w:afterAutospacing="1"/>
            </w:pPr>
            <w:r>
              <w:t>EXIT_SUCCESSFUL_WITH_WARNINGS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Exit successful with warnings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(28)</w:t>
            </w:r>
          </w:p>
        </w:tc>
        <w:tc>
          <w:tcPr>
            <w:tcW w:w="3739" w:type="dxa"/>
            <w:shd w:val="clear" w:color="auto" w:fill="auto"/>
            <w:vAlign w:val="center"/>
          </w:tcPr>
          <w:p w:rsidR="004025D7" w:rsidRDefault="004025D7" w:rsidP="00CD1F8E">
            <w:pPr>
              <w:spacing w:afterAutospacing="1"/>
            </w:pPr>
            <w:r>
              <w:t>EXIT_DUE_INPUT_FILES_ERROR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Exit due to input files error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(29)</w:t>
            </w:r>
          </w:p>
        </w:tc>
        <w:tc>
          <w:tcPr>
            <w:tcW w:w="3739" w:type="dxa"/>
            <w:shd w:val="clear" w:color="auto" w:fill="auto"/>
            <w:vAlign w:val="center"/>
          </w:tcPr>
          <w:p w:rsidR="004025D7" w:rsidRDefault="004025D7" w:rsidP="00CD1F8E">
            <w:pPr>
              <w:spacing w:afterAutospacing="1"/>
            </w:pPr>
            <w:r>
              <w:t>EXIT_DUE_STRUCTURE_GENERATION_ERROR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Exit due to structure generation error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(30)</w:t>
            </w:r>
          </w:p>
        </w:tc>
        <w:tc>
          <w:tcPr>
            <w:tcW w:w="3739" w:type="dxa"/>
            <w:shd w:val="clear" w:color="auto" w:fill="auto"/>
            <w:vAlign w:val="center"/>
          </w:tcPr>
          <w:p w:rsidR="004025D7" w:rsidRDefault="004025D7" w:rsidP="00CD1F8E">
            <w:pPr>
              <w:spacing w:afterAutospacing="1"/>
            </w:pPr>
            <w:r>
              <w:t>EXIT_DUE_OVERWRITTEN_FILE_ERROR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Exit due to overwritten file error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(31)</w:t>
            </w:r>
          </w:p>
        </w:tc>
        <w:tc>
          <w:tcPr>
            <w:tcW w:w="3739" w:type="dxa"/>
            <w:shd w:val="clear" w:color="auto" w:fill="auto"/>
            <w:vAlign w:val="center"/>
          </w:tcPr>
          <w:p w:rsidR="004025D7" w:rsidRDefault="004025D7" w:rsidP="00CD1F8E">
            <w:pPr>
              <w:spacing w:afterAutospacing="1"/>
            </w:pPr>
            <w:r>
              <w:t>EXIT_DUE_UNCOMPATIBLE_DLL</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Exit due to uncompatible with DLL file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(32)</w:t>
            </w:r>
          </w:p>
        </w:tc>
        <w:tc>
          <w:tcPr>
            <w:tcW w:w="3739" w:type="dxa"/>
            <w:shd w:val="clear" w:color="auto" w:fill="auto"/>
            <w:vAlign w:val="center"/>
          </w:tcPr>
          <w:p w:rsidR="004025D7" w:rsidRDefault="004025D7" w:rsidP="00CD1F8E">
            <w:pPr>
              <w:spacing w:afterAutospacing="1"/>
            </w:pPr>
            <w:r>
              <w:t>EXIT_DUE_CRASH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Exit due to unknown error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(33)</w:t>
            </w:r>
          </w:p>
        </w:tc>
        <w:tc>
          <w:tcPr>
            <w:tcW w:w="3739" w:type="dxa"/>
            <w:shd w:val="clear" w:color="auto" w:fill="auto"/>
            <w:vAlign w:val="center"/>
          </w:tcPr>
          <w:p w:rsidR="004025D7" w:rsidRDefault="004025D7" w:rsidP="00CD1F8E">
            <w:pPr>
              <w:spacing w:afterAutospacing="1"/>
            </w:pPr>
            <w:r>
              <w:t>EXIT_DUE_DLL_NOT_FOUND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Exit due to DLL file not found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(34)</w:t>
            </w:r>
          </w:p>
        </w:tc>
        <w:tc>
          <w:tcPr>
            <w:tcW w:w="3739" w:type="dxa"/>
            <w:shd w:val="clear" w:color="auto" w:fill="auto"/>
            <w:vAlign w:val="center"/>
          </w:tcPr>
          <w:p w:rsidR="004025D7" w:rsidRDefault="004025D7" w:rsidP="00CD1F8E">
            <w:pPr>
              <w:spacing w:afterAutospacing="1"/>
            </w:pPr>
            <w:r>
              <w:t>AR_PACKAGE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Ar package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(35)</w:t>
            </w:r>
          </w:p>
        </w:tc>
        <w:tc>
          <w:tcPr>
            <w:tcW w:w="3739" w:type="dxa"/>
            <w:shd w:val="clear" w:color="auto" w:fill="auto"/>
            <w:vAlign w:val="center"/>
          </w:tcPr>
          <w:p w:rsidR="004025D7" w:rsidRDefault="004025D7" w:rsidP="00CD1F8E">
            <w:pPr>
              <w:spacing w:afterAutospacing="1"/>
            </w:pPr>
            <w:r>
              <w:t>AR_PACKAGES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Ar packages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(36)</w:t>
            </w:r>
          </w:p>
        </w:tc>
        <w:tc>
          <w:tcPr>
            <w:tcW w:w="3739" w:type="dxa"/>
            <w:shd w:val="clear" w:color="auto" w:fill="auto"/>
            <w:vAlign w:val="center"/>
          </w:tcPr>
          <w:p w:rsidR="004025D7" w:rsidRDefault="004025D7" w:rsidP="00CD1F8E">
            <w:pPr>
              <w:spacing w:afterAutospacing="1"/>
            </w:pPr>
            <w:r>
              <w:t>ELEMENTS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Elements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(37)</w:t>
            </w:r>
          </w:p>
        </w:tc>
        <w:tc>
          <w:tcPr>
            <w:tcW w:w="3739" w:type="dxa"/>
            <w:shd w:val="clear" w:color="auto" w:fill="auto"/>
            <w:vAlign w:val="center"/>
          </w:tcPr>
          <w:p w:rsidR="004025D7" w:rsidRDefault="004025D7" w:rsidP="00CD1F8E">
            <w:pPr>
              <w:spacing w:afterAutospacing="1"/>
            </w:pPr>
            <w:r>
              <w:t>SHORT_NAME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Short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(38)</w:t>
            </w:r>
          </w:p>
        </w:tc>
        <w:tc>
          <w:tcPr>
            <w:tcW w:w="3739" w:type="dxa"/>
            <w:shd w:val="clear" w:color="auto" w:fill="auto"/>
            <w:vAlign w:val="center"/>
          </w:tcPr>
          <w:p w:rsidR="004025D7" w:rsidRDefault="004025D7" w:rsidP="00CD1F8E">
            <w:pPr>
              <w:spacing w:afterAutospacing="1"/>
            </w:pPr>
            <w:r>
              <w:t>ECUC_VALUE_COLLECTION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Ecuc value collection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(39)</w:t>
            </w:r>
          </w:p>
        </w:tc>
        <w:tc>
          <w:tcPr>
            <w:tcW w:w="3739" w:type="dxa"/>
            <w:shd w:val="clear" w:color="auto" w:fill="auto"/>
            <w:vAlign w:val="center"/>
          </w:tcPr>
          <w:p w:rsidR="004025D7" w:rsidRDefault="004025D7" w:rsidP="00CD1F8E">
            <w:pPr>
              <w:spacing w:afterAutospacing="1"/>
            </w:pPr>
            <w:r>
              <w:t>BOOL_DATA_TYPE_MARKED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Mark for ECUC BOOLEAN PARAM DEF attribute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(40)</w:t>
            </w:r>
          </w:p>
        </w:tc>
        <w:tc>
          <w:tcPr>
            <w:tcW w:w="3739" w:type="dxa"/>
            <w:shd w:val="clear" w:color="auto" w:fill="auto"/>
            <w:vAlign w:val="center"/>
          </w:tcPr>
          <w:p w:rsidR="004025D7" w:rsidRDefault="004025D7" w:rsidP="00CD1F8E">
            <w:pPr>
              <w:spacing w:afterAutospacing="1"/>
            </w:pPr>
            <w:r>
              <w:t>FLOAT_DATA_TYPE_MARKED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Mark for ECUC_FLOAT_PARAM_DEF attribute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(41)</w:t>
            </w:r>
          </w:p>
        </w:tc>
        <w:tc>
          <w:tcPr>
            <w:tcW w:w="3739" w:type="dxa"/>
            <w:shd w:val="clear" w:color="auto" w:fill="auto"/>
            <w:vAlign w:val="center"/>
          </w:tcPr>
          <w:p w:rsidR="004025D7" w:rsidRDefault="004025D7" w:rsidP="00CD1F8E">
            <w:pPr>
              <w:spacing w:afterAutospacing="1"/>
            </w:pPr>
            <w:r>
              <w:t>ECUC_INTEGER_PARAM_DEF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Mark for ECUC_INTEGER_PARAM_DEF attribute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(42)</w:t>
            </w:r>
          </w:p>
        </w:tc>
        <w:tc>
          <w:tcPr>
            <w:tcW w:w="3739" w:type="dxa"/>
            <w:shd w:val="clear" w:color="auto" w:fill="auto"/>
            <w:vAlign w:val="center"/>
          </w:tcPr>
          <w:p w:rsidR="004025D7" w:rsidRDefault="004025D7" w:rsidP="00CD1F8E">
            <w:pPr>
              <w:spacing w:afterAutospacing="1"/>
            </w:pPr>
            <w:r>
              <w:t>ECUC_STRING_PARAM_DEF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Mark for ECUC_STRING_PARAM_DEF attribute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(43)</w:t>
            </w:r>
          </w:p>
        </w:tc>
        <w:tc>
          <w:tcPr>
            <w:tcW w:w="3739" w:type="dxa"/>
            <w:shd w:val="clear" w:color="auto" w:fill="auto"/>
            <w:vAlign w:val="center"/>
          </w:tcPr>
          <w:p w:rsidR="004025D7" w:rsidRDefault="004025D7" w:rsidP="00CD1F8E">
            <w:pPr>
              <w:spacing w:afterAutospacing="1"/>
            </w:pPr>
            <w:r>
              <w:t>ECUC_LINKER_SYMBOL_DEF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Mark for ECUC_LINKER_SYMBOL_DEF attribute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(44)</w:t>
            </w:r>
          </w:p>
        </w:tc>
        <w:tc>
          <w:tcPr>
            <w:tcW w:w="3739" w:type="dxa"/>
            <w:shd w:val="clear" w:color="auto" w:fill="auto"/>
            <w:vAlign w:val="center"/>
          </w:tcPr>
          <w:p w:rsidR="004025D7" w:rsidRDefault="004025D7" w:rsidP="00CD1F8E">
            <w:pPr>
              <w:spacing w:afterAutospacing="1"/>
            </w:pPr>
            <w:r>
              <w:t>ECUC_FUNCTION_NAME_DEF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Mark for ECUC_FUNCTION_NAME_DEF attribute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(45)</w:t>
            </w:r>
          </w:p>
        </w:tc>
        <w:tc>
          <w:tcPr>
            <w:tcW w:w="3739" w:type="dxa"/>
            <w:shd w:val="clear" w:color="auto" w:fill="auto"/>
            <w:vAlign w:val="center"/>
          </w:tcPr>
          <w:p w:rsidR="004025D7" w:rsidRDefault="004025D7" w:rsidP="00CD1F8E">
            <w:pPr>
              <w:spacing w:afterAutospacing="1"/>
            </w:pPr>
            <w:r>
              <w:t>ECUC_ENUMERATION_PARAM_DEF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Mark for ECUC_ENUMERATION_PARAM_DEF attribute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(46)</w:t>
            </w:r>
          </w:p>
        </w:tc>
        <w:tc>
          <w:tcPr>
            <w:tcW w:w="3739" w:type="dxa"/>
            <w:shd w:val="clear" w:color="auto" w:fill="auto"/>
            <w:vAlign w:val="center"/>
          </w:tcPr>
          <w:p w:rsidR="004025D7" w:rsidRDefault="004025D7" w:rsidP="00CD1F8E">
            <w:pPr>
              <w:spacing w:afterAutospacing="1"/>
            </w:pPr>
            <w:r>
              <w:t>ECUC_ENUMERATION_LITERAL_DEF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Mark for ECUC_ENUMERATION_LITERAL_DEF attribute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(47)</w:t>
            </w:r>
          </w:p>
        </w:tc>
        <w:tc>
          <w:tcPr>
            <w:tcW w:w="3739" w:type="dxa"/>
            <w:shd w:val="clear" w:color="auto" w:fill="auto"/>
            <w:vAlign w:val="center"/>
          </w:tcPr>
          <w:p w:rsidR="004025D7" w:rsidRDefault="004025D7" w:rsidP="00CD1F8E">
            <w:pPr>
              <w:spacing w:afterAutospacing="1"/>
            </w:pPr>
            <w:r>
              <w:t>ECUC_SYMBOLIC_NAME_REFERENCE_DEF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Mark for ECUC_SYMBOLIC_NAME_REFERENCE_DEF attribute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(48)</w:t>
            </w:r>
          </w:p>
        </w:tc>
        <w:tc>
          <w:tcPr>
            <w:tcW w:w="3739" w:type="dxa"/>
            <w:shd w:val="clear" w:color="auto" w:fill="auto"/>
            <w:vAlign w:val="center"/>
          </w:tcPr>
          <w:p w:rsidR="004025D7" w:rsidRDefault="004025D7" w:rsidP="00CD1F8E">
            <w:pPr>
              <w:spacing w:afterAutospacing="1"/>
            </w:pPr>
            <w:r>
              <w:t>ECUC_URI_REFERENCE_DEF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Mark for ECUC_URI_REFERENCE_DEF attribute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(49)</w:t>
            </w:r>
          </w:p>
        </w:tc>
        <w:tc>
          <w:tcPr>
            <w:tcW w:w="3739" w:type="dxa"/>
            <w:shd w:val="clear" w:color="auto" w:fill="auto"/>
            <w:vAlign w:val="center"/>
          </w:tcPr>
          <w:p w:rsidR="004025D7" w:rsidRDefault="004025D7" w:rsidP="00CD1F8E">
            <w:pPr>
              <w:spacing w:afterAutospacing="1"/>
            </w:pPr>
            <w:r>
              <w:t>ECUC_ADD_INFO_PARAM_DEF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Mark for ECUC_ADD_INFO_PARAM_DEF attribute CDF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(50)</w:t>
            </w:r>
          </w:p>
        </w:tc>
        <w:tc>
          <w:tcPr>
            <w:tcW w:w="3739" w:type="dxa"/>
            <w:shd w:val="clear" w:color="auto" w:fill="auto"/>
            <w:vAlign w:val="center"/>
          </w:tcPr>
          <w:p w:rsidR="004025D7" w:rsidRDefault="004025D7" w:rsidP="00CD1F8E">
            <w:pPr>
              <w:spacing w:afterAutospacing="1"/>
            </w:pPr>
            <w:r>
              <w:t>AR_VERSION_4_2_2</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AutoSar Version 4.2.2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(51)</w:t>
            </w:r>
          </w:p>
        </w:tc>
        <w:tc>
          <w:tcPr>
            <w:tcW w:w="3739" w:type="dxa"/>
            <w:shd w:val="clear" w:color="auto" w:fill="auto"/>
            <w:vAlign w:val="center"/>
          </w:tcPr>
          <w:p w:rsidR="004025D7" w:rsidRDefault="004025D7" w:rsidP="00CD1F8E">
            <w:pPr>
              <w:spacing w:afterAutospacing="1"/>
            </w:pPr>
            <w:r>
              <w:t>AR_VERSION_4_0_3</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AutoSar Version 4.0.3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(52)</w:t>
            </w:r>
          </w:p>
        </w:tc>
        <w:tc>
          <w:tcPr>
            <w:tcW w:w="3739" w:type="dxa"/>
            <w:shd w:val="clear" w:color="auto" w:fill="auto"/>
            <w:vAlign w:val="center"/>
          </w:tcPr>
          <w:p w:rsidR="004025D7" w:rsidRDefault="004025D7" w:rsidP="00CD1F8E">
            <w:pPr>
              <w:spacing w:afterAutospacing="1"/>
            </w:pPr>
            <w:r>
              <w:t>TOOL_VERSION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Generation tool version control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(53)</w:t>
            </w:r>
          </w:p>
        </w:tc>
        <w:tc>
          <w:tcPr>
            <w:tcW w:w="3739" w:type="dxa"/>
            <w:shd w:val="clear" w:color="auto" w:fill="auto"/>
            <w:vAlign w:val="center"/>
          </w:tcPr>
          <w:p w:rsidR="004025D7" w:rsidRDefault="004025D7" w:rsidP="00CD1F8E">
            <w:pPr>
              <w:spacing w:afterAutospacing="1"/>
            </w:pPr>
            <w:r>
              <w:t>ALL_OBJECT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Select all object related to Autosar Version and Device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(54)</w:t>
            </w:r>
          </w:p>
        </w:tc>
        <w:tc>
          <w:tcPr>
            <w:tcW w:w="3739" w:type="dxa"/>
            <w:shd w:val="clear" w:color="auto" w:fill="auto"/>
            <w:vAlign w:val="center"/>
          </w:tcPr>
          <w:p w:rsidR="004025D7" w:rsidRDefault="004025D7" w:rsidP="00CD1F8E">
            <w:pPr>
              <w:spacing w:afterAutospacing="1"/>
            </w:pPr>
            <w:r>
              <w:t>DEVICE_NAME_D1L</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D1L family.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(55)</w:t>
            </w:r>
          </w:p>
        </w:tc>
        <w:tc>
          <w:tcPr>
            <w:tcW w:w="3739" w:type="dxa"/>
            <w:shd w:val="clear" w:color="auto" w:fill="auto"/>
            <w:vAlign w:val="center"/>
          </w:tcPr>
          <w:p w:rsidR="004025D7" w:rsidRDefault="004025D7" w:rsidP="00CD1F8E">
            <w:pPr>
              <w:spacing w:afterAutospacing="1"/>
            </w:pPr>
            <w:r>
              <w:t>DEVICE_NAME_D1L1</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D1L1 series.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(56)</w:t>
            </w:r>
          </w:p>
        </w:tc>
        <w:tc>
          <w:tcPr>
            <w:tcW w:w="3739" w:type="dxa"/>
            <w:shd w:val="clear" w:color="auto" w:fill="auto"/>
            <w:vAlign w:val="center"/>
          </w:tcPr>
          <w:p w:rsidR="004025D7" w:rsidRDefault="004025D7" w:rsidP="00CD1F8E">
            <w:pPr>
              <w:spacing w:afterAutospacing="1"/>
            </w:pPr>
            <w:r>
              <w:t>DEVICE_NAME_D1L2</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D1L2 series.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(57)</w:t>
            </w:r>
          </w:p>
        </w:tc>
        <w:tc>
          <w:tcPr>
            <w:tcW w:w="3739" w:type="dxa"/>
            <w:shd w:val="clear" w:color="auto" w:fill="auto"/>
            <w:vAlign w:val="center"/>
          </w:tcPr>
          <w:p w:rsidR="004025D7" w:rsidRDefault="004025D7" w:rsidP="00CD1F8E">
            <w:pPr>
              <w:spacing w:afterAutospacing="1"/>
            </w:pPr>
            <w:r>
              <w:t>DEVICE_NAME_D1L2H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D1L2H series.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(58)</w:t>
            </w:r>
          </w:p>
        </w:tc>
        <w:tc>
          <w:tcPr>
            <w:tcW w:w="3739" w:type="dxa"/>
            <w:shd w:val="clear" w:color="auto" w:fill="auto"/>
            <w:vAlign w:val="center"/>
          </w:tcPr>
          <w:p w:rsidR="004025D7" w:rsidRDefault="004025D7" w:rsidP="00CD1F8E">
            <w:pPr>
              <w:spacing w:afterAutospacing="1"/>
            </w:pPr>
            <w:r>
              <w:t>DEVICE_NAME_D1M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D1M family.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(59)</w:t>
            </w:r>
          </w:p>
        </w:tc>
        <w:tc>
          <w:tcPr>
            <w:tcW w:w="3739" w:type="dxa"/>
            <w:shd w:val="clear" w:color="auto" w:fill="auto"/>
            <w:vAlign w:val="center"/>
          </w:tcPr>
          <w:p w:rsidR="004025D7" w:rsidRDefault="004025D7" w:rsidP="00CD1F8E">
            <w:pPr>
              <w:spacing w:afterAutospacing="1"/>
            </w:pPr>
            <w:r>
              <w:t>DEVICE_NAME_D1M1</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D1M1 series.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(60)</w:t>
            </w:r>
          </w:p>
        </w:tc>
        <w:tc>
          <w:tcPr>
            <w:tcW w:w="3739" w:type="dxa"/>
            <w:shd w:val="clear" w:color="auto" w:fill="auto"/>
            <w:vAlign w:val="center"/>
          </w:tcPr>
          <w:p w:rsidR="004025D7" w:rsidRDefault="004025D7" w:rsidP="00CD1F8E">
            <w:pPr>
              <w:spacing w:afterAutospacing="1"/>
            </w:pPr>
            <w:r>
              <w:t>DEVICE_NAME_D1M1H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D1M1H series.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(61)</w:t>
            </w:r>
          </w:p>
        </w:tc>
        <w:tc>
          <w:tcPr>
            <w:tcW w:w="3739" w:type="dxa"/>
            <w:shd w:val="clear" w:color="auto" w:fill="auto"/>
            <w:vAlign w:val="center"/>
          </w:tcPr>
          <w:p w:rsidR="004025D7" w:rsidRDefault="004025D7" w:rsidP="00CD1F8E">
            <w:pPr>
              <w:spacing w:afterAutospacing="1"/>
            </w:pPr>
            <w:r>
              <w:t>DEVICE_NAME_D1M1V2</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D1M1V2 series.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(62)</w:t>
            </w:r>
          </w:p>
        </w:tc>
        <w:tc>
          <w:tcPr>
            <w:tcW w:w="3739" w:type="dxa"/>
            <w:shd w:val="clear" w:color="auto" w:fill="auto"/>
            <w:vAlign w:val="center"/>
          </w:tcPr>
          <w:p w:rsidR="004025D7" w:rsidRDefault="004025D7" w:rsidP="00CD1F8E">
            <w:pPr>
              <w:spacing w:afterAutospacing="1"/>
            </w:pPr>
            <w:r>
              <w:t>DEVICE_NAME_D1M1A</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D1M1A series.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(63)</w:t>
            </w:r>
          </w:p>
        </w:tc>
        <w:tc>
          <w:tcPr>
            <w:tcW w:w="3739" w:type="dxa"/>
            <w:shd w:val="clear" w:color="auto" w:fill="auto"/>
            <w:vAlign w:val="center"/>
          </w:tcPr>
          <w:p w:rsidR="004025D7" w:rsidRDefault="004025D7" w:rsidP="00CD1F8E">
            <w:pPr>
              <w:spacing w:afterAutospacing="1"/>
            </w:pPr>
            <w:r>
              <w:t>DEVICE_NAME_D1M2</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D1M2 series.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(64)</w:t>
            </w:r>
          </w:p>
        </w:tc>
        <w:tc>
          <w:tcPr>
            <w:tcW w:w="3739" w:type="dxa"/>
            <w:shd w:val="clear" w:color="auto" w:fill="auto"/>
            <w:vAlign w:val="center"/>
          </w:tcPr>
          <w:p w:rsidR="004025D7" w:rsidRDefault="004025D7" w:rsidP="00CD1F8E">
            <w:pPr>
              <w:spacing w:afterAutospacing="1"/>
            </w:pPr>
            <w:r>
              <w:t>DEVICE_NAME_D1M2H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D1M2H series.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(65)</w:t>
            </w:r>
          </w:p>
        </w:tc>
        <w:tc>
          <w:tcPr>
            <w:tcW w:w="3739" w:type="dxa"/>
            <w:shd w:val="clear" w:color="auto" w:fill="auto"/>
            <w:vAlign w:val="center"/>
          </w:tcPr>
          <w:p w:rsidR="004025D7" w:rsidRDefault="004025D7" w:rsidP="00CD1F8E">
            <w:pPr>
              <w:spacing w:afterAutospacing="1"/>
            </w:pPr>
            <w:r>
              <w:t>DEVICE_NAME_D1S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D1S family.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(66)</w:t>
            </w:r>
          </w:p>
        </w:tc>
        <w:tc>
          <w:tcPr>
            <w:tcW w:w="3739" w:type="dxa"/>
            <w:shd w:val="clear" w:color="auto" w:fill="auto"/>
            <w:vAlign w:val="center"/>
          </w:tcPr>
          <w:p w:rsidR="004025D7" w:rsidRDefault="004025D7" w:rsidP="00CD1F8E">
            <w:pPr>
              <w:spacing w:afterAutospacing="1"/>
            </w:pPr>
            <w:r>
              <w:t>DEVICE_NAME_D1S1</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List of device name D1S1 series.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(67)</w:t>
            </w:r>
          </w:p>
        </w:tc>
        <w:tc>
          <w:tcPr>
            <w:tcW w:w="3739" w:type="dxa"/>
            <w:shd w:val="clear" w:color="auto" w:fill="auto"/>
            <w:vAlign w:val="center"/>
          </w:tcPr>
          <w:p w:rsidR="004025D7" w:rsidRDefault="004025D7" w:rsidP="00CD1F8E">
            <w:pPr>
              <w:spacing w:afterAutospacing="1"/>
            </w:pPr>
            <w:r>
              <w:t>ModuleOption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Option of module such as -m, -module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(68)</w:t>
            </w:r>
          </w:p>
        </w:tc>
        <w:tc>
          <w:tcPr>
            <w:tcW w:w="3739" w:type="dxa"/>
            <w:shd w:val="clear" w:color="auto" w:fill="auto"/>
            <w:vAlign w:val="center"/>
          </w:tcPr>
          <w:p w:rsidR="004025D7" w:rsidRDefault="004025D7" w:rsidP="00CD1F8E">
            <w:pPr>
              <w:spacing w:afterAutospacing="1"/>
            </w:pPr>
            <w:r>
              <w:t>ConfigFileOption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(69)</w:t>
            </w:r>
          </w:p>
        </w:tc>
        <w:tc>
          <w:tcPr>
            <w:tcW w:w="3739" w:type="dxa"/>
            <w:shd w:val="clear" w:color="auto" w:fill="auto"/>
            <w:vAlign w:val="center"/>
          </w:tcPr>
          <w:p w:rsidR="004025D7" w:rsidRDefault="004025D7" w:rsidP="00CD1F8E">
            <w:pPr>
              <w:spacing w:afterAutospacing="1"/>
            </w:pPr>
            <w:r>
              <w:t>OutputOption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(70)</w:t>
            </w:r>
          </w:p>
        </w:tc>
        <w:tc>
          <w:tcPr>
            <w:tcW w:w="3739" w:type="dxa"/>
            <w:shd w:val="clear" w:color="auto" w:fill="auto"/>
            <w:vAlign w:val="center"/>
          </w:tcPr>
          <w:p w:rsidR="004025D7" w:rsidRDefault="004025D7" w:rsidP="00CD1F8E">
            <w:pPr>
              <w:spacing w:afterAutospacing="1"/>
            </w:pPr>
            <w:r>
              <w:t>FilterOption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(71)</w:t>
            </w:r>
          </w:p>
        </w:tc>
        <w:tc>
          <w:tcPr>
            <w:tcW w:w="3739" w:type="dxa"/>
            <w:shd w:val="clear" w:color="auto" w:fill="auto"/>
            <w:vAlign w:val="center"/>
          </w:tcPr>
          <w:p w:rsidR="004025D7" w:rsidRDefault="004025D7" w:rsidP="00CD1F8E">
            <w:pPr>
              <w:spacing w:afterAutospacing="1"/>
            </w:pPr>
            <w:r>
              <w:t>HelpOption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(72)</w:t>
            </w:r>
          </w:p>
        </w:tc>
        <w:tc>
          <w:tcPr>
            <w:tcW w:w="3739" w:type="dxa"/>
            <w:shd w:val="clear" w:color="auto" w:fill="auto"/>
            <w:vAlign w:val="center"/>
          </w:tcPr>
          <w:p w:rsidR="004025D7" w:rsidRDefault="004025D7" w:rsidP="00CD1F8E">
            <w:pPr>
              <w:spacing w:afterAutospacing="1"/>
            </w:pPr>
            <w:r>
              <w:t>DryrunOption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(73)</w:t>
            </w:r>
          </w:p>
        </w:tc>
        <w:tc>
          <w:tcPr>
            <w:tcW w:w="3739" w:type="dxa"/>
            <w:shd w:val="clear" w:color="auto" w:fill="auto"/>
            <w:vAlign w:val="center"/>
          </w:tcPr>
          <w:p w:rsidR="004025D7" w:rsidRDefault="004025D7" w:rsidP="00CD1F8E">
            <w:pPr>
              <w:spacing w:afterAutospacing="1"/>
            </w:pPr>
            <w:r>
              <w:t>LogOption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(74)</w:t>
            </w:r>
          </w:p>
        </w:tc>
        <w:tc>
          <w:tcPr>
            <w:tcW w:w="3739" w:type="dxa"/>
            <w:shd w:val="clear" w:color="auto" w:fill="auto"/>
            <w:vAlign w:val="center"/>
          </w:tcPr>
          <w:p w:rsidR="004025D7" w:rsidRDefault="004025D7" w:rsidP="00CD1F8E">
            <w:pPr>
              <w:spacing w:afterAutospacing="1"/>
            </w:pPr>
            <w:r>
              <w:t>OutputIncSrcOption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(75)</w:t>
            </w:r>
          </w:p>
        </w:tc>
        <w:tc>
          <w:tcPr>
            <w:tcW w:w="3739" w:type="dxa"/>
            <w:shd w:val="clear" w:color="auto" w:fill="auto"/>
            <w:vAlign w:val="center"/>
          </w:tcPr>
          <w:p w:rsidR="004025D7" w:rsidRDefault="004025D7" w:rsidP="00CD1F8E">
            <w:pPr>
              <w:spacing w:afterAutospacing="1"/>
            </w:pPr>
            <w:r>
              <w:t>FILTER_RENESAS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(76)</w:t>
            </w:r>
          </w:p>
        </w:tc>
        <w:tc>
          <w:tcPr>
            <w:tcW w:w="3739" w:type="dxa"/>
            <w:shd w:val="clear" w:color="auto" w:fill="auto"/>
            <w:vAlign w:val="center"/>
          </w:tcPr>
          <w:p w:rsidR="004025D7" w:rsidRDefault="004025D7" w:rsidP="00CD1F8E">
            <w:pPr>
              <w:spacing w:afterAutospacing="1"/>
            </w:pPr>
            <w:r>
              <w:t>OUTPUT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(77)</w:t>
            </w:r>
          </w:p>
        </w:tc>
        <w:tc>
          <w:tcPr>
            <w:tcW w:w="3739" w:type="dxa"/>
            <w:shd w:val="clear" w:color="auto" w:fill="auto"/>
            <w:vAlign w:val="center"/>
          </w:tcPr>
          <w:p w:rsidR="004025D7" w:rsidRDefault="004025D7" w:rsidP="00CD1F8E">
            <w:pPr>
              <w:spacing w:afterAutospacing="1"/>
            </w:pPr>
            <w:r>
              <w:t>FILTER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(78)</w:t>
            </w:r>
          </w:p>
        </w:tc>
        <w:tc>
          <w:tcPr>
            <w:tcW w:w="3739" w:type="dxa"/>
            <w:shd w:val="clear" w:color="auto" w:fill="auto"/>
            <w:vAlign w:val="center"/>
          </w:tcPr>
          <w:p w:rsidR="004025D7" w:rsidRDefault="004025D7" w:rsidP="00CD1F8E">
            <w:pPr>
              <w:spacing w:afterAutospacing="1"/>
            </w:pPr>
            <w:r>
              <w:t>OUTPUT_PATH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(79)</w:t>
            </w:r>
          </w:p>
        </w:tc>
        <w:tc>
          <w:tcPr>
            <w:tcW w:w="3739" w:type="dxa"/>
            <w:shd w:val="clear" w:color="auto" w:fill="auto"/>
            <w:vAlign w:val="center"/>
          </w:tcPr>
          <w:p w:rsidR="004025D7" w:rsidRDefault="004025D7" w:rsidP="00CD1F8E">
            <w:pPr>
              <w:spacing w:afterAutospacing="1"/>
            </w:pPr>
            <w:r>
              <w:t>ON_CONST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(80)</w:t>
            </w:r>
          </w:p>
        </w:tc>
        <w:tc>
          <w:tcPr>
            <w:tcW w:w="3739" w:type="dxa"/>
            <w:shd w:val="clear" w:color="auto" w:fill="auto"/>
            <w:vAlign w:val="center"/>
          </w:tcPr>
          <w:p w:rsidR="004025D7" w:rsidRDefault="004025D7" w:rsidP="00CD1F8E">
            <w:pPr>
              <w:spacing w:afterAutospacing="1"/>
            </w:pPr>
            <w:r>
              <w:t>OFF_CONST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(81)</w:t>
            </w:r>
          </w:p>
        </w:tc>
        <w:tc>
          <w:tcPr>
            <w:tcW w:w="3739" w:type="dxa"/>
            <w:shd w:val="clear" w:color="auto" w:fill="auto"/>
            <w:vAlign w:val="center"/>
          </w:tcPr>
          <w:p w:rsidR="004025D7" w:rsidRDefault="004025D7" w:rsidP="00CD1F8E">
            <w:pPr>
              <w:spacing w:afterAutospacing="1"/>
            </w:pPr>
            <w:r>
              <w:t>FILTER_NAME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(82)</w:t>
            </w:r>
          </w:p>
        </w:tc>
        <w:tc>
          <w:tcPr>
            <w:tcW w:w="3739" w:type="dxa"/>
            <w:shd w:val="clear" w:color="auto" w:fill="auto"/>
            <w:vAlign w:val="center"/>
          </w:tcPr>
          <w:p w:rsidR="004025D7" w:rsidRDefault="004025D7" w:rsidP="00CD1F8E">
            <w:pPr>
              <w:spacing w:afterAutospacing="1"/>
            </w:pPr>
            <w:r>
              <w:t>Extension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(83)</w:t>
            </w:r>
          </w:p>
        </w:tc>
        <w:tc>
          <w:tcPr>
            <w:tcW w:w="3739" w:type="dxa"/>
            <w:shd w:val="clear" w:color="auto" w:fill="auto"/>
            <w:vAlign w:val="center"/>
          </w:tcPr>
          <w:p w:rsidR="004025D7" w:rsidRDefault="004025D7" w:rsidP="00CD1F8E">
            <w:pPr>
              <w:spacing w:afterAutospacing="1"/>
            </w:pPr>
            <w:r>
              <w:t>MODULE_NAME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(84)</w:t>
            </w:r>
          </w:p>
        </w:tc>
        <w:tc>
          <w:tcPr>
            <w:tcW w:w="3739" w:type="dxa"/>
            <w:shd w:val="clear" w:color="auto" w:fill="auto"/>
            <w:vAlign w:val="center"/>
          </w:tcPr>
          <w:p w:rsidR="004025D7" w:rsidRDefault="004025D7" w:rsidP="00CD1F8E">
            <w:pPr>
              <w:spacing w:afterAutospacing="1"/>
            </w:pPr>
            <w:r>
              <w:t>MICROFAMILY_NAME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(85)</w:t>
            </w:r>
          </w:p>
        </w:tc>
        <w:tc>
          <w:tcPr>
            <w:tcW w:w="3739" w:type="dxa"/>
            <w:shd w:val="clear" w:color="auto" w:fill="auto"/>
            <w:vAlign w:val="center"/>
          </w:tcPr>
          <w:p w:rsidR="004025D7" w:rsidRDefault="004025D7" w:rsidP="00CD1F8E">
            <w:pPr>
              <w:spacing w:afterAutospacing="1"/>
            </w:pPr>
            <w:r>
              <w:t>MODULE_REQUIRED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(86)</w:t>
            </w:r>
          </w:p>
        </w:tc>
        <w:tc>
          <w:tcPr>
            <w:tcW w:w="3739" w:type="dxa"/>
            <w:shd w:val="clear" w:color="auto" w:fill="auto"/>
            <w:vAlign w:val="center"/>
          </w:tcPr>
          <w:p w:rsidR="004025D7" w:rsidRDefault="004025D7" w:rsidP="00CD1F8E">
            <w:pPr>
              <w:spacing w:afterAutospacing="1"/>
            </w:pPr>
            <w:r>
              <w:t>PROJECT_TITLE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(87)</w:t>
            </w:r>
          </w:p>
        </w:tc>
        <w:tc>
          <w:tcPr>
            <w:tcW w:w="3739" w:type="dxa"/>
            <w:shd w:val="clear" w:color="auto" w:fill="auto"/>
            <w:vAlign w:val="center"/>
          </w:tcPr>
          <w:p w:rsidR="004025D7" w:rsidRDefault="004025D7" w:rsidP="00CD1F8E">
            <w:pPr>
              <w:spacing w:afterAutospacing="1"/>
            </w:pPr>
            <w:r>
              <w:t>MODULE_TOOL_ID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(88)</w:t>
            </w:r>
          </w:p>
        </w:tc>
        <w:tc>
          <w:tcPr>
            <w:tcW w:w="3739" w:type="dxa"/>
            <w:shd w:val="clear" w:color="auto" w:fill="auto"/>
            <w:vAlign w:val="center"/>
          </w:tcPr>
          <w:p w:rsidR="004025D7" w:rsidRDefault="004025D7" w:rsidP="00CD1F8E">
            <w:pPr>
              <w:spacing w:afterAutospacing="1"/>
            </w:pPr>
            <w:r>
              <w:t>VENDOR_API_INFIX</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(89)</w:t>
            </w:r>
          </w:p>
        </w:tc>
        <w:tc>
          <w:tcPr>
            <w:tcW w:w="3739" w:type="dxa"/>
            <w:shd w:val="clear" w:color="auto" w:fill="auto"/>
            <w:vAlign w:val="center"/>
          </w:tcPr>
          <w:p w:rsidR="004025D7" w:rsidRDefault="004025D7" w:rsidP="00CD1F8E">
            <w:pPr>
              <w:spacing w:afterAutospacing="1"/>
            </w:pPr>
            <w:r>
              <w:t>DEFINITION_REF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(90)</w:t>
            </w:r>
          </w:p>
        </w:tc>
        <w:tc>
          <w:tcPr>
            <w:tcW w:w="3739" w:type="dxa"/>
            <w:shd w:val="clear" w:color="auto" w:fill="auto"/>
            <w:vAlign w:val="center"/>
          </w:tcPr>
          <w:p w:rsidR="004025D7" w:rsidRDefault="004025D7" w:rsidP="00CD1F8E">
            <w:pPr>
              <w:spacing w:afterAutospacing="1"/>
            </w:pPr>
            <w:r>
              <w:t>PARAMETER_VALUES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(91)</w:t>
            </w:r>
          </w:p>
        </w:tc>
        <w:tc>
          <w:tcPr>
            <w:tcW w:w="3739" w:type="dxa"/>
            <w:shd w:val="clear" w:color="auto" w:fill="auto"/>
            <w:vAlign w:val="center"/>
          </w:tcPr>
          <w:p w:rsidR="004025D7" w:rsidRDefault="004025D7" w:rsidP="00CD1F8E">
            <w:pPr>
              <w:spacing w:afterAutospacing="1"/>
            </w:pPr>
            <w:r>
              <w:t>REFERENCE_VALUES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(92)</w:t>
            </w:r>
          </w:p>
        </w:tc>
        <w:tc>
          <w:tcPr>
            <w:tcW w:w="3739" w:type="dxa"/>
            <w:shd w:val="clear" w:color="auto" w:fill="auto"/>
            <w:vAlign w:val="center"/>
          </w:tcPr>
          <w:p w:rsidR="004025D7" w:rsidRDefault="004025D7" w:rsidP="00CD1F8E">
            <w:pPr>
              <w:spacing w:afterAutospacing="1"/>
            </w:pPr>
            <w:r>
              <w:t>UUID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(93)</w:t>
            </w:r>
          </w:p>
        </w:tc>
        <w:tc>
          <w:tcPr>
            <w:tcW w:w="3739" w:type="dxa"/>
            <w:shd w:val="clear" w:color="auto" w:fill="auto"/>
            <w:vAlign w:val="center"/>
          </w:tcPr>
          <w:p w:rsidR="004025D7" w:rsidRDefault="004025D7" w:rsidP="00CD1F8E">
            <w:pPr>
              <w:spacing w:afterAutospacing="1"/>
            </w:pPr>
            <w:r>
              <w:t>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(94)</w:t>
            </w:r>
          </w:p>
        </w:tc>
        <w:tc>
          <w:tcPr>
            <w:tcW w:w="3739" w:type="dxa"/>
            <w:shd w:val="clear" w:color="auto" w:fill="auto"/>
            <w:vAlign w:val="center"/>
          </w:tcPr>
          <w:p w:rsidR="004025D7" w:rsidRDefault="004025D7" w:rsidP="00CD1F8E">
            <w:pPr>
              <w:spacing w:afterAutospacing="1"/>
            </w:pPr>
            <w:r>
              <w:t>VALUE_REF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(95)</w:t>
            </w:r>
          </w:p>
        </w:tc>
        <w:tc>
          <w:tcPr>
            <w:tcW w:w="3739" w:type="dxa"/>
            <w:shd w:val="clear" w:color="auto" w:fill="auto"/>
            <w:vAlign w:val="center"/>
          </w:tcPr>
          <w:p w:rsidR="004025D7" w:rsidRDefault="004025D7" w:rsidP="00CD1F8E">
            <w:pPr>
              <w:spacing w:afterAutospacing="1"/>
            </w:pPr>
            <w:r>
              <w:t>DEST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(96)</w:t>
            </w:r>
          </w:p>
        </w:tc>
        <w:tc>
          <w:tcPr>
            <w:tcW w:w="3739" w:type="dxa"/>
            <w:shd w:val="clear" w:color="auto" w:fill="auto"/>
            <w:vAlign w:val="center"/>
          </w:tcPr>
          <w:p w:rsidR="004025D7" w:rsidRDefault="004025D7" w:rsidP="00CD1F8E">
            <w:pPr>
              <w:spacing w:afterAutospacing="1"/>
            </w:pPr>
            <w:r>
              <w:t>ECUC_BOOLEAN_PARAM_DEF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(97)</w:t>
            </w:r>
          </w:p>
        </w:tc>
        <w:tc>
          <w:tcPr>
            <w:tcW w:w="3739" w:type="dxa"/>
            <w:shd w:val="clear" w:color="auto" w:fill="auto"/>
            <w:vAlign w:val="center"/>
          </w:tcPr>
          <w:p w:rsidR="004025D7" w:rsidRDefault="004025D7" w:rsidP="00CD1F8E">
            <w:pPr>
              <w:spacing w:afterAutospacing="1"/>
            </w:pPr>
            <w:r>
              <w:t>ECUC_FLOAT_PARAM_DEF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(98)</w:t>
            </w:r>
          </w:p>
        </w:tc>
        <w:tc>
          <w:tcPr>
            <w:tcW w:w="3739" w:type="dxa"/>
            <w:shd w:val="clear" w:color="auto" w:fill="auto"/>
            <w:vAlign w:val="center"/>
          </w:tcPr>
          <w:p w:rsidR="004025D7" w:rsidRDefault="004025D7" w:rsidP="00CD1F8E">
            <w:pPr>
              <w:spacing w:afterAutospacing="1"/>
            </w:pPr>
            <w:r>
              <w:t>IMPLEMENT_SHORT_NAME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(99)</w:t>
            </w:r>
          </w:p>
        </w:tc>
        <w:tc>
          <w:tcPr>
            <w:tcW w:w="3739" w:type="dxa"/>
            <w:shd w:val="clear" w:color="auto" w:fill="auto"/>
            <w:vAlign w:val="center"/>
          </w:tcPr>
          <w:p w:rsidR="004025D7" w:rsidRDefault="004025D7" w:rsidP="00CD1F8E">
            <w:pPr>
              <w:spacing w:afterAutospacing="1"/>
            </w:pPr>
            <w:r>
              <w:t>IMPLEMENT_PROGRAMMING_LANGUAGE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(100)</w:t>
            </w:r>
          </w:p>
        </w:tc>
        <w:tc>
          <w:tcPr>
            <w:tcW w:w="3739" w:type="dxa"/>
            <w:shd w:val="clear" w:color="auto" w:fill="auto"/>
            <w:vAlign w:val="center"/>
          </w:tcPr>
          <w:p w:rsidR="004025D7" w:rsidRDefault="004025D7" w:rsidP="00CD1F8E">
            <w:pPr>
              <w:spacing w:afterAutospacing="1"/>
            </w:pPr>
            <w:r>
              <w:t>IMPLEMENT_SW_VERSION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(101)</w:t>
            </w:r>
          </w:p>
        </w:tc>
        <w:tc>
          <w:tcPr>
            <w:tcW w:w="3739" w:type="dxa"/>
            <w:shd w:val="clear" w:color="auto" w:fill="auto"/>
            <w:vAlign w:val="center"/>
          </w:tcPr>
          <w:p w:rsidR="004025D7" w:rsidRDefault="004025D7" w:rsidP="00CD1F8E">
            <w:pPr>
              <w:spacing w:afterAutospacing="1"/>
            </w:pPr>
            <w:r>
              <w:t>IMPLEMENT_VENDOR_ID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(102)</w:t>
            </w:r>
          </w:p>
        </w:tc>
        <w:tc>
          <w:tcPr>
            <w:tcW w:w="3739" w:type="dxa"/>
            <w:shd w:val="clear" w:color="auto" w:fill="auto"/>
            <w:vAlign w:val="center"/>
          </w:tcPr>
          <w:p w:rsidR="004025D7" w:rsidRDefault="004025D7" w:rsidP="00CD1F8E">
            <w:pPr>
              <w:spacing w:afterAutospacing="1"/>
            </w:pPr>
            <w:r>
              <w:t>IMPLEMENT_AR_RELEASE_VERSION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(103)</w:t>
            </w:r>
          </w:p>
        </w:tc>
        <w:tc>
          <w:tcPr>
            <w:tcW w:w="3739" w:type="dxa"/>
            <w:shd w:val="clear" w:color="auto" w:fill="auto"/>
            <w:vAlign w:val="center"/>
          </w:tcPr>
          <w:p w:rsidR="004025D7" w:rsidRDefault="004025D7" w:rsidP="00CD1F8E">
            <w:pPr>
              <w:spacing w:afterAutospacing="1"/>
            </w:pPr>
            <w:r>
              <w:t>IMPLEMENT_VENDOR_API_INFIX</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(104)</w:t>
            </w:r>
          </w:p>
        </w:tc>
        <w:tc>
          <w:tcPr>
            <w:tcW w:w="3739" w:type="dxa"/>
            <w:shd w:val="clear" w:color="auto" w:fill="auto"/>
            <w:vAlign w:val="center"/>
          </w:tcPr>
          <w:p w:rsidR="004025D7" w:rsidRDefault="004025D7" w:rsidP="00CD1F8E">
            <w:pPr>
              <w:spacing w:afterAutospacing="1"/>
            </w:pPr>
            <w:r>
              <w:t>IMPLEMENT_BEHAVIOR_REF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(105)</w:t>
            </w:r>
          </w:p>
        </w:tc>
        <w:tc>
          <w:tcPr>
            <w:tcW w:w="3739" w:type="dxa"/>
            <w:shd w:val="clear" w:color="auto" w:fill="auto"/>
            <w:vAlign w:val="center"/>
          </w:tcPr>
          <w:p w:rsidR="004025D7" w:rsidRDefault="004025D7" w:rsidP="00CD1F8E">
            <w:pPr>
              <w:spacing w:afterAutospacing="1"/>
            </w:pPr>
            <w:r>
              <w:t>IMPLEMENT_UUID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(106)</w:t>
            </w:r>
          </w:p>
        </w:tc>
        <w:tc>
          <w:tcPr>
            <w:tcW w:w="3739" w:type="dxa"/>
            <w:shd w:val="clear" w:color="auto" w:fill="auto"/>
            <w:vAlign w:val="center"/>
          </w:tcPr>
          <w:p w:rsidR="004025D7" w:rsidRDefault="004025D7" w:rsidP="00CD1F8E">
            <w:pPr>
              <w:spacing w:afterAutospacing="1"/>
            </w:pPr>
            <w:r>
              <w:t>DESCRIPTION_SHORT_NAME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(107)</w:t>
            </w:r>
          </w:p>
        </w:tc>
        <w:tc>
          <w:tcPr>
            <w:tcW w:w="3739" w:type="dxa"/>
            <w:shd w:val="clear" w:color="auto" w:fill="auto"/>
            <w:vAlign w:val="center"/>
          </w:tcPr>
          <w:p w:rsidR="004025D7" w:rsidRDefault="004025D7" w:rsidP="00CD1F8E">
            <w:pPr>
              <w:spacing w:afterAutospacing="1"/>
            </w:pPr>
            <w:r>
              <w:t>DESCRIPTION_MODULE_ID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(108)</w:t>
            </w:r>
          </w:p>
        </w:tc>
        <w:tc>
          <w:tcPr>
            <w:tcW w:w="3739" w:type="dxa"/>
            <w:shd w:val="clear" w:color="auto" w:fill="auto"/>
            <w:vAlign w:val="center"/>
          </w:tcPr>
          <w:p w:rsidR="004025D7" w:rsidRDefault="004025D7" w:rsidP="00CD1F8E">
            <w:pPr>
              <w:spacing w:afterAutospacing="1"/>
            </w:pPr>
            <w:r>
              <w:t>DESCRIPTION_UUID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(109)</w:t>
            </w:r>
          </w:p>
        </w:tc>
        <w:tc>
          <w:tcPr>
            <w:tcW w:w="3739" w:type="dxa"/>
            <w:shd w:val="clear" w:color="auto" w:fill="auto"/>
            <w:vAlign w:val="center"/>
          </w:tcPr>
          <w:p w:rsidR="004025D7" w:rsidRDefault="004025D7" w:rsidP="00CD1F8E">
            <w:pPr>
              <w:spacing w:afterAutospacing="1"/>
            </w:pPr>
            <w:r>
              <w:t>IMPLEMENT_VENDOR_SPECIFIC_MODULE_DEF_REFS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(110)</w:t>
            </w:r>
          </w:p>
        </w:tc>
        <w:tc>
          <w:tcPr>
            <w:tcW w:w="3739" w:type="dxa"/>
            <w:shd w:val="clear" w:color="auto" w:fill="auto"/>
            <w:vAlign w:val="center"/>
          </w:tcPr>
          <w:p w:rsidR="004025D7" w:rsidRDefault="004025D7" w:rsidP="00CD1F8E">
            <w:pPr>
              <w:spacing w:afterAutospacing="1"/>
            </w:pPr>
            <w:r>
              <w:t>MODULE_DESCRIPTION_REF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(111)</w:t>
            </w:r>
          </w:p>
        </w:tc>
        <w:tc>
          <w:tcPr>
            <w:tcW w:w="3739" w:type="dxa"/>
            <w:shd w:val="clear" w:color="auto" w:fill="auto"/>
            <w:vAlign w:val="center"/>
          </w:tcPr>
          <w:p w:rsidR="004025D7" w:rsidRDefault="004025D7" w:rsidP="00CD1F8E">
            <w:pPr>
              <w:spacing w:afterAutospacing="1"/>
            </w:pPr>
            <w:r>
              <w:t>NULL_PTR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(112)</w:t>
            </w:r>
          </w:p>
        </w:tc>
        <w:tc>
          <w:tcPr>
            <w:tcW w:w="3739" w:type="dxa"/>
            <w:shd w:val="clear" w:color="auto" w:fill="auto"/>
            <w:vAlign w:val="center"/>
          </w:tcPr>
          <w:p w:rsidR="004025D7" w:rsidRDefault="004025D7" w:rsidP="00CD1F8E">
            <w:pPr>
              <w:spacing w:afterAutospacing="1"/>
            </w:pPr>
            <w:r>
              <w:t>DEM_CONF_DEM_EVENT_PARAMETER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r>
              <w:lastRenderedPageBreak/>
              <w:t>3)</w:t>
            </w:r>
          </w:p>
        </w:tc>
        <w:tc>
          <w:tcPr>
            <w:tcW w:w="3739" w:type="dxa"/>
            <w:shd w:val="clear" w:color="auto" w:fill="auto"/>
            <w:vAlign w:val="center"/>
          </w:tcPr>
          <w:p w:rsidR="004025D7" w:rsidRDefault="004025D7" w:rsidP="00CD1F8E">
            <w:pPr>
              <w:spacing w:afterAutospacing="1"/>
            </w:pPr>
            <w:r>
              <w:lastRenderedPageBreak/>
              <w:t>VERSION_INFORMATION_CFG</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(114)</w:t>
            </w:r>
          </w:p>
        </w:tc>
        <w:tc>
          <w:tcPr>
            <w:tcW w:w="3739" w:type="dxa"/>
            <w:shd w:val="clear" w:color="auto" w:fill="auto"/>
            <w:vAlign w:val="center"/>
          </w:tcPr>
          <w:p w:rsidR="004025D7" w:rsidRDefault="004025D7" w:rsidP="00CD1F8E">
            <w:pPr>
              <w:spacing w:afterAutospacing="1"/>
            </w:pPr>
            <w:r>
              <w:t>VERSION_INFORMATION_CBK</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(115)</w:t>
            </w:r>
          </w:p>
        </w:tc>
        <w:tc>
          <w:tcPr>
            <w:tcW w:w="3739" w:type="dxa"/>
            <w:shd w:val="clear" w:color="auto" w:fill="auto"/>
            <w:vAlign w:val="center"/>
          </w:tcPr>
          <w:p w:rsidR="004025D7" w:rsidRDefault="004025D7" w:rsidP="00CD1F8E">
            <w:pPr>
              <w:spacing w:afterAutospacing="1"/>
            </w:pPr>
            <w:r>
              <w:t>VERSION_INFORMATION_PBCFG</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(116)</w:t>
            </w:r>
          </w:p>
        </w:tc>
        <w:tc>
          <w:tcPr>
            <w:tcW w:w="3739" w:type="dxa"/>
            <w:shd w:val="clear" w:color="auto" w:fill="auto"/>
            <w:vAlign w:val="center"/>
          </w:tcPr>
          <w:p w:rsidR="004025D7" w:rsidRDefault="004025D7" w:rsidP="00CD1F8E">
            <w:pPr>
              <w:spacing w:afterAutospacing="1"/>
            </w:pPr>
            <w:r>
              <w:t>VERSION_INFORMATION_LT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(117)</w:t>
            </w:r>
          </w:p>
        </w:tc>
        <w:tc>
          <w:tcPr>
            <w:tcW w:w="3739" w:type="dxa"/>
            <w:shd w:val="clear" w:color="auto" w:fill="auto"/>
            <w:vAlign w:val="center"/>
          </w:tcPr>
          <w:p w:rsidR="004025D7" w:rsidRDefault="004025D7" w:rsidP="00CD1F8E">
            <w:pPr>
              <w:spacing w:afterAutospacing="1"/>
            </w:pPr>
            <w:r>
              <w:t>CFG_AR_RELEASE_MAJOR_VERSION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(118)</w:t>
            </w:r>
          </w:p>
        </w:tc>
        <w:tc>
          <w:tcPr>
            <w:tcW w:w="3739" w:type="dxa"/>
            <w:shd w:val="clear" w:color="auto" w:fill="auto"/>
            <w:vAlign w:val="center"/>
          </w:tcPr>
          <w:p w:rsidR="004025D7" w:rsidRDefault="004025D7" w:rsidP="00CD1F8E">
            <w:pPr>
              <w:spacing w:afterAutospacing="1"/>
            </w:pPr>
            <w:r>
              <w:t>CFG_AR_RELEASE_MINOR_VERSION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(119)</w:t>
            </w:r>
          </w:p>
        </w:tc>
        <w:tc>
          <w:tcPr>
            <w:tcW w:w="3739" w:type="dxa"/>
            <w:shd w:val="clear" w:color="auto" w:fill="auto"/>
            <w:vAlign w:val="center"/>
          </w:tcPr>
          <w:p w:rsidR="004025D7" w:rsidRDefault="004025D7" w:rsidP="00CD1F8E">
            <w:pPr>
              <w:spacing w:afterAutospacing="1"/>
            </w:pPr>
            <w:r>
              <w:t>CFG_AR_RELEASE_REVISION_VERSION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(120)</w:t>
            </w:r>
          </w:p>
        </w:tc>
        <w:tc>
          <w:tcPr>
            <w:tcW w:w="3739" w:type="dxa"/>
            <w:shd w:val="clear" w:color="auto" w:fill="auto"/>
            <w:vAlign w:val="center"/>
          </w:tcPr>
          <w:p w:rsidR="004025D7" w:rsidRDefault="004025D7" w:rsidP="00CD1F8E">
            <w:pPr>
              <w:spacing w:afterAutospacing="1"/>
            </w:pPr>
            <w:r>
              <w:t>CFG_SW_MAJOR_VERSION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(121)</w:t>
            </w:r>
          </w:p>
        </w:tc>
        <w:tc>
          <w:tcPr>
            <w:tcW w:w="3739" w:type="dxa"/>
            <w:shd w:val="clear" w:color="auto" w:fill="auto"/>
            <w:vAlign w:val="center"/>
          </w:tcPr>
          <w:p w:rsidR="004025D7" w:rsidRDefault="004025D7" w:rsidP="00CD1F8E">
            <w:pPr>
              <w:spacing w:afterAutospacing="1"/>
            </w:pPr>
            <w:r>
              <w:t>CFG_SW_MINOR_VERSION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(122)</w:t>
            </w:r>
          </w:p>
        </w:tc>
        <w:tc>
          <w:tcPr>
            <w:tcW w:w="3739" w:type="dxa"/>
            <w:shd w:val="clear" w:color="auto" w:fill="auto"/>
            <w:vAlign w:val="center"/>
          </w:tcPr>
          <w:p w:rsidR="004025D7" w:rsidRDefault="004025D7" w:rsidP="00CD1F8E">
            <w:pPr>
              <w:spacing w:afterAutospacing="1"/>
            </w:pPr>
            <w:r>
              <w:t>AR_RELEASE_MAJOR_VERSION_VALUE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(123)</w:t>
            </w:r>
          </w:p>
        </w:tc>
        <w:tc>
          <w:tcPr>
            <w:tcW w:w="3739" w:type="dxa"/>
            <w:shd w:val="clear" w:color="auto" w:fill="auto"/>
            <w:vAlign w:val="center"/>
          </w:tcPr>
          <w:p w:rsidR="004025D7" w:rsidRDefault="004025D7" w:rsidP="00CD1F8E">
            <w:pPr>
              <w:spacing w:afterAutospacing="1"/>
            </w:pPr>
            <w:r>
              <w:t>AR_RELEASE_MINOR_VERSION_VALUE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(124)</w:t>
            </w:r>
          </w:p>
        </w:tc>
        <w:tc>
          <w:tcPr>
            <w:tcW w:w="3739" w:type="dxa"/>
            <w:shd w:val="clear" w:color="auto" w:fill="auto"/>
            <w:vAlign w:val="center"/>
          </w:tcPr>
          <w:p w:rsidR="004025D7" w:rsidRDefault="004025D7" w:rsidP="00CD1F8E">
            <w:pPr>
              <w:spacing w:afterAutospacing="1"/>
            </w:pPr>
            <w:r>
              <w:t>AR_RELEASE_REVISION_VERSION_VALUE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(125)</w:t>
            </w:r>
          </w:p>
        </w:tc>
        <w:tc>
          <w:tcPr>
            <w:tcW w:w="3739" w:type="dxa"/>
            <w:shd w:val="clear" w:color="auto" w:fill="auto"/>
            <w:vAlign w:val="center"/>
          </w:tcPr>
          <w:p w:rsidR="004025D7" w:rsidRDefault="004025D7" w:rsidP="00CD1F8E">
            <w:pPr>
              <w:spacing w:afterAutospacing="1"/>
            </w:pPr>
            <w:r>
              <w:t>SW_MAJOR_VERSION_VALUE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(126)</w:t>
            </w:r>
          </w:p>
        </w:tc>
        <w:tc>
          <w:tcPr>
            <w:tcW w:w="3739" w:type="dxa"/>
            <w:shd w:val="clear" w:color="auto" w:fill="auto"/>
            <w:vAlign w:val="center"/>
          </w:tcPr>
          <w:p w:rsidR="004025D7" w:rsidRDefault="004025D7" w:rsidP="00CD1F8E">
            <w:pPr>
              <w:spacing w:afterAutospacing="1"/>
            </w:pPr>
            <w:r>
              <w:t>SW_MINOR_VERSION_VALUE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(127)</w:t>
            </w:r>
          </w:p>
        </w:tc>
        <w:tc>
          <w:tcPr>
            <w:tcW w:w="3739" w:type="dxa"/>
            <w:shd w:val="clear" w:color="auto" w:fill="auto"/>
            <w:vAlign w:val="center"/>
          </w:tcPr>
          <w:p w:rsidR="004025D7" w:rsidRDefault="004025D7" w:rsidP="00CD1F8E">
            <w:pPr>
              <w:spacing w:afterAutospacing="1"/>
            </w:pPr>
            <w:r>
              <w:t>SW_PATCH_VERSION_VALUE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(128)</w:t>
            </w:r>
          </w:p>
        </w:tc>
        <w:tc>
          <w:tcPr>
            <w:tcW w:w="3739" w:type="dxa"/>
            <w:shd w:val="clear" w:color="auto" w:fill="auto"/>
            <w:vAlign w:val="center"/>
          </w:tcPr>
          <w:p w:rsidR="004025D7" w:rsidRDefault="004025D7" w:rsidP="00CD1F8E">
            <w:pPr>
              <w:spacing w:afterAutospacing="1"/>
            </w:pPr>
            <w:r>
              <w:t>VENDOR_ID_VALUE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(129)</w:t>
            </w:r>
          </w:p>
        </w:tc>
        <w:tc>
          <w:tcPr>
            <w:tcW w:w="3739" w:type="dxa"/>
            <w:shd w:val="clear" w:color="auto" w:fill="auto"/>
            <w:vAlign w:val="center"/>
          </w:tcPr>
          <w:p w:rsidR="004025D7" w:rsidRDefault="004025D7" w:rsidP="00CD1F8E">
            <w:pPr>
              <w:spacing w:afterAutospacing="1"/>
            </w:pPr>
            <w:r>
              <w:t>MODULE_ID_VALUE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(130)</w:t>
            </w:r>
          </w:p>
        </w:tc>
        <w:tc>
          <w:tcPr>
            <w:tcW w:w="3739" w:type="dxa"/>
            <w:shd w:val="clear" w:color="auto" w:fill="auto"/>
            <w:vAlign w:val="center"/>
          </w:tcPr>
          <w:p w:rsidR="004025D7" w:rsidRDefault="004025D7" w:rsidP="00CD1F8E">
            <w:pPr>
              <w:spacing w:afterAutospacing="1"/>
            </w:pPr>
            <w:r>
              <w:t>CBK_AR_RELEASE_MAJOR_VERSION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(131)</w:t>
            </w:r>
          </w:p>
        </w:tc>
        <w:tc>
          <w:tcPr>
            <w:tcW w:w="3739" w:type="dxa"/>
            <w:shd w:val="clear" w:color="auto" w:fill="auto"/>
            <w:vAlign w:val="center"/>
          </w:tcPr>
          <w:p w:rsidR="004025D7" w:rsidRDefault="004025D7" w:rsidP="00CD1F8E">
            <w:pPr>
              <w:spacing w:afterAutospacing="1"/>
            </w:pPr>
            <w:r>
              <w:t>CBK_AR_RELEASE_MINOR_VERSION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(132)</w:t>
            </w:r>
          </w:p>
        </w:tc>
        <w:tc>
          <w:tcPr>
            <w:tcW w:w="3739" w:type="dxa"/>
            <w:shd w:val="clear" w:color="auto" w:fill="auto"/>
            <w:vAlign w:val="center"/>
          </w:tcPr>
          <w:p w:rsidR="004025D7" w:rsidRDefault="004025D7" w:rsidP="00CD1F8E">
            <w:pPr>
              <w:spacing w:afterAutospacing="1"/>
            </w:pPr>
            <w:r>
              <w:t>CBK_AR_RELEASE_REVISION_VERSION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(133)</w:t>
            </w:r>
          </w:p>
        </w:tc>
        <w:tc>
          <w:tcPr>
            <w:tcW w:w="3739" w:type="dxa"/>
            <w:shd w:val="clear" w:color="auto" w:fill="auto"/>
            <w:vAlign w:val="center"/>
          </w:tcPr>
          <w:p w:rsidR="004025D7" w:rsidRDefault="004025D7" w:rsidP="00CD1F8E">
            <w:pPr>
              <w:spacing w:afterAutospacing="1"/>
            </w:pPr>
            <w:r>
              <w:t>CBK_SW_MAJOR_VERSION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(134)</w:t>
            </w:r>
          </w:p>
        </w:tc>
        <w:tc>
          <w:tcPr>
            <w:tcW w:w="3739" w:type="dxa"/>
            <w:shd w:val="clear" w:color="auto" w:fill="auto"/>
            <w:vAlign w:val="center"/>
          </w:tcPr>
          <w:p w:rsidR="004025D7" w:rsidRDefault="004025D7" w:rsidP="00CD1F8E">
            <w:pPr>
              <w:spacing w:afterAutospacing="1"/>
            </w:pPr>
            <w:r>
              <w:t>CBK_SW_MINOR_VERSION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(135)</w:t>
            </w:r>
          </w:p>
        </w:tc>
        <w:tc>
          <w:tcPr>
            <w:tcW w:w="3739" w:type="dxa"/>
            <w:shd w:val="clear" w:color="auto" w:fill="auto"/>
            <w:vAlign w:val="center"/>
          </w:tcPr>
          <w:p w:rsidR="004025D7" w:rsidRDefault="004025D7" w:rsidP="00CD1F8E">
            <w:pPr>
              <w:spacing w:afterAutospacing="1"/>
            </w:pPr>
            <w:r>
              <w:t>PBCFG_C_AR_RELEASE_MAJOR_VERSION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(136)</w:t>
            </w:r>
          </w:p>
        </w:tc>
        <w:tc>
          <w:tcPr>
            <w:tcW w:w="3739" w:type="dxa"/>
            <w:shd w:val="clear" w:color="auto" w:fill="auto"/>
            <w:vAlign w:val="center"/>
          </w:tcPr>
          <w:p w:rsidR="004025D7" w:rsidRDefault="004025D7" w:rsidP="00CD1F8E">
            <w:pPr>
              <w:spacing w:afterAutospacing="1"/>
            </w:pPr>
            <w:r>
              <w:t>PBCFG_C_AR_RELEASE_MINOR_VERSION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(137)</w:t>
            </w:r>
          </w:p>
        </w:tc>
        <w:tc>
          <w:tcPr>
            <w:tcW w:w="3739" w:type="dxa"/>
            <w:shd w:val="clear" w:color="auto" w:fill="auto"/>
            <w:vAlign w:val="center"/>
          </w:tcPr>
          <w:p w:rsidR="004025D7" w:rsidRDefault="004025D7" w:rsidP="00CD1F8E">
            <w:pPr>
              <w:spacing w:afterAutospacing="1"/>
            </w:pPr>
            <w:r>
              <w:t>PBCFG_C_AR_RELEASE_REVISION_VERSION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(138)</w:t>
            </w:r>
          </w:p>
        </w:tc>
        <w:tc>
          <w:tcPr>
            <w:tcW w:w="3739" w:type="dxa"/>
            <w:shd w:val="clear" w:color="auto" w:fill="auto"/>
            <w:vAlign w:val="center"/>
          </w:tcPr>
          <w:p w:rsidR="004025D7" w:rsidRDefault="004025D7" w:rsidP="00CD1F8E">
            <w:pPr>
              <w:spacing w:afterAutospacing="1"/>
            </w:pPr>
            <w:r>
              <w:t>PBCFG_C_SW_MAJOR_VERSION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(139)</w:t>
            </w:r>
          </w:p>
        </w:tc>
        <w:tc>
          <w:tcPr>
            <w:tcW w:w="3739" w:type="dxa"/>
            <w:shd w:val="clear" w:color="auto" w:fill="auto"/>
            <w:vAlign w:val="center"/>
          </w:tcPr>
          <w:p w:rsidR="004025D7" w:rsidRDefault="004025D7" w:rsidP="00CD1F8E">
            <w:pPr>
              <w:spacing w:afterAutospacing="1"/>
            </w:pPr>
            <w:r>
              <w:t>PBCFG_C_SW_MINOR_VERSION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(140)</w:t>
            </w:r>
          </w:p>
        </w:tc>
        <w:tc>
          <w:tcPr>
            <w:tcW w:w="3739" w:type="dxa"/>
            <w:shd w:val="clear" w:color="auto" w:fill="auto"/>
            <w:vAlign w:val="center"/>
          </w:tcPr>
          <w:p w:rsidR="004025D7" w:rsidRDefault="004025D7" w:rsidP="00CD1F8E">
            <w:pPr>
              <w:spacing w:afterAutospacing="1"/>
            </w:pPr>
            <w:r>
              <w:t>LCFG_C_AR_RELEASE_MAJOR_VERSION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(141)</w:t>
            </w:r>
          </w:p>
        </w:tc>
        <w:tc>
          <w:tcPr>
            <w:tcW w:w="3739" w:type="dxa"/>
            <w:shd w:val="clear" w:color="auto" w:fill="auto"/>
            <w:vAlign w:val="center"/>
          </w:tcPr>
          <w:p w:rsidR="004025D7" w:rsidRDefault="004025D7" w:rsidP="00CD1F8E">
            <w:pPr>
              <w:spacing w:afterAutospacing="1"/>
            </w:pPr>
            <w:r>
              <w:t>LCFG_C_AR_RELEASE_MINOR_VERSION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(142)</w:t>
            </w:r>
          </w:p>
        </w:tc>
        <w:tc>
          <w:tcPr>
            <w:tcW w:w="3739" w:type="dxa"/>
            <w:shd w:val="clear" w:color="auto" w:fill="auto"/>
            <w:vAlign w:val="center"/>
          </w:tcPr>
          <w:p w:rsidR="004025D7" w:rsidRDefault="004025D7" w:rsidP="00CD1F8E">
            <w:pPr>
              <w:spacing w:afterAutospacing="1"/>
            </w:pPr>
            <w:r>
              <w:t>LCFG_C_AR_RELEASE_REVISION_VERSION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(143)</w:t>
            </w:r>
          </w:p>
        </w:tc>
        <w:tc>
          <w:tcPr>
            <w:tcW w:w="3739" w:type="dxa"/>
            <w:shd w:val="clear" w:color="auto" w:fill="auto"/>
            <w:vAlign w:val="center"/>
          </w:tcPr>
          <w:p w:rsidR="004025D7" w:rsidRDefault="004025D7" w:rsidP="00CD1F8E">
            <w:pPr>
              <w:spacing w:afterAutospacing="1"/>
            </w:pPr>
            <w:r>
              <w:t>LCFG_C_SW_MAJOR_VERSION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(144)</w:t>
            </w:r>
          </w:p>
        </w:tc>
        <w:tc>
          <w:tcPr>
            <w:tcW w:w="3739" w:type="dxa"/>
            <w:shd w:val="clear" w:color="auto" w:fill="auto"/>
            <w:vAlign w:val="center"/>
          </w:tcPr>
          <w:p w:rsidR="004025D7" w:rsidRDefault="004025D7" w:rsidP="00CD1F8E">
            <w:pPr>
              <w:spacing w:afterAutospacing="1"/>
            </w:pPr>
            <w:r>
              <w:t>LCFG_C_SW_MINOR_VERSION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(145)</w:t>
            </w:r>
          </w:p>
        </w:tc>
        <w:tc>
          <w:tcPr>
            <w:tcW w:w="3739" w:type="dxa"/>
            <w:shd w:val="clear" w:color="auto" w:fill="auto"/>
            <w:vAlign w:val="center"/>
          </w:tcPr>
          <w:p w:rsidR="004025D7" w:rsidRDefault="004025D7" w:rsidP="00CD1F8E">
            <w:pPr>
              <w:spacing w:afterAutospacing="1"/>
            </w:pPr>
            <w:r>
              <w:t>LINK_TIME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(146)</w:t>
            </w:r>
          </w:p>
        </w:tc>
        <w:tc>
          <w:tcPr>
            <w:tcW w:w="3739" w:type="dxa"/>
            <w:shd w:val="clear" w:color="auto" w:fill="auto"/>
            <w:vAlign w:val="center"/>
          </w:tcPr>
          <w:p w:rsidR="004025D7" w:rsidRDefault="004025D7" w:rsidP="00CD1F8E">
            <w:pPr>
              <w:spacing w:afterAutospacing="1"/>
            </w:pPr>
            <w:r>
              <w:t>CALL_BACK</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(147)</w:t>
            </w:r>
          </w:p>
        </w:tc>
        <w:tc>
          <w:tcPr>
            <w:tcW w:w="3739" w:type="dxa"/>
            <w:shd w:val="clear" w:color="auto" w:fill="auto"/>
            <w:vAlign w:val="center"/>
          </w:tcPr>
          <w:p w:rsidR="004025D7" w:rsidRDefault="004025D7" w:rsidP="00CD1F8E">
            <w:pPr>
              <w:spacing w:afterAutospacing="1"/>
            </w:pPr>
            <w:r>
              <w:t>POST_BUILD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(148)</w:t>
            </w:r>
          </w:p>
        </w:tc>
        <w:tc>
          <w:tcPr>
            <w:tcW w:w="3739" w:type="dxa"/>
            <w:shd w:val="clear" w:color="auto" w:fill="auto"/>
            <w:vAlign w:val="center"/>
          </w:tcPr>
          <w:p w:rsidR="004025D7" w:rsidRDefault="004025D7" w:rsidP="00CD1F8E">
            <w:pPr>
              <w:spacing w:afterAutospacing="1"/>
            </w:pPr>
            <w:r>
              <w:t>DeviceNameD1xRSCAN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(149)</w:t>
            </w:r>
          </w:p>
        </w:tc>
        <w:tc>
          <w:tcPr>
            <w:tcW w:w="3739" w:type="dxa"/>
            <w:shd w:val="clear" w:color="auto" w:fill="auto"/>
            <w:vAlign w:val="center"/>
          </w:tcPr>
          <w:p w:rsidR="004025D7" w:rsidRDefault="004025D7" w:rsidP="00CD1F8E">
            <w:pPr>
              <w:spacing w:afterAutospacing="1"/>
            </w:pPr>
            <w:r>
              <w:t>DeviceNameD1xCANFD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None</w:t>
            </w:r>
          </w:p>
        </w:tc>
      </w:tr>
      <w:tr w:rsidR="00506121" w:rsidTr="00CD1F8E">
        <w:trPr>
          <w:jc w:val="center"/>
        </w:trPr>
        <w:tc>
          <w:tcPr>
            <w:tcW w:w="582" w:type="dxa"/>
            <w:shd w:val="clear" w:color="auto" w:fill="auto"/>
            <w:vAlign w:val="center"/>
          </w:tcPr>
          <w:p w:rsidR="00506121" w:rsidRDefault="00506121" w:rsidP="00506121">
            <w:pPr>
              <w:spacing w:afterAutospacing="1"/>
              <w:jc w:val="center"/>
            </w:pPr>
            <w:r>
              <w:t>(150)</w:t>
            </w:r>
          </w:p>
        </w:tc>
        <w:tc>
          <w:tcPr>
            <w:tcW w:w="3739" w:type="dxa"/>
            <w:shd w:val="clear" w:color="auto" w:fill="auto"/>
            <w:vAlign w:val="center"/>
          </w:tcPr>
          <w:p w:rsidR="00506121" w:rsidRDefault="00506121" w:rsidP="00506121">
            <w:pPr>
              <w:spacing w:afterAutospacing="1"/>
            </w:pPr>
            <w:r>
              <w:t>DEVICE_NAME_D1S1L</w:t>
            </w:r>
          </w:p>
        </w:tc>
        <w:tc>
          <w:tcPr>
            <w:tcW w:w="1080" w:type="dxa"/>
            <w:shd w:val="clear" w:color="auto" w:fill="auto"/>
            <w:vAlign w:val="center"/>
          </w:tcPr>
          <w:p w:rsidR="00506121" w:rsidRDefault="00506121" w:rsidP="00506121">
            <w:pPr>
              <w:spacing w:afterAutospacing="1"/>
            </w:pPr>
            <w:r>
              <w:t>Public</w:t>
            </w:r>
          </w:p>
        </w:tc>
        <w:tc>
          <w:tcPr>
            <w:tcW w:w="2908" w:type="dxa"/>
            <w:shd w:val="clear" w:color="auto" w:fill="auto"/>
            <w:vAlign w:val="center"/>
          </w:tcPr>
          <w:p w:rsidR="00506121" w:rsidRDefault="00506121" w:rsidP="00506121">
            <w:pPr>
              <w:spacing w:afterAutospacing="1"/>
            </w:pPr>
            <w:r>
              <w:t xml:space="preserve">None </w:t>
            </w:r>
          </w:p>
        </w:tc>
      </w:tr>
      <w:tr w:rsidR="00506121" w:rsidTr="00CD1F8E">
        <w:trPr>
          <w:jc w:val="center"/>
        </w:trPr>
        <w:tc>
          <w:tcPr>
            <w:tcW w:w="582" w:type="dxa"/>
            <w:shd w:val="clear" w:color="auto" w:fill="auto"/>
            <w:vAlign w:val="center"/>
          </w:tcPr>
          <w:p w:rsidR="00506121" w:rsidRDefault="00506121" w:rsidP="00506121">
            <w:pPr>
              <w:spacing w:afterAutospacing="1"/>
              <w:jc w:val="center"/>
            </w:pPr>
            <w:r>
              <w:t>(151)</w:t>
            </w:r>
          </w:p>
        </w:tc>
        <w:tc>
          <w:tcPr>
            <w:tcW w:w="3739" w:type="dxa"/>
            <w:shd w:val="clear" w:color="auto" w:fill="auto"/>
            <w:vAlign w:val="center"/>
          </w:tcPr>
          <w:p w:rsidR="00506121" w:rsidRDefault="00506121" w:rsidP="00506121">
            <w:pPr>
              <w:spacing w:afterAutospacing="1"/>
            </w:pPr>
            <w:r w:rsidRPr="00506121">
              <w:t>DEVICE_NAME_BL2M_100</w:t>
            </w:r>
          </w:p>
        </w:tc>
        <w:tc>
          <w:tcPr>
            <w:tcW w:w="1080" w:type="dxa"/>
            <w:shd w:val="clear" w:color="auto" w:fill="auto"/>
            <w:vAlign w:val="center"/>
          </w:tcPr>
          <w:p w:rsidR="00506121" w:rsidRDefault="00506121" w:rsidP="00506121">
            <w:pPr>
              <w:spacing w:afterAutospacing="1"/>
            </w:pPr>
            <w:r>
              <w:t>Public</w:t>
            </w:r>
          </w:p>
        </w:tc>
        <w:tc>
          <w:tcPr>
            <w:tcW w:w="2908" w:type="dxa"/>
            <w:shd w:val="clear" w:color="auto" w:fill="auto"/>
            <w:vAlign w:val="center"/>
          </w:tcPr>
          <w:p w:rsidR="00506121" w:rsidRDefault="00506121" w:rsidP="00506121">
            <w:pPr>
              <w:spacing w:afterAutospacing="1"/>
            </w:pPr>
            <w:r>
              <w:t xml:space="preserve">None </w:t>
            </w:r>
          </w:p>
        </w:tc>
      </w:tr>
      <w:tr w:rsidR="00506121" w:rsidTr="00CD1F8E">
        <w:trPr>
          <w:jc w:val="center"/>
        </w:trPr>
        <w:tc>
          <w:tcPr>
            <w:tcW w:w="582" w:type="dxa"/>
            <w:shd w:val="clear" w:color="auto" w:fill="auto"/>
            <w:vAlign w:val="center"/>
          </w:tcPr>
          <w:p w:rsidR="00506121" w:rsidRDefault="00506121" w:rsidP="00506121">
            <w:pPr>
              <w:spacing w:afterAutospacing="1"/>
              <w:jc w:val="center"/>
            </w:pPr>
            <w:r>
              <w:t>(152)</w:t>
            </w:r>
          </w:p>
        </w:tc>
        <w:tc>
          <w:tcPr>
            <w:tcW w:w="3739" w:type="dxa"/>
            <w:shd w:val="clear" w:color="auto" w:fill="auto"/>
            <w:vAlign w:val="center"/>
          </w:tcPr>
          <w:p w:rsidR="00506121" w:rsidRDefault="00506121" w:rsidP="00506121">
            <w:pPr>
              <w:spacing w:afterAutospacing="1"/>
            </w:pPr>
            <w:r w:rsidRPr="00506121">
              <w:t>DEVICE_NAME_BL3M_144</w:t>
            </w:r>
          </w:p>
        </w:tc>
        <w:tc>
          <w:tcPr>
            <w:tcW w:w="1080" w:type="dxa"/>
            <w:shd w:val="clear" w:color="auto" w:fill="auto"/>
            <w:vAlign w:val="center"/>
          </w:tcPr>
          <w:p w:rsidR="00506121" w:rsidRDefault="00506121" w:rsidP="00506121">
            <w:pPr>
              <w:spacing w:afterAutospacing="1"/>
            </w:pPr>
            <w:r>
              <w:t>Public</w:t>
            </w:r>
          </w:p>
        </w:tc>
        <w:tc>
          <w:tcPr>
            <w:tcW w:w="2908" w:type="dxa"/>
            <w:shd w:val="clear" w:color="auto" w:fill="auto"/>
            <w:vAlign w:val="center"/>
          </w:tcPr>
          <w:p w:rsidR="00506121" w:rsidRDefault="00506121" w:rsidP="00506121">
            <w:pPr>
              <w:spacing w:afterAutospacing="1"/>
            </w:pPr>
            <w:r>
              <w:t xml:space="preserve">None </w:t>
            </w:r>
          </w:p>
        </w:tc>
      </w:tr>
      <w:tr w:rsidR="00506121" w:rsidTr="00CD1F8E">
        <w:trPr>
          <w:jc w:val="center"/>
        </w:trPr>
        <w:tc>
          <w:tcPr>
            <w:tcW w:w="582" w:type="dxa"/>
            <w:shd w:val="clear" w:color="auto" w:fill="auto"/>
            <w:vAlign w:val="center"/>
          </w:tcPr>
          <w:p w:rsidR="00506121" w:rsidRDefault="00506121" w:rsidP="00506121">
            <w:pPr>
              <w:spacing w:afterAutospacing="1"/>
              <w:jc w:val="center"/>
            </w:pPr>
            <w:r>
              <w:t>(153)</w:t>
            </w:r>
          </w:p>
        </w:tc>
        <w:tc>
          <w:tcPr>
            <w:tcW w:w="3739" w:type="dxa"/>
            <w:shd w:val="clear" w:color="auto" w:fill="auto"/>
            <w:vAlign w:val="center"/>
          </w:tcPr>
          <w:p w:rsidR="00506121" w:rsidRDefault="00506121" w:rsidP="00506121">
            <w:pPr>
              <w:spacing w:afterAutospacing="1"/>
            </w:pPr>
            <w:r w:rsidRPr="00506121">
              <w:t>DEVICE_NAME_MLEV2_4M_272</w:t>
            </w:r>
          </w:p>
        </w:tc>
        <w:tc>
          <w:tcPr>
            <w:tcW w:w="1080" w:type="dxa"/>
            <w:shd w:val="clear" w:color="auto" w:fill="auto"/>
            <w:vAlign w:val="center"/>
          </w:tcPr>
          <w:p w:rsidR="00506121" w:rsidRDefault="00506121" w:rsidP="00506121">
            <w:pPr>
              <w:spacing w:afterAutospacing="1"/>
            </w:pPr>
            <w:r>
              <w:t>Public</w:t>
            </w:r>
          </w:p>
        </w:tc>
        <w:tc>
          <w:tcPr>
            <w:tcW w:w="2908" w:type="dxa"/>
            <w:shd w:val="clear" w:color="auto" w:fill="auto"/>
            <w:vAlign w:val="center"/>
          </w:tcPr>
          <w:p w:rsidR="00506121" w:rsidRDefault="00506121" w:rsidP="00506121">
            <w:pPr>
              <w:spacing w:afterAutospacing="1"/>
            </w:pPr>
            <w:r>
              <w:t xml:space="preserve">None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pPr>
        <w:pStyle w:val="Heading4"/>
        <w:pPrChange w:id="1978" w:author="Pham Minh Tu" w:date="2019-12-27T09:31:00Z">
          <w:pPr>
            <w:pStyle w:val="Heading3"/>
          </w:pPr>
        </w:pPrChange>
      </w:pPr>
      <w:r>
        <w:t>Fields</w:t>
      </w:r>
    </w:p>
    <w:p w:rsidR="004025D7" w:rsidRDefault="004025D7">
      <w:pPr>
        <w:pStyle w:val="Heading5"/>
        <w:pPrChange w:id="1979" w:author="Pham Minh Tu" w:date="2019-12-27T09:31:00Z">
          <w:pPr>
            <w:pStyle w:val="Heading4"/>
          </w:pPr>
        </w:pPrChange>
      </w:pPr>
      <w:r>
        <w:t>ON</w:t>
      </w:r>
    </w:p>
    <w:p w:rsidR="004025D7" w:rsidRDefault="004025D7" w:rsidP="004025D7">
      <w:pPr>
        <w:pStyle w:val="DesignID"/>
      </w:pPr>
      <w:r>
        <w:t>GENERIC_GDD_CLS_032_001: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ON </w:t>
            </w:r>
          </w:p>
        </w:tc>
      </w:tr>
    </w:tbl>
    <w:p w:rsidR="004025D7" w:rsidRDefault="004025D7" w:rsidP="004025D7"/>
    <w:p w:rsidR="004025D7" w:rsidRDefault="004025D7">
      <w:pPr>
        <w:pStyle w:val="Heading5"/>
        <w:pPrChange w:id="1980" w:author="Pham Minh Tu" w:date="2019-12-27T09:32:00Z">
          <w:pPr>
            <w:pStyle w:val="Heading4"/>
          </w:pPr>
        </w:pPrChange>
      </w:pPr>
      <w:r>
        <w:t>OFF</w:t>
      </w:r>
    </w:p>
    <w:p w:rsidR="004025D7" w:rsidRDefault="004025D7" w:rsidP="004025D7">
      <w:pPr>
        <w:pStyle w:val="DesignID"/>
      </w:pPr>
      <w:r>
        <w:t>GENERIC_GDD_CLS_032_002: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OFF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bool</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OFF </w:t>
            </w:r>
          </w:p>
        </w:tc>
      </w:tr>
    </w:tbl>
    <w:p w:rsidR="004025D7" w:rsidRDefault="004025D7" w:rsidP="004025D7"/>
    <w:p w:rsidR="004025D7" w:rsidRDefault="004025D7">
      <w:pPr>
        <w:pStyle w:val="Heading5"/>
        <w:pPrChange w:id="1981" w:author="Pham Minh Tu" w:date="2019-12-27T09:32:00Z">
          <w:pPr>
            <w:pStyle w:val="Heading4"/>
          </w:pPr>
        </w:pPrChange>
      </w:pPr>
      <w:r>
        <w:lastRenderedPageBreak/>
        <w:t>STD_ON</w:t>
      </w:r>
    </w:p>
    <w:p w:rsidR="004025D7" w:rsidRDefault="004025D7" w:rsidP="004025D7">
      <w:pPr>
        <w:pStyle w:val="DesignID"/>
      </w:pPr>
      <w:r>
        <w:t>GENERIC_GDD_CLS_032_003: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STD_ON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StdOn </w:t>
            </w:r>
          </w:p>
        </w:tc>
      </w:tr>
    </w:tbl>
    <w:p w:rsidR="004025D7" w:rsidRDefault="004025D7" w:rsidP="004025D7"/>
    <w:p w:rsidR="004025D7" w:rsidRDefault="004025D7">
      <w:pPr>
        <w:pStyle w:val="Heading5"/>
        <w:pPrChange w:id="1982" w:author="Pham Minh Tu" w:date="2019-12-27T09:32:00Z">
          <w:pPr>
            <w:pStyle w:val="Heading4"/>
          </w:pPr>
        </w:pPrChange>
      </w:pPr>
      <w:r>
        <w:t>STD_OFF</w:t>
      </w:r>
    </w:p>
    <w:p w:rsidR="004025D7" w:rsidRDefault="004025D7" w:rsidP="004025D7">
      <w:pPr>
        <w:pStyle w:val="DesignID"/>
      </w:pPr>
      <w:r>
        <w:t>GENERIC_GDD_CLS_032_004: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STD_OFF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StdOff </w:t>
            </w:r>
          </w:p>
        </w:tc>
      </w:tr>
    </w:tbl>
    <w:p w:rsidR="004025D7" w:rsidRDefault="004025D7" w:rsidP="004025D7"/>
    <w:p w:rsidR="004025D7" w:rsidRDefault="004025D7">
      <w:pPr>
        <w:pStyle w:val="Heading5"/>
        <w:pPrChange w:id="1983" w:author="Pham Minh Tu" w:date="2019-12-27T09:32:00Z">
          <w:pPr>
            <w:pStyle w:val="Heading4"/>
          </w:pPr>
        </w:pPrChange>
      </w:pPr>
      <w:r>
        <w:t>ECUC_CONTAINER_VALUE</w:t>
      </w:r>
    </w:p>
    <w:p w:rsidR="004025D7" w:rsidRDefault="004025D7" w:rsidP="004025D7">
      <w:pPr>
        <w:pStyle w:val="DesignID"/>
      </w:pPr>
      <w:r>
        <w:t>GENERIC_GDD_CLS_032_005: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ECUC_CONTAINER_VALUE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Ecuc container value </w:t>
            </w:r>
          </w:p>
        </w:tc>
      </w:tr>
    </w:tbl>
    <w:p w:rsidR="004025D7" w:rsidRDefault="004025D7" w:rsidP="004025D7"/>
    <w:p w:rsidR="004025D7" w:rsidRDefault="004025D7">
      <w:pPr>
        <w:pStyle w:val="Heading5"/>
        <w:pPrChange w:id="1984" w:author="Pham Minh Tu" w:date="2019-12-27T09:32:00Z">
          <w:pPr>
            <w:pStyle w:val="Heading4"/>
          </w:pPr>
        </w:pPrChange>
      </w:pPr>
      <w:r>
        <w:t>CONTAINERS</w:t>
      </w:r>
    </w:p>
    <w:p w:rsidR="004025D7" w:rsidRDefault="004025D7" w:rsidP="004025D7">
      <w:pPr>
        <w:pStyle w:val="DesignID"/>
      </w:pPr>
      <w:r>
        <w:t>GENERIC_GDD_CLS_032_006: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CONTAINERS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Container </w:t>
            </w:r>
          </w:p>
        </w:tc>
      </w:tr>
    </w:tbl>
    <w:p w:rsidR="004025D7" w:rsidRDefault="004025D7" w:rsidP="004025D7"/>
    <w:p w:rsidR="004025D7" w:rsidRDefault="004025D7">
      <w:pPr>
        <w:pStyle w:val="Heading5"/>
        <w:pPrChange w:id="1985" w:author="Pham Minh Tu" w:date="2019-12-27T09:32:00Z">
          <w:pPr>
            <w:pStyle w:val="Heading4"/>
          </w:pPr>
        </w:pPrChange>
      </w:pPr>
      <w:r>
        <w:t>SUB_CONTAINERS</w:t>
      </w:r>
    </w:p>
    <w:p w:rsidR="004025D7" w:rsidRDefault="004025D7" w:rsidP="004025D7">
      <w:pPr>
        <w:pStyle w:val="DesignID"/>
      </w:pPr>
      <w:r>
        <w:t>GENERIC_GDD_CLS_032_007: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SUB_CONTAINERS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Subcontainer </w:t>
            </w:r>
          </w:p>
        </w:tc>
      </w:tr>
    </w:tbl>
    <w:p w:rsidR="004025D7" w:rsidRDefault="004025D7" w:rsidP="004025D7"/>
    <w:p w:rsidR="004025D7" w:rsidRDefault="004025D7">
      <w:pPr>
        <w:pStyle w:val="Heading5"/>
        <w:pPrChange w:id="1986" w:author="Pham Minh Tu" w:date="2019-12-27T09:32:00Z">
          <w:pPr>
            <w:pStyle w:val="Heading4"/>
          </w:pPr>
        </w:pPrChange>
      </w:pPr>
      <w:r>
        <w:t>ECUC_MODULE_CONFIGURATION_VALUES</w:t>
      </w:r>
    </w:p>
    <w:p w:rsidR="004025D7" w:rsidRDefault="004025D7" w:rsidP="004025D7">
      <w:pPr>
        <w:pStyle w:val="DesignID"/>
      </w:pPr>
      <w:r>
        <w:t>GENERIC_GDD_CLS_032_008: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ECUC_MODULE_CONFIGURATION_VALUES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Ecuc module configuration value </w:t>
            </w:r>
          </w:p>
        </w:tc>
      </w:tr>
    </w:tbl>
    <w:p w:rsidR="004025D7" w:rsidRDefault="004025D7" w:rsidP="004025D7"/>
    <w:p w:rsidR="004025D7" w:rsidRDefault="004025D7">
      <w:pPr>
        <w:pStyle w:val="Heading5"/>
        <w:pPrChange w:id="1987" w:author="Pham Minh Tu" w:date="2019-12-27T09:32:00Z">
          <w:pPr>
            <w:pStyle w:val="Heading4"/>
          </w:pPr>
        </w:pPrChange>
      </w:pPr>
      <w:r>
        <w:t>BSW_IMPLEMENTATION</w:t>
      </w:r>
    </w:p>
    <w:p w:rsidR="004025D7" w:rsidRDefault="004025D7" w:rsidP="004025D7">
      <w:pPr>
        <w:pStyle w:val="DesignID"/>
      </w:pPr>
      <w:r>
        <w:t>GENERIC_GDD_CLS_032_009: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BSW_IMPLEMENTATION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Basic software implementation </w:t>
            </w:r>
          </w:p>
        </w:tc>
      </w:tr>
    </w:tbl>
    <w:p w:rsidR="004025D7" w:rsidRDefault="004025D7" w:rsidP="004025D7"/>
    <w:p w:rsidR="004025D7" w:rsidRDefault="004025D7">
      <w:pPr>
        <w:pStyle w:val="Heading5"/>
        <w:pPrChange w:id="1988" w:author="Pham Minh Tu" w:date="2019-12-27T09:32:00Z">
          <w:pPr>
            <w:pStyle w:val="Heading4"/>
          </w:pPr>
        </w:pPrChange>
      </w:pPr>
      <w:r>
        <w:t>BSW_MODULE_DESCRIPTION</w:t>
      </w:r>
    </w:p>
    <w:p w:rsidR="004025D7" w:rsidRDefault="004025D7" w:rsidP="004025D7">
      <w:pPr>
        <w:pStyle w:val="DesignID"/>
      </w:pPr>
      <w:r>
        <w:t>GENERIC_GDD_CLS_032_010: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BSW_MODULE_DESCRIPTION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Basic software module description </w:t>
            </w:r>
          </w:p>
        </w:tc>
      </w:tr>
    </w:tbl>
    <w:p w:rsidR="004025D7" w:rsidRDefault="004025D7" w:rsidP="004025D7"/>
    <w:p w:rsidR="004025D7" w:rsidRDefault="004025D7">
      <w:pPr>
        <w:pStyle w:val="Heading5"/>
        <w:pPrChange w:id="1989" w:author="Pham Minh Tu" w:date="2019-12-27T09:32:00Z">
          <w:pPr>
            <w:pStyle w:val="Heading4"/>
          </w:pPr>
        </w:pPrChange>
      </w:pPr>
      <w:r>
        <w:t>TRANSLATION_FILE_PATH</w:t>
      </w:r>
    </w:p>
    <w:p w:rsidR="004025D7" w:rsidRDefault="004025D7" w:rsidP="004025D7">
      <w:pPr>
        <w:pStyle w:val="DesignID"/>
      </w:pPr>
      <w:r>
        <w:t>GENERIC_GDD_CLS_032_011: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TRANSLATION_FILE_PATH</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Translation file path </w:t>
            </w:r>
          </w:p>
        </w:tc>
      </w:tr>
    </w:tbl>
    <w:p w:rsidR="004025D7" w:rsidRDefault="004025D7" w:rsidP="004025D7"/>
    <w:p w:rsidR="004025D7" w:rsidRDefault="004025D7">
      <w:pPr>
        <w:pStyle w:val="Heading5"/>
        <w:pPrChange w:id="1990" w:author="Pham Minh Tu" w:date="2019-12-27T09:32:00Z">
          <w:pPr>
            <w:pStyle w:val="Heading4"/>
          </w:pPr>
        </w:pPrChange>
      </w:pPr>
      <w:r>
        <w:lastRenderedPageBreak/>
        <w:t>DEVICE_FILE_PATH</w:t>
      </w:r>
    </w:p>
    <w:p w:rsidR="004025D7" w:rsidRDefault="004025D7" w:rsidP="004025D7">
      <w:pPr>
        <w:pStyle w:val="DesignID"/>
      </w:pPr>
      <w:r>
        <w:t>GENERIC_GDD_CLS_032_012: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DEVICE_FILE_PATH</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Device file path </w:t>
            </w:r>
          </w:p>
        </w:tc>
      </w:tr>
    </w:tbl>
    <w:p w:rsidR="004025D7" w:rsidRDefault="004025D7" w:rsidP="004025D7"/>
    <w:p w:rsidR="004025D7" w:rsidRDefault="004025D7">
      <w:pPr>
        <w:pStyle w:val="Heading5"/>
        <w:pPrChange w:id="1991" w:author="Pham Minh Tu" w:date="2019-12-27T09:32:00Z">
          <w:pPr>
            <w:pStyle w:val="Heading4"/>
          </w:pPr>
        </w:pPrChange>
      </w:pPr>
      <w:r>
        <w:t>TWO</w:t>
      </w:r>
    </w:p>
    <w:p w:rsidR="004025D7" w:rsidRDefault="004025D7" w:rsidP="004025D7">
      <w:pPr>
        <w:pStyle w:val="DesignID"/>
      </w:pPr>
      <w:r>
        <w:t>GENERIC_GDD_CLS_032_013: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TWO</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TWO </w:t>
            </w:r>
          </w:p>
        </w:tc>
      </w:tr>
    </w:tbl>
    <w:p w:rsidR="004025D7" w:rsidRDefault="004025D7" w:rsidP="004025D7"/>
    <w:p w:rsidR="004025D7" w:rsidRDefault="004025D7">
      <w:pPr>
        <w:pStyle w:val="Heading5"/>
        <w:pPrChange w:id="1992" w:author="Pham Minh Tu" w:date="2019-12-27T09:32:00Z">
          <w:pPr>
            <w:pStyle w:val="Heading4"/>
          </w:pPr>
        </w:pPrChange>
      </w:pPr>
      <w:r>
        <w:t>ONE</w:t>
      </w:r>
    </w:p>
    <w:p w:rsidR="004025D7" w:rsidRDefault="004025D7" w:rsidP="004025D7">
      <w:pPr>
        <w:pStyle w:val="DesignID"/>
      </w:pPr>
      <w:r>
        <w:t>GENERIC_GDD_CLS_032_014: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ONE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ONE </w:t>
            </w:r>
          </w:p>
        </w:tc>
      </w:tr>
    </w:tbl>
    <w:p w:rsidR="004025D7" w:rsidRDefault="004025D7" w:rsidP="004025D7"/>
    <w:p w:rsidR="004025D7" w:rsidRDefault="004025D7">
      <w:pPr>
        <w:pStyle w:val="Heading5"/>
        <w:pPrChange w:id="1993" w:author="Pham Minh Tu" w:date="2019-12-27T09:32:00Z">
          <w:pPr>
            <w:pStyle w:val="Heading4"/>
          </w:pPr>
        </w:pPrChange>
      </w:pPr>
      <w:r>
        <w:t>ZERO</w:t>
      </w:r>
    </w:p>
    <w:p w:rsidR="004025D7" w:rsidRDefault="004025D7" w:rsidP="004025D7">
      <w:pPr>
        <w:pStyle w:val="DesignID"/>
      </w:pPr>
      <w:r>
        <w:t>GENERIC_GDD_CLS_032_015: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ZERO</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ZERO </w:t>
            </w:r>
          </w:p>
        </w:tc>
      </w:tr>
    </w:tbl>
    <w:p w:rsidR="004025D7" w:rsidRDefault="004025D7" w:rsidP="004025D7"/>
    <w:p w:rsidR="004025D7" w:rsidRDefault="004025D7">
      <w:pPr>
        <w:pStyle w:val="Heading5"/>
        <w:pPrChange w:id="1994" w:author="Pham Minh Tu" w:date="2019-12-27T09:32:00Z">
          <w:pPr>
            <w:pStyle w:val="Heading4"/>
          </w:pPr>
        </w:pPrChange>
      </w:pPr>
      <w:r>
        <w:t>TRUE</w:t>
      </w:r>
    </w:p>
    <w:p w:rsidR="004025D7" w:rsidRDefault="004025D7" w:rsidP="004025D7">
      <w:pPr>
        <w:pStyle w:val="DesignID"/>
      </w:pPr>
      <w:r>
        <w:t>GENERIC_GDD_CLS_032_016: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TRUE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TRUE </w:t>
            </w:r>
          </w:p>
        </w:tc>
      </w:tr>
    </w:tbl>
    <w:p w:rsidR="004025D7" w:rsidRDefault="004025D7" w:rsidP="004025D7"/>
    <w:p w:rsidR="004025D7" w:rsidRDefault="004025D7">
      <w:pPr>
        <w:pStyle w:val="Heading5"/>
        <w:pPrChange w:id="1995" w:author="Pham Minh Tu" w:date="2019-12-27T09:32:00Z">
          <w:pPr>
            <w:pStyle w:val="Heading4"/>
          </w:pPr>
        </w:pPrChange>
      </w:pPr>
      <w:r>
        <w:t>FALSE</w:t>
      </w:r>
    </w:p>
    <w:p w:rsidR="004025D7" w:rsidRDefault="004025D7" w:rsidP="004025D7">
      <w:pPr>
        <w:pStyle w:val="DesignID"/>
      </w:pPr>
      <w:r>
        <w:t>GENERIC_GDD_CLS_032_017: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FALSE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FALSE </w:t>
            </w:r>
          </w:p>
        </w:tc>
      </w:tr>
    </w:tbl>
    <w:p w:rsidR="004025D7" w:rsidRDefault="004025D7" w:rsidP="004025D7"/>
    <w:p w:rsidR="004025D7" w:rsidRDefault="004025D7">
      <w:pPr>
        <w:pStyle w:val="Heading5"/>
        <w:pPrChange w:id="1996" w:author="Pham Minh Tu" w:date="2019-12-27T09:32:00Z">
          <w:pPr>
            <w:pStyle w:val="Heading4"/>
          </w:pPr>
        </w:pPrChange>
      </w:pPr>
      <w:r>
        <w:t>IOREG</w:t>
      </w:r>
    </w:p>
    <w:p w:rsidR="004025D7" w:rsidRDefault="004025D7" w:rsidP="004025D7">
      <w:pPr>
        <w:pStyle w:val="DesignID"/>
      </w:pPr>
      <w:r>
        <w:t>GENERIC_GDD_CLS_032_018: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IOREG</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IOREG </w:t>
            </w:r>
          </w:p>
        </w:tc>
      </w:tr>
    </w:tbl>
    <w:p w:rsidR="004025D7" w:rsidRDefault="004025D7" w:rsidP="004025D7"/>
    <w:p w:rsidR="004025D7" w:rsidRDefault="004025D7">
      <w:pPr>
        <w:pStyle w:val="Heading5"/>
        <w:pPrChange w:id="1997" w:author="Pham Minh Tu" w:date="2019-12-27T09:32:00Z">
          <w:pPr>
            <w:pStyle w:val="Heading4"/>
          </w:pPr>
        </w:pPrChange>
      </w:pPr>
      <w:r>
        <w:t>OPTION</w:t>
      </w:r>
    </w:p>
    <w:p w:rsidR="004025D7" w:rsidRDefault="004025D7" w:rsidP="004025D7">
      <w:pPr>
        <w:pStyle w:val="DesignID"/>
      </w:pPr>
      <w:r>
        <w:t>GENERIC_GDD_CLS_032_019: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OPTION </w:t>
            </w:r>
          </w:p>
        </w:tc>
      </w:tr>
    </w:tbl>
    <w:p w:rsidR="004025D7" w:rsidRDefault="004025D7" w:rsidP="004025D7"/>
    <w:p w:rsidR="004025D7" w:rsidRDefault="004025D7">
      <w:pPr>
        <w:pStyle w:val="Heading5"/>
        <w:pPrChange w:id="1998" w:author="Pham Minh Tu" w:date="2019-12-27T09:32:00Z">
          <w:pPr>
            <w:pStyle w:val="Heading4"/>
          </w:pPr>
        </w:pPrChange>
      </w:pPr>
      <w:r>
        <w:t>INPUT_FILE</w:t>
      </w:r>
    </w:p>
    <w:p w:rsidR="004025D7" w:rsidRDefault="004025D7" w:rsidP="004025D7">
      <w:pPr>
        <w:pStyle w:val="DesignID"/>
      </w:pPr>
      <w:r>
        <w:t>GENERIC_GDD_CLS_032_020: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INPUT_FILE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Input file </w:t>
            </w:r>
          </w:p>
        </w:tc>
      </w:tr>
    </w:tbl>
    <w:p w:rsidR="004025D7" w:rsidRDefault="004025D7" w:rsidP="004025D7"/>
    <w:p w:rsidR="004025D7" w:rsidRDefault="004025D7">
      <w:pPr>
        <w:pStyle w:val="Heading5"/>
        <w:pPrChange w:id="1999" w:author="Pham Minh Tu" w:date="2019-12-27T09:33:00Z">
          <w:pPr>
            <w:pStyle w:val="Heading4"/>
          </w:pPr>
        </w:pPrChange>
      </w:pPr>
      <w:r>
        <w:lastRenderedPageBreak/>
        <w:t>AR_RELEASE_VERSION</w:t>
      </w:r>
    </w:p>
    <w:p w:rsidR="004025D7" w:rsidRDefault="004025D7" w:rsidP="004025D7">
      <w:pPr>
        <w:pStyle w:val="DesignID"/>
      </w:pPr>
      <w:r>
        <w:t>GENERIC_GDD_CLS_032_021: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AR_RELEASE_VERSION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Ar release version </w:t>
            </w:r>
          </w:p>
        </w:tc>
      </w:tr>
    </w:tbl>
    <w:p w:rsidR="004025D7" w:rsidRDefault="004025D7" w:rsidP="004025D7"/>
    <w:p w:rsidR="004025D7" w:rsidRDefault="004025D7">
      <w:pPr>
        <w:pStyle w:val="Heading5"/>
        <w:pPrChange w:id="2000" w:author="Pham Minh Tu" w:date="2019-12-27T09:33:00Z">
          <w:pPr>
            <w:pStyle w:val="Heading4"/>
          </w:pPr>
        </w:pPrChange>
      </w:pPr>
      <w:r>
        <w:t>SW_VERSION</w:t>
      </w:r>
    </w:p>
    <w:p w:rsidR="004025D7" w:rsidRDefault="004025D7" w:rsidP="004025D7">
      <w:pPr>
        <w:pStyle w:val="DesignID"/>
      </w:pPr>
      <w:r>
        <w:t>GENERIC_GDD_CLS_032_022: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SW_VERSION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Ar software version </w:t>
            </w:r>
          </w:p>
        </w:tc>
      </w:tr>
    </w:tbl>
    <w:p w:rsidR="004025D7" w:rsidRDefault="004025D7" w:rsidP="004025D7"/>
    <w:p w:rsidR="004025D7" w:rsidRDefault="004025D7">
      <w:pPr>
        <w:pStyle w:val="Heading5"/>
        <w:pPrChange w:id="2001" w:author="Pham Minh Tu" w:date="2019-12-27T09:33:00Z">
          <w:pPr>
            <w:pStyle w:val="Heading4"/>
          </w:pPr>
        </w:pPrChange>
      </w:pPr>
      <w:r>
        <w:t>VENDOR_ID</w:t>
      </w:r>
    </w:p>
    <w:p w:rsidR="004025D7" w:rsidRDefault="004025D7" w:rsidP="004025D7">
      <w:pPr>
        <w:pStyle w:val="DesignID"/>
      </w:pPr>
      <w:r>
        <w:t>GENERIC_GDD_CLS_032_023: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VENDOR_ID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Vendor id </w:t>
            </w:r>
          </w:p>
        </w:tc>
      </w:tr>
    </w:tbl>
    <w:p w:rsidR="004025D7" w:rsidRDefault="004025D7" w:rsidP="004025D7"/>
    <w:p w:rsidR="004025D7" w:rsidRDefault="004025D7">
      <w:pPr>
        <w:pStyle w:val="Heading5"/>
        <w:pPrChange w:id="2002" w:author="Pham Minh Tu" w:date="2019-12-27T09:33:00Z">
          <w:pPr>
            <w:pStyle w:val="Heading4"/>
          </w:pPr>
        </w:pPrChange>
      </w:pPr>
      <w:r>
        <w:t>MODULE_ID</w:t>
      </w:r>
    </w:p>
    <w:p w:rsidR="004025D7" w:rsidRDefault="004025D7" w:rsidP="004025D7">
      <w:pPr>
        <w:pStyle w:val="DesignID"/>
      </w:pPr>
      <w:r>
        <w:t>GENERIC_GDD_CLS_032_024: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MODULE_ID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Module id </w:t>
            </w:r>
          </w:p>
        </w:tc>
      </w:tr>
    </w:tbl>
    <w:p w:rsidR="004025D7" w:rsidRDefault="004025D7" w:rsidP="004025D7"/>
    <w:p w:rsidR="004025D7" w:rsidRDefault="004025D7">
      <w:pPr>
        <w:pStyle w:val="Heading5"/>
        <w:pPrChange w:id="2003" w:author="Pham Minh Tu" w:date="2019-12-27T09:33:00Z">
          <w:pPr>
            <w:pStyle w:val="Heading4"/>
          </w:pPr>
        </w:pPrChange>
      </w:pPr>
      <w:r>
        <w:t>EXIT_DUE_CMD_ERROR</w:t>
      </w:r>
    </w:p>
    <w:p w:rsidR="004025D7" w:rsidRDefault="004025D7" w:rsidP="004025D7">
      <w:pPr>
        <w:pStyle w:val="DesignID"/>
      </w:pPr>
      <w:r>
        <w:t>GENERIC_GDD_CLS_032_025: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EXIT_DUE_CMD_ERROR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int</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Exit due to command line error </w:t>
            </w:r>
          </w:p>
        </w:tc>
      </w:tr>
    </w:tbl>
    <w:p w:rsidR="004025D7" w:rsidRDefault="004025D7" w:rsidP="004025D7"/>
    <w:p w:rsidR="004025D7" w:rsidRDefault="004025D7">
      <w:pPr>
        <w:pStyle w:val="Heading5"/>
        <w:pPrChange w:id="2004" w:author="Pham Minh Tu" w:date="2019-12-27T09:33:00Z">
          <w:pPr>
            <w:pStyle w:val="Heading4"/>
          </w:pPr>
        </w:pPrChange>
      </w:pPr>
      <w:r>
        <w:t>EXIT_SUCCESSFUL</w:t>
      </w:r>
    </w:p>
    <w:p w:rsidR="004025D7" w:rsidRDefault="004025D7" w:rsidP="004025D7">
      <w:pPr>
        <w:pStyle w:val="DesignID"/>
      </w:pPr>
      <w:r>
        <w:t>GENERIC_GDD_CLS_032_026: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EXIT_SUCCESSFUL</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Exit successful </w:t>
            </w:r>
          </w:p>
        </w:tc>
      </w:tr>
    </w:tbl>
    <w:p w:rsidR="004025D7" w:rsidRDefault="004025D7" w:rsidP="004025D7"/>
    <w:p w:rsidR="004025D7" w:rsidRDefault="004025D7">
      <w:pPr>
        <w:pStyle w:val="Heading5"/>
        <w:pPrChange w:id="2005" w:author="Pham Minh Tu" w:date="2019-12-27T09:33:00Z">
          <w:pPr>
            <w:pStyle w:val="Heading4"/>
          </w:pPr>
        </w:pPrChange>
      </w:pPr>
      <w:r>
        <w:t>EXIT_SUCCESSFUL_WITH_WARNINGS</w:t>
      </w:r>
    </w:p>
    <w:p w:rsidR="004025D7" w:rsidRDefault="004025D7" w:rsidP="004025D7">
      <w:pPr>
        <w:pStyle w:val="DesignID"/>
      </w:pPr>
      <w:r>
        <w:t>GENERIC_GDD_CLS_032_027: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EXIT_SUCCESSFUL_WITH_WARNINGS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Exit successful with warnings </w:t>
            </w:r>
          </w:p>
        </w:tc>
      </w:tr>
    </w:tbl>
    <w:p w:rsidR="004025D7" w:rsidRDefault="004025D7" w:rsidP="004025D7"/>
    <w:p w:rsidR="004025D7" w:rsidRDefault="004025D7">
      <w:pPr>
        <w:pStyle w:val="Heading5"/>
        <w:pPrChange w:id="2006" w:author="Pham Minh Tu" w:date="2019-12-27T09:33:00Z">
          <w:pPr>
            <w:pStyle w:val="Heading4"/>
          </w:pPr>
        </w:pPrChange>
      </w:pPr>
      <w:r>
        <w:t>EXIT_DUE_INPUT_FILES_ERROR</w:t>
      </w:r>
    </w:p>
    <w:p w:rsidR="004025D7" w:rsidRDefault="004025D7" w:rsidP="004025D7">
      <w:pPr>
        <w:pStyle w:val="DesignID"/>
      </w:pPr>
      <w:r>
        <w:t>GENERIC_GDD_CLS_032_028: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EXIT_DUE_INPUT_FILES_ERROR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Exit due to input files error </w:t>
            </w:r>
          </w:p>
        </w:tc>
      </w:tr>
    </w:tbl>
    <w:p w:rsidR="004025D7" w:rsidRDefault="004025D7" w:rsidP="004025D7"/>
    <w:p w:rsidR="004025D7" w:rsidRDefault="004025D7">
      <w:pPr>
        <w:pStyle w:val="Heading5"/>
        <w:pPrChange w:id="2007" w:author="Pham Minh Tu" w:date="2019-12-27T09:33:00Z">
          <w:pPr>
            <w:pStyle w:val="Heading4"/>
          </w:pPr>
        </w:pPrChange>
      </w:pPr>
      <w:r>
        <w:t>EXIT_DUE_STRUCTURE_GENERATION_ERROR</w:t>
      </w:r>
    </w:p>
    <w:p w:rsidR="004025D7" w:rsidRDefault="004025D7" w:rsidP="004025D7">
      <w:pPr>
        <w:pStyle w:val="DesignID"/>
      </w:pPr>
      <w:r>
        <w:t>GENERIC_GDD_CLS_032_029: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EXIT_DUE_STRUCTURE_GENERATION_ERROR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Exit due to structure generation error </w:t>
            </w:r>
          </w:p>
        </w:tc>
      </w:tr>
    </w:tbl>
    <w:p w:rsidR="004025D7" w:rsidRDefault="004025D7" w:rsidP="004025D7"/>
    <w:p w:rsidR="004025D7" w:rsidRDefault="004025D7">
      <w:pPr>
        <w:pStyle w:val="Heading5"/>
        <w:pPrChange w:id="2008" w:author="Pham Minh Tu" w:date="2019-12-27T09:33:00Z">
          <w:pPr>
            <w:pStyle w:val="Heading4"/>
          </w:pPr>
        </w:pPrChange>
      </w:pPr>
      <w:r>
        <w:lastRenderedPageBreak/>
        <w:t>EXIT_DUE_OVERWRITTEN_FILE_ERROR</w:t>
      </w:r>
    </w:p>
    <w:p w:rsidR="004025D7" w:rsidRDefault="004025D7" w:rsidP="004025D7">
      <w:pPr>
        <w:pStyle w:val="DesignID"/>
      </w:pPr>
      <w:r>
        <w:t>GENERIC_GDD_CLS_032_030: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EXIT_DUE_OVERWRITTEN_FILE_ERROR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Exit due to overwritten file error </w:t>
            </w:r>
          </w:p>
        </w:tc>
      </w:tr>
    </w:tbl>
    <w:p w:rsidR="004025D7" w:rsidRDefault="004025D7" w:rsidP="004025D7"/>
    <w:p w:rsidR="004025D7" w:rsidRDefault="004025D7">
      <w:pPr>
        <w:pStyle w:val="Heading5"/>
        <w:pPrChange w:id="2009" w:author="Pham Minh Tu" w:date="2019-12-27T09:33:00Z">
          <w:pPr>
            <w:pStyle w:val="Heading4"/>
          </w:pPr>
        </w:pPrChange>
      </w:pPr>
      <w:r>
        <w:t>EXIT_DUE_UNCOMPATIBLE_DLL</w:t>
      </w:r>
    </w:p>
    <w:p w:rsidR="004025D7" w:rsidRDefault="004025D7" w:rsidP="004025D7">
      <w:pPr>
        <w:pStyle w:val="DesignID"/>
      </w:pPr>
      <w:r>
        <w:t>GENERIC_GDD_CLS_032_031: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EXIT_DUE_UNCOMPATIBLE_DLL</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Exit due to uncompatible with DLL file </w:t>
            </w:r>
          </w:p>
        </w:tc>
      </w:tr>
    </w:tbl>
    <w:p w:rsidR="004025D7" w:rsidRDefault="004025D7" w:rsidP="004025D7"/>
    <w:p w:rsidR="004025D7" w:rsidRDefault="004025D7">
      <w:pPr>
        <w:pStyle w:val="Heading5"/>
        <w:pPrChange w:id="2010" w:author="Pham Minh Tu" w:date="2019-12-27T09:33:00Z">
          <w:pPr>
            <w:pStyle w:val="Heading4"/>
          </w:pPr>
        </w:pPrChange>
      </w:pPr>
      <w:r>
        <w:t>EXIT_DUE_CRASH</w:t>
      </w:r>
    </w:p>
    <w:p w:rsidR="004025D7" w:rsidRDefault="004025D7" w:rsidP="004025D7">
      <w:pPr>
        <w:pStyle w:val="DesignID"/>
      </w:pPr>
      <w:r>
        <w:t>GENERIC_GDD_CLS_032_032: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EXIT_DUE_CRASH</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Exit due to unknown error </w:t>
            </w:r>
          </w:p>
        </w:tc>
      </w:tr>
    </w:tbl>
    <w:p w:rsidR="004025D7" w:rsidRDefault="004025D7" w:rsidP="004025D7"/>
    <w:p w:rsidR="004025D7" w:rsidRDefault="004025D7">
      <w:pPr>
        <w:pStyle w:val="Heading5"/>
        <w:pPrChange w:id="2011" w:author="Pham Minh Tu" w:date="2019-12-27T09:33:00Z">
          <w:pPr>
            <w:pStyle w:val="Heading4"/>
          </w:pPr>
        </w:pPrChange>
      </w:pPr>
      <w:r>
        <w:t>EXIT_DUE_DLL_NOT_FOUND</w:t>
      </w:r>
    </w:p>
    <w:p w:rsidR="004025D7" w:rsidRDefault="004025D7" w:rsidP="004025D7">
      <w:pPr>
        <w:pStyle w:val="DesignID"/>
      </w:pPr>
      <w:r>
        <w:t>GENERIC_GDD_CLS_032_033: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EXIT_DUE_DLL_NOT_FOUND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Exit due to DLL file not found </w:t>
            </w:r>
          </w:p>
        </w:tc>
      </w:tr>
    </w:tbl>
    <w:p w:rsidR="004025D7" w:rsidRDefault="004025D7" w:rsidP="004025D7"/>
    <w:p w:rsidR="004025D7" w:rsidRDefault="004025D7">
      <w:pPr>
        <w:pStyle w:val="Heading5"/>
        <w:pPrChange w:id="2012" w:author="Pham Minh Tu" w:date="2019-12-27T09:33:00Z">
          <w:pPr>
            <w:pStyle w:val="Heading4"/>
          </w:pPr>
        </w:pPrChange>
      </w:pPr>
      <w:r>
        <w:t>AR_PACKAGE</w:t>
      </w:r>
    </w:p>
    <w:p w:rsidR="004025D7" w:rsidRDefault="004025D7" w:rsidP="004025D7">
      <w:pPr>
        <w:pStyle w:val="DesignID"/>
      </w:pPr>
      <w:r>
        <w:t>GENERIC_GDD_CLS_032_034: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AR_PACKAGE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Ar package </w:t>
            </w:r>
          </w:p>
        </w:tc>
      </w:tr>
    </w:tbl>
    <w:p w:rsidR="004025D7" w:rsidRDefault="004025D7" w:rsidP="004025D7"/>
    <w:p w:rsidR="004025D7" w:rsidRDefault="004025D7">
      <w:pPr>
        <w:pStyle w:val="Heading5"/>
        <w:pPrChange w:id="2013" w:author="Pham Minh Tu" w:date="2019-12-27T09:33:00Z">
          <w:pPr>
            <w:pStyle w:val="Heading4"/>
          </w:pPr>
        </w:pPrChange>
      </w:pPr>
      <w:r>
        <w:t>AR_PACKAGES</w:t>
      </w:r>
    </w:p>
    <w:p w:rsidR="004025D7" w:rsidRDefault="004025D7" w:rsidP="004025D7">
      <w:pPr>
        <w:pStyle w:val="DesignID"/>
      </w:pPr>
      <w:r>
        <w:t>GENERIC_GDD_CLS_032_035: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AR_PACKAGES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Ar packages </w:t>
            </w:r>
          </w:p>
        </w:tc>
      </w:tr>
    </w:tbl>
    <w:p w:rsidR="004025D7" w:rsidRDefault="004025D7" w:rsidP="004025D7"/>
    <w:p w:rsidR="004025D7" w:rsidRDefault="004025D7">
      <w:pPr>
        <w:pStyle w:val="Heading5"/>
        <w:pPrChange w:id="2014" w:author="Pham Minh Tu" w:date="2019-12-27T09:33:00Z">
          <w:pPr>
            <w:pStyle w:val="Heading4"/>
          </w:pPr>
        </w:pPrChange>
      </w:pPr>
      <w:r>
        <w:t>ELEMENTS</w:t>
      </w:r>
    </w:p>
    <w:p w:rsidR="004025D7" w:rsidRDefault="004025D7" w:rsidP="004025D7">
      <w:pPr>
        <w:pStyle w:val="DesignID"/>
      </w:pPr>
      <w:r>
        <w:t>GENERIC_GDD_CLS_032_036: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ELEMENTS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Elements </w:t>
            </w:r>
          </w:p>
        </w:tc>
      </w:tr>
    </w:tbl>
    <w:p w:rsidR="004025D7" w:rsidRDefault="004025D7" w:rsidP="004025D7"/>
    <w:p w:rsidR="004025D7" w:rsidRDefault="004025D7">
      <w:pPr>
        <w:pStyle w:val="Heading5"/>
        <w:pPrChange w:id="2015" w:author="Pham Minh Tu" w:date="2019-12-27T09:33:00Z">
          <w:pPr>
            <w:pStyle w:val="Heading4"/>
          </w:pPr>
        </w:pPrChange>
      </w:pPr>
      <w:r>
        <w:t>SHORT_NAME</w:t>
      </w:r>
    </w:p>
    <w:p w:rsidR="004025D7" w:rsidRDefault="004025D7" w:rsidP="004025D7">
      <w:pPr>
        <w:pStyle w:val="DesignID"/>
      </w:pPr>
      <w:r>
        <w:t>GENERIC_GDD_CLS_032_037: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SHORT_NAME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Short name </w:t>
            </w:r>
          </w:p>
        </w:tc>
      </w:tr>
    </w:tbl>
    <w:p w:rsidR="004025D7" w:rsidRDefault="004025D7" w:rsidP="004025D7"/>
    <w:p w:rsidR="004025D7" w:rsidRDefault="004025D7">
      <w:pPr>
        <w:pStyle w:val="Heading5"/>
        <w:pPrChange w:id="2016" w:author="Pham Minh Tu" w:date="2019-12-27T09:33:00Z">
          <w:pPr>
            <w:pStyle w:val="Heading4"/>
          </w:pPr>
        </w:pPrChange>
      </w:pPr>
      <w:r>
        <w:t>ECUC_VALUE_COLLECTION</w:t>
      </w:r>
    </w:p>
    <w:p w:rsidR="004025D7" w:rsidRDefault="004025D7" w:rsidP="004025D7">
      <w:pPr>
        <w:pStyle w:val="DesignID"/>
      </w:pPr>
      <w:r>
        <w:t>GENERIC_GDD_CLS_032_038: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ECUC_VALUE_COLLECTION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Ecuc value collection </w:t>
            </w:r>
          </w:p>
        </w:tc>
      </w:tr>
    </w:tbl>
    <w:p w:rsidR="004025D7" w:rsidRDefault="004025D7" w:rsidP="004025D7"/>
    <w:p w:rsidR="004025D7" w:rsidRDefault="004025D7">
      <w:pPr>
        <w:pStyle w:val="Heading5"/>
        <w:pPrChange w:id="2017" w:author="Pham Minh Tu" w:date="2019-12-27T09:33:00Z">
          <w:pPr>
            <w:pStyle w:val="Heading4"/>
          </w:pPr>
        </w:pPrChange>
      </w:pPr>
      <w:r>
        <w:lastRenderedPageBreak/>
        <w:t>BOOL_DATA_TYPE_MARKED</w:t>
      </w:r>
    </w:p>
    <w:p w:rsidR="004025D7" w:rsidRDefault="004025D7" w:rsidP="004025D7">
      <w:pPr>
        <w:pStyle w:val="DesignID"/>
      </w:pPr>
      <w:r>
        <w:t>GENERIC_GDD_CLS_032_039: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BOOL_DATA_TYPE_MARKED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 for ECUC BOOLEAN PARAM DEF attribute CDF </w:t>
            </w:r>
          </w:p>
        </w:tc>
      </w:tr>
    </w:tbl>
    <w:p w:rsidR="004025D7" w:rsidRDefault="004025D7" w:rsidP="004025D7"/>
    <w:p w:rsidR="004025D7" w:rsidRDefault="004025D7">
      <w:pPr>
        <w:pStyle w:val="Heading5"/>
        <w:pPrChange w:id="2018" w:author="Pham Minh Tu" w:date="2019-12-27T09:33:00Z">
          <w:pPr>
            <w:pStyle w:val="Heading4"/>
          </w:pPr>
        </w:pPrChange>
      </w:pPr>
      <w:r>
        <w:t>FLOAT_DATA_TYPE_MARKED</w:t>
      </w:r>
    </w:p>
    <w:p w:rsidR="004025D7" w:rsidRDefault="004025D7" w:rsidP="004025D7">
      <w:pPr>
        <w:pStyle w:val="DesignID"/>
      </w:pPr>
      <w:r>
        <w:t>GENERIC_GDD_CLS_032_040: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FLOAT_DATA_TYPE_MARKED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 for ECUC_FLOAT_PARAM_DEF attribute CDF </w:t>
            </w:r>
          </w:p>
        </w:tc>
      </w:tr>
    </w:tbl>
    <w:p w:rsidR="004025D7" w:rsidRDefault="004025D7" w:rsidP="004025D7"/>
    <w:p w:rsidR="004025D7" w:rsidRDefault="004025D7">
      <w:pPr>
        <w:pStyle w:val="Heading5"/>
        <w:pPrChange w:id="2019" w:author="Pham Minh Tu" w:date="2019-12-27T09:33:00Z">
          <w:pPr>
            <w:pStyle w:val="Heading4"/>
          </w:pPr>
        </w:pPrChange>
      </w:pPr>
      <w:r>
        <w:t>ECUC_INTEGER_PARAM_DEF</w:t>
      </w:r>
    </w:p>
    <w:p w:rsidR="004025D7" w:rsidRDefault="004025D7" w:rsidP="004025D7">
      <w:pPr>
        <w:pStyle w:val="DesignID"/>
      </w:pPr>
      <w:r>
        <w:t>GENERIC_GDD_CLS_032_041: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ECUC_INTEGER_PARAM_DEF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 for ECUC_INTEGER_PARAM_DEF attribute CDF </w:t>
            </w:r>
          </w:p>
        </w:tc>
      </w:tr>
    </w:tbl>
    <w:p w:rsidR="004025D7" w:rsidRDefault="004025D7" w:rsidP="004025D7"/>
    <w:p w:rsidR="004025D7" w:rsidRDefault="004025D7">
      <w:pPr>
        <w:pStyle w:val="Heading5"/>
        <w:pPrChange w:id="2020" w:author="Pham Minh Tu" w:date="2019-12-27T09:33:00Z">
          <w:pPr>
            <w:pStyle w:val="Heading4"/>
          </w:pPr>
        </w:pPrChange>
      </w:pPr>
      <w:r>
        <w:t>ECUC_STRING_PARAM_DEF</w:t>
      </w:r>
    </w:p>
    <w:p w:rsidR="004025D7" w:rsidRDefault="004025D7" w:rsidP="004025D7">
      <w:pPr>
        <w:pStyle w:val="DesignID"/>
      </w:pPr>
      <w:r>
        <w:t>GENERIC_GDD_CLS_032_042: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ECUC_STRING_PARAM_DEF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 for ECUC_STRING_PARAM_DEF attribute CDF </w:t>
            </w:r>
          </w:p>
        </w:tc>
      </w:tr>
    </w:tbl>
    <w:p w:rsidR="004025D7" w:rsidRDefault="004025D7" w:rsidP="004025D7"/>
    <w:p w:rsidR="004025D7" w:rsidRDefault="004025D7">
      <w:pPr>
        <w:pStyle w:val="Heading5"/>
        <w:pPrChange w:id="2021" w:author="Pham Minh Tu" w:date="2019-12-27T09:33:00Z">
          <w:pPr>
            <w:pStyle w:val="Heading4"/>
          </w:pPr>
        </w:pPrChange>
      </w:pPr>
      <w:r>
        <w:t>ECUC_LINKER_SYMBOL_DEF</w:t>
      </w:r>
    </w:p>
    <w:p w:rsidR="004025D7" w:rsidRDefault="004025D7" w:rsidP="004025D7">
      <w:pPr>
        <w:pStyle w:val="DesignID"/>
      </w:pPr>
      <w:r>
        <w:t>GENERIC_GDD_CLS_032_043: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ECUC_LINKER_SYMBOL_DEF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 for ECUC_LINKER_SYMBOL_DEF attribute CDF </w:t>
            </w:r>
          </w:p>
        </w:tc>
      </w:tr>
    </w:tbl>
    <w:p w:rsidR="004025D7" w:rsidRDefault="004025D7" w:rsidP="004025D7"/>
    <w:p w:rsidR="004025D7" w:rsidRDefault="004025D7">
      <w:pPr>
        <w:pStyle w:val="Heading5"/>
        <w:pPrChange w:id="2022" w:author="Pham Minh Tu" w:date="2019-12-27T09:33:00Z">
          <w:pPr>
            <w:pStyle w:val="Heading4"/>
          </w:pPr>
        </w:pPrChange>
      </w:pPr>
      <w:r>
        <w:t>ECUC_FUNCTION_NAME_DEF</w:t>
      </w:r>
    </w:p>
    <w:p w:rsidR="004025D7" w:rsidRDefault="004025D7" w:rsidP="004025D7">
      <w:pPr>
        <w:pStyle w:val="DesignID"/>
      </w:pPr>
      <w:r>
        <w:t>GENERIC_GDD_CLS_032_044: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ECUC_FUNCTION_NAME_DEF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 for ECUC_FUNCTION_NAME_DEF attribute CDF </w:t>
            </w:r>
          </w:p>
        </w:tc>
      </w:tr>
    </w:tbl>
    <w:p w:rsidR="004025D7" w:rsidRDefault="004025D7" w:rsidP="004025D7"/>
    <w:p w:rsidR="004025D7" w:rsidRDefault="004025D7">
      <w:pPr>
        <w:pStyle w:val="Heading5"/>
        <w:pPrChange w:id="2023" w:author="Pham Minh Tu" w:date="2019-12-27T09:33:00Z">
          <w:pPr>
            <w:pStyle w:val="Heading4"/>
          </w:pPr>
        </w:pPrChange>
      </w:pPr>
      <w:r>
        <w:t>ECUC_ENUMERATION_PARAM_DEF</w:t>
      </w:r>
    </w:p>
    <w:p w:rsidR="004025D7" w:rsidRDefault="004025D7" w:rsidP="004025D7">
      <w:pPr>
        <w:pStyle w:val="DesignID"/>
      </w:pPr>
      <w:r>
        <w:t>GENERIC_GDD_CLS_032_045: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ECUC_ENUMERATION_PARAM_DEF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 for ECUC_ENUMERATION_PARAM_DEF attribute CDF </w:t>
            </w:r>
          </w:p>
        </w:tc>
      </w:tr>
    </w:tbl>
    <w:p w:rsidR="004025D7" w:rsidRDefault="004025D7" w:rsidP="004025D7"/>
    <w:p w:rsidR="004025D7" w:rsidRDefault="004025D7">
      <w:pPr>
        <w:pStyle w:val="Heading5"/>
        <w:pPrChange w:id="2024" w:author="Pham Minh Tu" w:date="2019-12-27T09:33:00Z">
          <w:pPr>
            <w:pStyle w:val="Heading4"/>
          </w:pPr>
        </w:pPrChange>
      </w:pPr>
      <w:r>
        <w:t>ECUC_ENUMERATION_LITERAL_DEF</w:t>
      </w:r>
    </w:p>
    <w:p w:rsidR="004025D7" w:rsidRDefault="004025D7" w:rsidP="004025D7">
      <w:pPr>
        <w:pStyle w:val="DesignID"/>
      </w:pPr>
      <w:r>
        <w:t>GENERIC_GDD_CLS_032_046: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ECUC_ENUMERATION_LITERAL_DEF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 for ECUC_ENUMERATION_LITERAL_DEF attribute CDF </w:t>
            </w:r>
          </w:p>
        </w:tc>
      </w:tr>
    </w:tbl>
    <w:p w:rsidR="004025D7" w:rsidRDefault="004025D7" w:rsidP="004025D7"/>
    <w:p w:rsidR="004025D7" w:rsidRDefault="004025D7">
      <w:pPr>
        <w:pStyle w:val="Heading5"/>
        <w:pPrChange w:id="2025" w:author="Pham Minh Tu" w:date="2019-12-27T09:33:00Z">
          <w:pPr>
            <w:pStyle w:val="Heading4"/>
          </w:pPr>
        </w:pPrChange>
      </w:pPr>
      <w:r>
        <w:t>ECUC_SYMBOLIC_NAME_REFERENCE_DEF</w:t>
      </w:r>
    </w:p>
    <w:p w:rsidR="004025D7" w:rsidRDefault="004025D7" w:rsidP="004025D7">
      <w:pPr>
        <w:pStyle w:val="DesignID"/>
      </w:pPr>
      <w:r>
        <w:t>GENERIC_GDD_CLS_032_047: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ECUC_SYMBOLIC_NAME_REFERENCE_DEF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 for ECUC_SYMBOLIC_NAME_REFERENCE_DEF attribute CDF </w:t>
            </w:r>
          </w:p>
        </w:tc>
      </w:tr>
    </w:tbl>
    <w:p w:rsidR="004025D7" w:rsidRDefault="004025D7" w:rsidP="004025D7"/>
    <w:p w:rsidR="004025D7" w:rsidRDefault="004025D7">
      <w:pPr>
        <w:pStyle w:val="Heading5"/>
        <w:pPrChange w:id="2026" w:author="Pham Minh Tu" w:date="2019-12-27T09:33:00Z">
          <w:pPr>
            <w:pStyle w:val="Heading4"/>
          </w:pPr>
        </w:pPrChange>
      </w:pPr>
      <w:r>
        <w:lastRenderedPageBreak/>
        <w:t>ECUC_URI_REFERENCE_DEF</w:t>
      </w:r>
    </w:p>
    <w:p w:rsidR="004025D7" w:rsidRDefault="004025D7" w:rsidP="004025D7">
      <w:pPr>
        <w:pStyle w:val="DesignID"/>
      </w:pPr>
      <w:r>
        <w:t>GENERIC_GDD_CLS_032_048: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ECUC_URI_REFERENCE_DEF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 for ECUC_URI_REFERENCE_DEF attribute CDF </w:t>
            </w:r>
          </w:p>
        </w:tc>
      </w:tr>
    </w:tbl>
    <w:p w:rsidR="004025D7" w:rsidRDefault="004025D7" w:rsidP="004025D7"/>
    <w:p w:rsidR="004025D7" w:rsidRDefault="004025D7">
      <w:pPr>
        <w:pStyle w:val="Heading5"/>
        <w:pPrChange w:id="2027" w:author="Pham Minh Tu" w:date="2019-12-27T09:33:00Z">
          <w:pPr>
            <w:pStyle w:val="Heading4"/>
          </w:pPr>
        </w:pPrChange>
      </w:pPr>
      <w:r>
        <w:t>ECUC_ADD_INFO_PARAM_DEF</w:t>
      </w:r>
    </w:p>
    <w:p w:rsidR="004025D7" w:rsidRDefault="004025D7" w:rsidP="004025D7">
      <w:pPr>
        <w:pStyle w:val="DesignID"/>
      </w:pPr>
      <w:r>
        <w:t>GENERIC_GDD_CLS_032_049: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ECUC_ADD_INFO_PARAM_DEF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Mark for ECUC_ADD_INFO_PARAM_DEF attribute CDF </w:t>
            </w:r>
          </w:p>
        </w:tc>
      </w:tr>
    </w:tbl>
    <w:p w:rsidR="004025D7" w:rsidRDefault="004025D7" w:rsidP="004025D7"/>
    <w:p w:rsidR="004025D7" w:rsidRDefault="004025D7">
      <w:pPr>
        <w:pStyle w:val="Heading5"/>
        <w:pPrChange w:id="2028" w:author="Pham Minh Tu" w:date="2019-12-27T09:33:00Z">
          <w:pPr>
            <w:pStyle w:val="Heading4"/>
          </w:pPr>
        </w:pPrChange>
      </w:pPr>
      <w:r>
        <w:t>AR_VERSION_4_2_2</w:t>
      </w:r>
    </w:p>
    <w:p w:rsidR="004025D7" w:rsidRDefault="004025D7" w:rsidP="004025D7">
      <w:pPr>
        <w:pStyle w:val="DesignID"/>
      </w:pPr>
      <w:r>
        <w:t>GENERIC_GDD_CLS_032_050: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AR_VERSION_4_2_2</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AutoSar Version 4.2.2 </w:t>
            </w:r>
          </w:p>
        </w:tc>
      </w:tr>
    </w:tbl>
    <w:p w:rsidR="004025D7" w:rsidRDefault="004025D7" w:rsidP="004025D7"/>
    <w:p w:rsidR="004025D7" w:rsidRDefault="004025D7">
      <w:pPr>
        <w:pStyle w:val="Heading5"/>
        <w:pPrChange w:id="2029" w:author="Pham Minh Tu" w:date="2019-12-27T09:33:00Z">
          <w:pPr>
            <w:pStyle w:val="Heading4"/>
          </w:pPr>
        </w:pPrChange>
      </w:pPr>
      <w:r>
        <w:t>AR_VERSION_4_0_3</w:t>
      </w:r>
    </w:p>
    <w:p w:rsidR="004025D7" w:rsidRDefault="004025D7" w:rsidP="004025D7">
      <w:pPr>
        <w:pStyle w:val="DesignID"/>
      </w:pPr>
      <w:r>
        <w:t>GENERIC_GDD_CLS_032_051: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AR_VERSION_4_0_3</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AutoSar Version 4.0.3 </w:t>
            </w:r>
          </w:p>
        </w:tc>
      </w:tr>
    </w:tbl>
    <w:p w:rsidR="004025D7" w:rsidRDefault="004025D7" w:rsidP="004025D7"/>
    <w:p w:rsidR="004025D7" w:rsidRDefault="004025D7">
      <w:pPr>
        <w:pStyle w:val="Heading5"/>
        <w:pPrChange w:id="2030" w:author="Pham Minh Tu" w:date="2019-12-27T09:33:00Z">
          <w:pPr>
            <w:pStyle w:val="Heading4"/>
          </w:pPr>
        </w:pPrChange>
      </w:pPr>
      <w:r>
        <w:t>TOOL_VERSION</w:t>
      </w:r>
    </w:p>
    <w:p w:rsidR="004025D7" w:rsidRDefault="004025D7" w:rsidP="004025D7">
      <w:pPr>
        <w:pStyle w:val="DesignID"/>
      </w:pPr>
      <w:r>
        <w:t>GENERIC_GDD_CLS_032_052: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TOOL_VERSION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Generation tool version control </w:t>
            </w:r>
          </w:p>
        </w:tc>
      </w:tr>
    </w:tbl>
    <w:p w:rsidR="004025D7" w:rsidRDefault="004025D7" w:rsidP="004025D7"/>
    <w:p w:rsidR="004025D7" w:rsidRDefault="004025D7">
      <w:pPr>
        <w:pStyle w:val="Heading5"/>
        <w:pPrChange w:id="2031" w:author="Pham Minh Tu" w:date="2019-12-27T09:33:00Z">
          <w:pPr>
            <w:pStyle w:val="Heading4"/>
          </w:pPr>
        </w:pPrChange>
      </w:pPr>
      <w:r>
        <w:t>ALL_OBJECT</w:t>
      </w:r>
    </w:p>
    <w:p w:rsidR="004025D7" w:rsidRDefault="004025D7" w:rsidP="004025D7">
      <w:pPr>
        <w:pStyle w:val="DesignID"/>
      </w:pPr>
      <w:r>
        <w:t>GENERIC_GDD_CLS_032_053: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ALL_OBJECT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Select all object related to Autosar Version and Device Name. </w:t>
            </w:r>
          </w:p>
        </w:tc>
      </w:tr>
    </w:tbl>
    <w:p w:rsidR="004025D7" w:rsidRDefault="004025D7" w:rsidP="004025D7"/>
    <w:p w:rsidR="004025D7" w:rsidRDefault="004025D7">
      <w:pPr>
        <w:pStyle w:val="Heading5"/>
        <w:pPrChange w:id="2032" w:author="Pham Minh Tu" w:date="2019-12-27T09:33:00Z">
          <w:pPr>
            <w:pStyle w:val="Heading4"/>
          </w:pPr>
        </w:pPrChange>
      </w:pPr>
      <w:r>
        <w:t>DEVICE_NAME_D1L</w:t>
      </w:r>
    </w:p>
    <w:p w:rsidR="004025D7" w:rsidRDefault="004025D7" w:rsidP="004025D7">
      <w:pPr>
        <w:pStyle w:val="DesignID"/>
      </w:pPr>
      <w:r>
        <w:t>GENERIC_GDD_CLS_032_054: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DEVICE_NAME_D1L</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D1L family. </w:t>
            </w:r>
          </w:p>
        </w:tc>
      </w:tr>
    </w:tbl>
    <w:p w:rsidR="004025D7" w:rsidRDefault="004025D7" w:rsidP="004025D7"/>
    <w:p w:rsidR="004025D7" w:rsidRDefault="004025D7">
      <w:pPr>
        <w:pStyle w:val="Heading5"/>
        <w:pPrChange w:id="2033" w:author="Pham Minh Tu" w:date="2019-12-27T09:33:00Z">
          <w:pPr>
            <w:pStyle w:val="Heading4"/>
          </w:pPr>
        </w:pPrChange>
      </w:pPr>
      <w:r>
        <w:t>DEVICE_NAME_D1L1</w:t>
      </w:r>
    </w:p>
    <w:p w:rsidR="004025D7" w:rsidRDefault="004025D7" w:rsidP="004025D7">
      <w:pPr>
        <w:pStyle w:val="DesignID"/>
      </w:pPr>
      <w:r>
        <w:t>GENERIC_GDD_CLS_032_055: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DEVICE_NAME_D1L1</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D1L1 series. </w:t>
            </w:r>
          </w:p>
        </w:tc>
      </w:tr>
    </w:tbl>
    <w:p w:rsidR="004025D7" w:rsidRDefault="004025D7" w:rsidP="004025D7"/>
    <w:p w:rsidR="004025D7" w:rsidRDefault="004025D7">
      <w:pPr>
        <w:pStyle w:val="Heading5"/>
        <w:pPrChange w:id="2034" w:author="Pham Minh Tu" w:date="2019-12-27T09:33:00Z">
          <w:pPr>
            <w:pStyle w:val="Heading4"/>
          </w:pPr>
        </w:pPrChange>
      </w:pPr>
      <w:r>
        <w:t>DEVICE_NAME_D1L2</w:t>
      </w:r>
    </w:p>
    <w:p w:rsidR="004025D7" w:rsidRDefault="004025D7" w:rsidP="004025D7">
      <w:pPr>
        <w:pStyle w:val="DesignID"/>
      </w:pPr>
      <w:r>
        <w:t>GENERIC_GDD_CLS_032_056: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DEVICE_NAME_D1L2</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D1L2 series. </w:t>
            </w:r>
          </w:p>
        </w:tc>
      </w:tr>
    </w:tbl>
    <w:p w:rsidR="004025D7" w:rsidRDefault="004025D7" w:rsidP="004025D7"/>
    <w:p w:rsidR="004025D7" w:rsidRDefault="004025D7">
      <w:pPr>
        <w:pStyle w:val="Heading5"/>
        <w:pPrChange w:id="2035" w:author="Pham Minh Tu" w:date="2019-12-27T09:33:00Z">
          <w:pPr>
            <w:pStyle w:val="Heading4"/>
          </w:pPr>
        </w:pPrChange>
      </w:pPr>
      <w:r>
        <w:lastRenderedPageBreak/>
        <w:t>DEVICE_NAME_D1L2H</w:t>
      </w:r>
    </w:p>
    <w:p w:rsidR="004025D7" w:rsidRDefault="004025D7" w:rsidP="004025D7">
      <w:pPr>
        <w:pStyle w:val="DesignID"/>
      </w:pPr>
      <w:r>
        <w:t>GENERIC_GDD_CLS_032_057: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DEVICE_NAME_D1L2H</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D1L2H series. </w:t>
            </w:r>
          </w:p>
        </w:tc>
      </w:tr>
    </w:tbl>
    <w:p w:rsidR="004025D7" w:rsidRDefault="004025D7" w:rsidP="004025D7"/>
    <w:p w:rsidR="004025D7" w:rsidRDefault="004025D7">
      <w:pPr>
        <w:pStyle w:val="Heading5"/>
        <w:pPrChange w:id="2036" w:author="Pham Minh Tu" w:date="2019-12-27T09:33:00Z">
          <w:pPr>
            <w:pStyle w:val="Heading4"/>
          </w:pPr>
        </w:pPrChange>
      </w:pPr>
      <w:r>
        <w:t>DEVICE_NAME_D1M</w:t>
      </w:r>
    </w:p>
    <w:p w:rsidR="004025D7" w:rsidRDefault="004025D7" w:rsidP="004025D7">
      <w:pPr>
        <w:pStyle w:val="DesignID"/>
      </w:pPr>
      <w:r>
        <w:t>GENERIC_GDD_CLS_032_058: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DEVICE_NAME_D1M</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D1M family. </w:t>
            </w:r>
          </w:p>
        </w:tc>
      </w:tr>
    </w:tbl>
    <w:p w:rsidR="004025D7" w:rsidRDefault="004025D7" w:rsidP="004025D7"/>
    <w:p w:rsidR="004025D7" w:rsidRDefault="004025D7">
      <w:pPr>
        <w:pStyle w:val="Heading5"/>
        <w:pPrChange w:id="2037" w:author="Pham Minh Tu" w:date="2019-12-27T09:34:00Z">
          <w:pPr>
            <w:pStyle w:val="Heading4"/>
          </w:pPr>
        </w:pPrChange>
      </w:pPr>
      <w:r>
        <w:t>DEVICE_NAME_D1M1</w:t>
      </w:r>
    </w:p>
    <w:p w:rsidR="004025D7" w:rsidRDefault="004025D7" w:rsidP="004025D7">
      <w:pPr>
        <w:pStyle w:val="DesignID"/>
      </w:pPr>
      <w:r>
        <w:t>GENERIC_GDD_CLS_032_059: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DEVICE_NAME_D1M1</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D1M1 series. </w:t>
            </w:r>
          </w:p>
        </w:tc>
      </w:tr>
    </w:tbl>
    <w:p w:rsidR="004025D7" w:rsidRDefault="004025D7" w:rsidP="004025D7"/>
    <w:p w:rsidR="004025D7" w:rsidRDefault="004025D7">
      <w:pPr>
        <w:pStyle w:val="Heading5"/>
        <w:pPrChange w:id="2038" w:author="Pham Minh Tu" w:date="2019-12-27T09:34:00Z">
          <w:pPr>
            <w:pStyle w:val="Heading4"/>
          </w:pPr>
        </w:pPrChange>
      </w:pPr>
      <w:r>
        <w:t>DEVICE_NAME_D1M1H</w:t>
      </w:r>
    </w:p>
    <w:p w:rsidR="004025D7" w:rsidRDefault="004025D7" w:rsidP="004025D7">
      <w:pPr>
        <w:pStyle w:val="DesignID"/>
      </w:pPr>
      <w:r>
        <w:t>GENERIC_GDD_CLS_032_060: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DEVICE_NAME_D1M1H</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D1M1H series. </w:t>
            </w:r>
          </w:p>
        </w:tc>
      </w:tr>
    </w:tbl>
    <w:p w:rsidR="004025D7" w:rsidRDefault="004025D7" w:rsidP="004025D7"/>
    <w:p w:rsidR="004025D7" w:rsidRDefault="004025D7">
      <w:pPr>
        <w:pStyle w:val="Heading5"/>
        <w:pPrChange w:id="2039" w:author="Pham Minh Tu" w:date="2019-12-27T09:34:00Z">
          <w:pPr>
            <w:pStyle w:val="Heading4"/>
          </w:pPr>
        </w:pPrChange>
      </w:pPr>
      <w:r>
        <w:t>DEVICE_NAME_D1M1V2</w:t>
      </w:r>
    </w:p>
    <w:p w:rsidR="004025D7" w:rsidRDefault="004025D7" w:rsidP="004025D7">
      <w:pPr>
        <w:pStyle w:val="DesignID"/>
      </w:pPr>
      <w:r>
        <w:t>GENERIC_GDD_CLS_032_061: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DEVICE_NAME_D1M1V2</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D1M1V2 series. </w:t>
            </w:r>
          </w:p>
        </w:tc>
      </w:tr>
    </w:tbl>
    <w:p w:rsidR="004025D7" w:rsidRDefault="004025D7" w:rsidP="004025D7"/>
    <w:p w:rsidR="004025D7" w:rsidRDefault="004025D7">
      <w:pPr>
        <w:pStyle w:val="Heading5"/>
        <w:pPrChange w:id="2040" w:author="Pham Minh Tu" w:date="2019-12-27T09:34:00Z">
          <w:pPr>
            <w:pStyle w:val="Heading4"/>
          </w:pPr>
        </w:pPrChange>
      </w:pPr>
      <w:r>
        <w:t>DEVICE_NAME_D1M1A</w:t>
      </w:r>
    </w:p>
    <w:p w:rsidR="004025D7" w:rsidRDefault="004025D7" w:rsidP="004025D7">
      <w:pPr>
        <w:pStyle w:val="DesignID"/>
      </w:pPr>
      <w:r>
        <w:t>GENERIC_GDD_CLS_032_062: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DEVICE_NAME_D1M1A</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D1M1A series. </w:t>
            </w:r>
          </w:p>
        </w:tc>
      </w:tr>
    </w:tbl>
    <w:p w:rsidR="004025D7" w:rsidRDefault="004025D7" w:rsidP="004025D7"/>
    <w:p w:rsidR="004025D7" w:rsidRDefault="004025D7">
      <w:pPr>
        <w:pStyle w:val="Heading5"/>
        <w:pPrChange w:id="2041" w:author="Pham Minh Tu" w:date="2019-12-27T09:34:00Z">
          <w:pPr>
            <w:pStyle w:val="Heading4"/>
          </w:pPr>
        </w:pPrChange>
      </w:pPr>
      <w:r>
        <w:t>DEVICE_NAME_D1M2</w:t>
      </w:r>
    </w:p>
    <w:p w:rsidR="004025D7" w:rsidRDefault="004025D7" w:rsidP="004025D7">
      <w:pPr>
        <w:pStyle w:val="DesignID"/>
      </w:pPr>
      <w:r>
        <w:t>GENERIC_GDD_CLS_032_063: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DEVICE_NAME_D1M2</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D1M2 series. </w:t>
            </w:r>
          </w:p>
        </w:tc>
      </w:tr>
    </w:tbl>
    <w:p w:rsidR="004025D7" w:rsidRDefault="004025D7" w:rsidP="004025D7"/>
    <w:p w:rsidR="004025D7" w:rsidRDefault="004025D7">
      <w:pPr>
        <w:pStyle w:val="Heading5"/>
        <w:pPrChange w:id="2042" w:author="Pham Minh Tu" w:date="2019-12-27T09:34:00Z">
          <w:pPr>
            <w:pStyle w:val="Heading4"/>
          </w:pPr>
        </w:pPrChange>
      </w:pPr>
      <w:r>
        <w:t>DEVICE_NAME_D1M2H</w:t>
      </w:r>
    </w:p>
    <w:p w:rsidR="004025D7" w:rsidRDefault="004025D7" w:rsidP="004025D7">
      <w:pPr>
        <w:pStyle w:val="DesignID"/>
      </w:pPr>
      <w:r>
        <w:t>GENERIC_GDD_CLS_032_064: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DEVICE_NAME_D1M2H</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D1M2H series. </w:t>
            </w:r>
          </w:p>
        </w:tc>
      </w:tr>
    </w:tbl>
    <w:p w:rsidR="004025D7" w:rsidRDefault="004025D7" w:rsidP="004025D7"/>
    <w:p w:rsidR="004025D7" w:rsidRDefault="004025D7">
      <w:pPr>
        <w:pStyle w:val="Heading5"/>
        <w:pPrChange w:id="2043" w:author="Pham Minh Tu" w:date="2019-12-27T09:34:00Z">
          <w:pPr>
            <w:pStyle w:val="Heading4"/>
          </w:pPr>
        </w:pPrChange>
      </w:pPr>
      <w:r>
        <w:t>DEVICE_NAME_D1S</w:t>
      </w:r>
    </w:p>
    <w:p w:rsidR="004025D7" w:rsidRDefault="004025D7" w:rsidP="004025D7">
      <w:pPr>
        <w:pStyle w:val="DesignID"/>
      </w:pPr>
      <w:r>
        <w:t>GENERIC_GDD_CLS_032_065: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D1S family. </w:t>
            </w:r>
          </w:p>
        </w:tc>
      </w:tr>
    </w:tbl>
    <w:p w:rsidR="004025D7" w:rsidRDefault="004025D7" w:rsidP="004025D7"/>
    <w:p w:rsidR="004025D7" w:rsidRDefault="004025D7">
      <w:pPr>
        <w:pStyle w:val="Heading5"/>
        <w:pPrChange w:id="2044" w:author="Pham Minh Tu" w:date="2019-12-27T09:34:00Z">
          <w:pPr>
            <w:pStyle w:val="Heading4"/>
          </w:pPr>
        </w:pPrChange>
      </w:pPr>
      <w:r>
        <w:lastRenderedPageBreak/>
        <w:t>DEVICE_NAME_D1S1</w:t>
      </w:r>
    </w:p>
    <w:p w:rsidR="004025D7" w:rsidRDefault="004025D7" w:rsidP="004025D7">
      <w:pPr>
        <w:pStyle w:val="DesignID"/>
      </w:pPr>
      <w:r>
        <w:t>GENERIC_GDD_CLS_032_066: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DEVICE_NAME_D1S1</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List of device name D1S1 series. </w:t>
            </w:r>
          </w:p>
        </w:tc>
      </w:tr>
    </w:tbl>
    <w:p w:rsidR="004025D7" w:rsidRDefault="004025D7" w:rsidP="004025D7"/>
    <w:p w:rsidR="004025D7" w:rsidRDefault="004025D7">
      <w:pPr>
        <w:pStyle w:val="Heading5"/>
        <w:pPrChange w:id="2045" w:author="Pham Minh Tu" w:date="2019-12-27T09:34:00Z">
          <w:pPr>
            <w:pStyle w:val="Heading4"/>
          </w:pPr>
        </w:pPrChange>
      </w:pPr>
      <w:r>
        <w:t>ModuleOption</w:t>
      </w:r>
    </w:p>
    <w:p w:rsidR="004025D7" w:rsidRDefault="004025D7" w:rsidP="004025D7">
      <w:pPr>
        <w:pStyle w:val="DesignID"/>
      </w:pPr>
      <w:r>
        <w:t>GENERIC_GDD_CLS_032_067: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ModuleOption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Option of module such as -m, -module </w:t>
            </w:r>
          </w:p>
        </w:tc>
      </w:tr>
    </w:tbl>
    <w:p w:rsidR="004025D7" w:rsidRDefault="004025D7" w:rsidP="004025D7"/>
    <w:p w:rsidR="004025D7" w:rsidRDefault="004025D7">
      <w:pPr>
        <w:pStyle w:val="Heading5"/>
        <w:pPrChange w:id="2046" w:author="Pham Minh Tu" w:date="2019-12-27T09:34:00Z">
          <w:pPr>
            <w:pStyle w:val="Heading4"/>
          </w:pPr>
        </w:pPrChange>
      </w:pPr>
      <w:r>
        <w:t>ConfigFileOption</w:t>
      </w:r>
    </w:p>
    <w:p w:rsidR="004025D7" w:rsidRDefault="004025D7" w:rsidP="004025D7">
      <w:pPr>
        <w:pStyle w:val="DesignID"/>
      </w:pPr>
      <w:r>
        <w:t>GENERIC_GDD_CLS_032_068: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ConfigFileOption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47" w:author="Pham Minh Tu" w:date="2019-12-27T09:34:00Z">
          <w:pPr>
            <w:pStyle w:val="Heading4"/>
          </w:pPr>
        </w:pPrChange>
      </w:pPr>
      <w:r>
        <w:t>OutputOption</w:t>
      </w:r>
    </w:p>
    <w:p w:rsidR="004025D7" w:rsidRDefault="004025D7" w:rsidP="004025D7">
      <w:pPr>
        <w:pStyle w:val="DesignID"/>
      </w:pPr>
      <w:r>
        <w:t>GENERIC_GDD_CLS_032_069: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OutputOption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48" w:author="Pham Minh Tu" w:date="2019-12-27T09:34:00Z">
          <w:pPr>
            <w:pStyle w:val="Heading4"/>
          </w:pPr>
        </w:pPrChange>
      </w:pPr>
      <w:r>
        <w:t>FilterOption</w:t>
      </w:r>
    </w:p>
    <w:p w:rsidR="004025D7" w:rsidRDefault="004025D7" w:rsidP="004025D7">
      <w:pPr>
        <w:pStyle w:val="DesignID"/>
      </w:pPr>
      <w:r>
        <w:t>GENERIC_GDD_CLS_032_070: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FilterOption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49" w:author="Pham Minh Tu" w:date="2019-12-27T09:34:00Z">
          <w:pPr>
            <w:pStyle w:val="Heading4"/>
          </w:pPr>
        </w:pPrChange>
      </w:pPr>
      <w:r>
        <w:t>HelpOption</w:t>
      </w:r>
    </w:p>
    <w:p w:rsidR="004025D7" w:rsidRDefault="004025D7" w:rsidP="004025D7">
      <w:pPr>
        <w:pStyle w:val="DesignID"/>
      </w:pPr>
      <w:r>
        <w:t>GENERIC_GDD_CLS_032_071: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HelpOption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50" w:author="Pham Minh Tu" w:date="2019-12-27T09:34:00Z">
          <w:pPr>
            <w:pStyle w:val="Heading4"/>
          </w:pPr>
        </w:pPrChange>
      </w:pPr>
      <w:r>
        <w:t>DryrunOption</w:t>
      </w:r>
    </w:p>
    <w:p w:rsidR="004025D7" w:rsidRDefault="004025D7" w:rsidP="004025D7">
      <w:pPr>
        <w:pStyle w:val="DesignID"/>
      </w:pPr>
      <w:r>
        <w:t>GENERIC_GDD_CLS_032_072: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DryrunOption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51" w:author="Pham Minh Tu" w:date="2019-12-27T09:34:00Z">
          <w:pPr>
            <w:pStyle w:val="Heading4"/>
          </w:pPr>
        </w:pPrChange>
      </w:pPr>
      <w:r>
        <w:t>LogOption</w:t>
      </w:r>
    </w:p>
    <w:p w:rsidR="004025D7" w:rsidRDefault="004025D7" w:rsidP="004025D7">
      <w:pPr>
        <w:pStyle w:val="DesignID"/>
      </w:pPr>
      <w:r>
        <w:t>GENERIC_GDD_CLS_032_073: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LogOption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52" w:author="Pham Minh Tu" w:date="2019-12-27T09:34:00Z">
          <w:pPr>
            <w:pStyle w:val="Heading4"/>
          </w:pPr>
        </w:pPrChange>
      </w:pPr>
      <w:r>
        <w:t>OutputIncSrcOption</w:t>
      </w:r>
    </w:p>
    <w:p w:rsidR="004025D7" w:rsidRDefault="004025D7" w:rsidP="004025D7">
      <w:pPr>
        <w:pStyle w:val="DesignID"/>
      </w:pPr>
      <w:r>
        <w:t>GENERIC_GDD_CLS_032_074: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OutputIncSrcOption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53" w:author="Pham Minh Tu" w:date="2019-12-27T09:34:00Z">
          <w:pPr>
            <w:pStyle w:val="Heading4"/>
          </w:pPr>
        </w:pPrChange>
      </w:pPr>
      <w:r>
        <w:lastRenderedPageBreak/>
        <w:t>FILTER_RENESAS</w:t>
      </w:r>
    </w:p>
    <w:p w:rsidR="004025D7" w:rsidRDefault="004025D7" w:rsidP="004025D7">
      <w:pPr>
        <w:pStyle w:val="DesignID"/>
      </w:pPr>
      <w:r>
        <w:t>GENERIC_GDD_CLS_032_075: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FILTER_RENESAS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54" w:author="Pham Minh Tu" w:date="2019-12-27T09:34:00Z">
          <w:pPr>
            <w:pStyle w:val="Heading4"/>
          </w:pPr>
        </w:pPrChange>
      </w:pPr>
      <w:r>
        <w:t>OUTPUT</w:t>
      </w:r>
    </w:p>
    <w:p w:rsidR="004025D7" w:rsidRDefault="004025D7" w:rsidP="004025D7">
      <w:pPr>
        <w:pStyle w:val="DesignID"/>
      </w:pPr>
      <w:r>
        <w:t>GENERIC_GDD_CLS_032_076: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OUTPUT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55" w:author="Pham Minh Tu" w:date="2019-12-27T09:34:00Z">
          <w:pPr>
            <w:pStyle w:val="Heading4"/>
          </w:pPr>
        </w:pPrChange>
      </w:pPr>
      <w:r>
        <w:t>FILTER</w:t>
      </w:r>
    </w:p>
    <w:p w:rsidR="004025D7" w:rsidRDefault="004025D7" w:rsidP="004025D7">
      <w:pPr>
        <w:pStyle w:val="DesignID"/>
      </w:pPr>
      <w:r>
        <w:t>GENERIC_GDD_CLS_032_077: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FILTER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56" w:author="Pham Minh Tu" w:date="2019-12-27T09:34:00Z">
          <w:pPr>
            <w:pStyle w:val="Heading4"/>
          </w:pPr>
        </w:pPrChange>
      </w:pPr>
      <w:r>
        <w:t>OUTPUT_PATH</w:t>
      </w:r>
    </w:p>
    <w:p w:rsidR="004025D7" w:rsidRDefault="004025D7" w:rsidP="004025D7">
      <w:pPr>
        <w:pStyle w:val="DesignID"/>
      </w:pPr>
      <w:r>
        <w:t>GENERIC_GDD_CLS_032_078: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OUTPUT_PATH</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57" w:author="Pham Minh Tu" w:date="2019-12-27T09:34:00Z">
          <w:pPr>
            <w:pStyle w:val="Heading4"/>
          </w:pPr>
        </w:pPrChange>
      </w:pPr>
      <w:r>
        <w:t>ON_CONST</w:t>
      </w:r>
    </w:p>
    <w:p w:rsidR="004025D7" w:rsidRDefault="004025D7" w:rsidP="004025D7">
      <w:pPr>
        <w:pStyle w:val="DesignID"/>
      </w:pPr>
      <w:r>
        <w:t>GENERIC_GDD_CLS_032_079: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ON_CONST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58" w:author="Pham Minh Tu" w:date="2019-12-27T09:34:00Z">
          <w:pPr>
            <w:pStyle w:val="Heading4"/>
          </w:pPr>
        </w:pPrChange>
      </w:pPr>
      <w:r>
        <w:t>OFF_CONST</w:t>
      </w:r>
    </w:p>
    <w:p w:rsidR="004025D7" w:rsidRDefault="004025D7" w:rsidP="004025D7">
      <w:pPr>
        <w:pStyle w:val="DesignID"/>
      </w:pPr>
      <w:r>
        <w:t>GENERIC_GDD_CLS_032_080: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OFF_CONST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59" w:author="Pham Minh Tu" w:date="2019-12-27T09:34:00Z">
          <w:pPr>
            <w:pStyle w:val="Heading4"/>
          </w:pPr>
        </w:pPrChange>
      </w:pPr>
      <w:r>
        <w:t>FILTER_NAME</w:t>
      </w:r>
    </w:p>
    <w:p w:rsidR="004025D7" w:rsidRDefault="004025D7" w:rsidP="004025D7">
      <w:pPr>
        <w:pStyle w:val="DesignID"/>
      </w:pPr>
      <w:r>
        <w:t>GENERIC_GDD_CLS_032_081: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FILTER_NAME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60" w:author="Pham Minh Tu" w:date="2019-12-27T09:34:00Z">
          <w:pPr>
            <w:pStyle w:val="Heading4"/>
          </w:pPr>
        </w:pPrChange>
      </w:pPr>
      <w:r>
        <w:t>Extension</w:t>
      </w:r>
    </w:p>
    <w:p w:rsidR="004025D7" w:rsidRDefault="004025D7" w:rsidP="004025D7">
      <w:pPr>
        <w:pStyle w:val="DesignID"/>
      </w:pPr>
      <w:r>
        <w:t>GENERIC_GDD_CLS_032_082: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Extension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61" w:author="Pham Minh Tu" w:date="2019-12-27T09:34:00Z">
          <w:pPr>
            <w:pStyle w:val="Heading4"/>
          </w:pPr>
        </w:pPrChange>
      </w:pPr>
      <w:r>
        <w:t>MODULE_NAME</w:t>
      </w:r>
    </w:p>
    <w:p w:rsidR="004025D7" w:rsidRDefault="004025D7" w:rsidP="004025D7">
      <w:pPr>
        <w:pStyle w:val="DesignID"/>
      </w:pPr>
      <w:r>
        <w:t>GENERIC_GDD_CLS_032_083: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MODULE_NAME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62" w:author="Pham Minh Tu" w:date="2019-12-27T09:34:00Z">
          <w:pPr>
            <w:pStyle w:val="Heading4"/>
          </w:pPr>
        </w:pPrChange>
      </w:pPr>
      <w:r>
        <w:lastRenderedPageBreak/>
        <w:t>MICROFAMILY_NAME</w:t>
      </w:r>
    </w:p>
    <w:p w:rsidR="004025D7" w:rsidRDefault="004025D7" w:rsidP="004025D7">
      <w:pPr>
        <w:pStyle w:val="DesignID"/>
      </w:pPr>
      <w:r>
        <w:t>GENERIC_GDD_CLS_032_084: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MICROFAMILY_NAME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63" w:author="Pham Minh Tu" w:date="2019-12-27T09:34:00Z">
          <w:pPr>
            <w:pStyle w:val="Heading4"/>
          </w:pPr>
        </w:pPrChange>
      </w:pPr>
      <w:r>
        <w:t>MODULE_REQUIRED</w:t>
      </w:r>
    </w:p>
    <w:p w:rsidR="004025D7" w:rsidRDefault="004025D7" w:rsidP="004025D7">
      <w:pPr>
        <w:pStyle w:val="DesignID"/>
      </w:pPr>
      <w:r>
        <w:t>GENERIC_GDD_CLS_032_085: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MODULE_REQUIRED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64" w:author="Pham Minh Tu" w:date="2019-12-27T09:34:00Z">
          <w:pPr>
            <w:pStyle w:val="Heading4"/>
          </w:pPr>
        </w:pPrChange>
      </w:pPr>
      <w:r>
        <w:t>PROJECT_TITLE</w:t>
      </w:r>
    </w:p>
    <w:p w:rsidR="004025D7" w:rsidRDefault="004025D7" w:rsidP="004025D7">
      <w:pPr>
        <w:pStyle w:val="DesignID"/>
      </w:pPr>
      <w:r>
        <w:t>GENERIC_GDD_CLS_032_086: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PROJECT_TITLE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65" w:author="Pham Minh Tu" w:date="2019-12-27T09:34:00Z">
          <w:pPr>
            <w:pStyle w:val="Heading4"/>
          </w:pPr>
        </w:pPrChange>
      </w:pPr>
      <w:r>
        <w:t>MODULE_TOOL_ID</w:t>
      </w:r>
    </w:p>
    <w:p w:rsidR="004025D7" w:rsidRDefault="004025D7" w:rsidP="004025D7">
      <w:pPr>
        <w:pStyle w:val="DesignID"/>
      </w:pPr>
      <w:r>
        <w:t>GENERIC_GDD_CLS_032_087: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MODULE_TOOL_ID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66" w:author="Pham Minh Tu" w:date="2019-12-27T09:34:00Z">
          <w:pPr>
            <w:pStyle w:val="Heading4"/>
          </w:pPr>
        </w:pPrChange>
      </w:pPr>
      <w:r>
        <w:t>VENDOR_API_INFIX</w:t>
      </w:r>
    </w:p>
    <w:p w:rsidR="004025D7" w:rsidRDefault="004025D7" w:rsidP="004025D7">
      <w:pPr>
        <w:pStyle w:val="DesignID"/>
      </w:pPr>
      <w:r>
        <w:t>GENERIC_GDD_CLS_032_088: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VENDOR_API_INFIX</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67" w:author="Pham Minh Tu" w:date="2019-12-27T09:38:00Z">
          <w:pPr>
            <w:pStyle w:val="Heading4"/>
          </w:pPr>
        </w:pPrChange>
      </w:pPr>
      <w:r>
        <w:t>DEFINITION_REF</w:t>
      </w:r>
    </w:p>
    <w:p w:rsidR="004025D7" w:rsidRDefault="004025D7" w:rsidP="004025D7">
      <w:pPr>
        <w:pStyle w:val="DesignID"/>
      </w:pPr>
      <w:r>
        <w:t>GENERIC_GDD_CLS_032_089: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DEFINITION_REF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68" w:author="Pham Minh Tu" w:date="2019-12-27T09:38:00Z">
          <w:pPr>
            <w:pStyle w:val="Heading4"/>
          </w:pPr>
        </w:pPrChange>
      </w:pPr>
      <w:r>
        <w:t>PARAMETER_VALUES</w:t>
      </w:r>
    </w:p>
    <w:p w:rsidR="004025D7" w:rsidRDefault="004025D7" w:rsidP="004025D7">
      <w:pPr>
        <w:pStyle w:val="DesignID"/>
      </w:pPr>
      <w:r>
        <w:t>GENERIC_GDD_CLS_032_090: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PARAMETER_VALUES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69" w:author="Pham Minh Tu" w:date="2019-12-27T09:38:00Z">
          <w:pPr>
            <w:pStyle w:val="Heading4"/>
          </w:pPr>
        </w:pPrChange>
      </w:pPr>
      <w:r>
        <w:t>REFERENCE_VALUES</w:t>
      </w:r>
    </w:p>
    <w:p w:rsidR="004025D7" w:rsidRDefault="004025D7" w:rsidP="004025D7">
      <w:pPr>
        <w:pStyle w:val="DesignID"/>
      </w:pPr>
      <w:r>
        <w:t>GENERIC_GDD_CLS_032_091: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REFERENCE_VALUES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70" w:author="Pham Minh Tu" w:date="2019-12-27T09:38:00Z">
          <w:pPr>
            <w:pStyle w:val="Heading4"/>
          </w:pPr>
        </w:pPrChange>
      </w:pPr>
      <w:r>
        <w:t>UUID</w:t>
      </w:r>
    </w:p>
    <w:p w:rsidR="004025D7" w:rsidRDefault="004025D7" w:rsidP="004025D7">
      <w:pPr>
        <w:pStyle w:val="DesignID"/>
      </w:pPr>
      <w:r>
        <w:t>GENERIC_GDD_CLS_032_092: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UUID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71" w:author="Pham Minh Tu" w:date="2019-12-27T09:38:00Z">
          <w:pPr>
            <w:pStyle w:val="Heading4"/>
          </w:pPr>
        </w:pPrChange>
      </w:pPr>
      <w:r>
        <w:lastRenderedPageBreak/>
        <w:t>VALUE</w:t>
      </w:r>
    </w:p>
    <w:p w:rsidR="004025D7" w:rsidRDefault="004025D7" w:rsidP="004025D7">
      <w:pPr>
        <w:pStyle w:val="DesignID"/>
      </w:pPr>
      <w:r>
        <w:t>GENERIC_GDD_CLS_032_093: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72" w:author="Pham Minh Tu" w:date="2019-12-27T09:38:00Z">
          <w:pPr>
            <w:pStyle w:val="Heading4"/>
          </w:pPr>
        </w:pPrChange>
      </w:pPr>
      <w:r>
        <w:t>VALUE_REF</w:t>
      </w:r>
    </w:p>
    <w:p w:rsidR="004025D7" w:rsidRDefault="004025D7" w:rsidP="004025D7">
      <w:pPr>
        <w:pStyle w:val="DesignID"/>
      </w:pPr>
      <w:r>
        <w:t>GENERIC_GDD_CLS_032_094: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VALUE_REF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73" w:author="Pham Minh Tu" w:date="2019-12-27T09:38:00Z">
          <w:pPr>
            <w:pStyle w:val="Heading4"/>
          </w:pPr>
        </w:pPrChange>
      </w:pPr>
      <w:r>
        <w:t>DEST</w:t>
      </w:r>
    </w:p>
    <w:p w:rsidR="004025D7" w:rsidRDefault="004025D7" w:rsidP="004025D7">
      <w:pPr>
        <w:pStyle w:val="DesignID"/>
      </w:pPr>
      <w:r>
        <w:t>GENERIC_GDD_CLS_032_095: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DEST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74" w:author="Pham Minh Tu" w:date="2019-12-27T09:38:00Z">
          <w:pPr>
            <w:pStyle w:val="Heading4"/>
          </w:pPr>
        </w:pPrChange>
      </w:pPr>
      <w:r>
        <w:t>ECUC_BOOLEAN_PARAM_DEF</w:t>
      </w:r>
    </w:p>
    <w:p w:rsidR="004025D7" w:rsidRDefault="004025D7" w:rsidP="004025D7">
      <w:pPr>
        <w:pStyle w:val="DesignID"/>
      </w:pPr>
      <w:r>
        <w:t>GENERIC_GDD_CLS_032_096: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ECUC_BOOLEAN_PARAM_DEF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75" w:author="Pham Minh Tu" w:date="2019-12-27T09:38:00Z">
          <w:pPr>
            <w:pStyle w:val="Heading4"/>
          </w:pPr>
        </w:pPrChange>
      </w:pPr>
      <w:r>
        <w:t>ECUC_FLOAT_PARAM_DEF</w:t>
      </w:r>
    </w:p>
    <w:p w:rsidR="004025D7" w:rsidRDefault="004025D7" w:rsidP="004025D7">
      <w:pPr>
        <w:pStyle w:val="DesignID"/>
      </w:pPr>
      <w:r>
        <w:t>GENERIC_GDD_CLS_032_097: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ECUC_FLOAT_PARAM_DEF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76" w:author="Pham Minh Tu" w:date="2019-12-27T09:38:00Z">
          <w:pPr>
            <w:pStyle w:val="Heading4"/>
          </w:pPr>
        </w:pPrChange>
      </w:pPr>
      <w:r>
        <w:t>IMPLEMENT_SHORT_NAME</w:t>
      </w:r>
    </w:p>
    <w:p w:rsidR="004025D7" w:rsidRDefault="004025D7" w:rsidP="004025D7">
      <w:pPr>
        <w:pStyle w:val="DesignID"/>
      </w:pPr>
      <w:r>
        <w:t>GENERIC_GDD_CLS_032_098: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IMPLEMENT_SHORT_NAME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77" w:author="Pham Minh Tu" w:date="2019-12-27T09:38:00Z">
          <w:pPr>
            <w:pStyle w:val="Heading4"/>
          </w:pPr>
        </w:pPrChange>
      </w:pPr>
      <w:r>
        <w:t>IMPLEMENT_PROGRAMMING_LANGUAGE</w:t>
      </w:r>
    </w:p>
    <w:p w:rsidR="004025D7" w:rsidRDefault="004025D7" w:rsidP="004025D7">
      <w:pPr>
        <w:pStyle w:val="DesignID"/>
      </w:pPr>
      <w:r>
        <w:t>GENERIC_GDD_CLS_032_099: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IMPLEMENT_PROGRAMMING_LANGUAGE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78" w:author="Pham Minh Tu" w:date="2019-12-27T09:38:00Z">
          <w:pPr>
            <w:pStyle w:val="Heading4"/>
          </w:pPr>
        </w:pPrChange>
      </w:pPr>
      <w:r>
        <w:t>IMPLEMENT_SW_VERSION</w:t>
      </w:r>
    </w:p>
    <w:p w:rsidR="004025D7" w:rsidRDefault="004025D7" w:rsidP="004025D7">
      <w:pPr>
        <w:pStyle w:val="DesignID"/>
      </w:pPr>
      <w:r>
        <w:t>GENERIC_GDD_CLS_032_100: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IMPLEMENT_SW_VERSION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79" w:author="Pham Minh Tu" w:date="2019-12-27T09:38:00Z">
          <w:pPr>
            <w:pStyle w:val="Heading4"/>
          </w:pPr>
        </w:pPrChange>
      </w:pPr>
      <w:r>
        <w:t>IMPLEMENT_VENDOR_ID</w:t>
      </w:r>
    </w:p>
    <w:p w:rsidR="004025D7" w:rsidRDefault="004025D7" w:rsidP="004025D7">
      <w:pPr>
        <w:pStyle w:val="DesignID"/>
      </w:pPr>
      <w:r>
        <w:t>GENERIC_GDD_CLS_032_101: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IMPLEMENT_VENDOR_ID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80" w:author="Pham Minh Tu" w:date="2019-12-27T09:38:00Z">
          <w:pPr>
            <w:pStyle w:val="Heading4"/>
          </w:pPr>
        </w:pPrChange>
      </w:pPr>
      <w:r>
        <w:lastRenderedPageBreak/>
        <w:t>IMPLEMENT_AR_RELEASE_VERSION</w:t>
      </w:r>
    </w:p>
    <w:p w:rsidR="004025D7" w:rsidRDefault="004025D7" w:rsidP="004025D7">
      <w:pPr>
        <w:pStyle w:val="DesignID"/>
      </w:pPr>
      <w:r>
        <w:t>GENERIC_GDD_CLS_032_102: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IMPLEMENT_AR_RELEASE_VERSION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81" w:author="Pham Minh Tu" w:date="2019-12-27T09:38:00Z">
          <w:pPr>
            <w:pStyle w:val="Heading4"/>
          </w:pPr>
        </w:pPrChange>
      </w:pPr>
      <w:r>
        <w:t>IMPLEMENT_VENDOR_API_INFIX</w:t>
      </w:r>
    </w:p>
    <w:p w:rsidR="004025D7" w:rsidRDefault="004025D7" w:rsidP="004025D7">
      <w:pPr>
        <w:pStyle w:val="DesignID"/>
      </w:pPr>
      <w:r>
        <w:t>GENERIC_GDD_CLS_032_103: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IMPLEMENT_VENDOR_API_INFIX</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82" w:author="Pham Minh Tu" w:date="2019-12-27T09:38:00Z">
          <w:pPr>
            <w:pStyle w:val="Heading4"/>
          </w:pPr>
        </w:pPrChange>
      </w:pPr>
      <w:r>
        <w:t>IMPLEMENT_BEHAVIOR_REF</w:t>
      </w:r>
    </w:p>
    <w:p w:rsidR="004025D7" w:rsidRDefault="004025D7" w:rsidP="004025D7">
      <w:pPr>
        <w:pStyle w:val="DesignID"/>
      </w:pPr>
      <w:r>
        <w:t>GENERIC_GDD_CLS_032_104: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IMPLEMENT_BEHAVIOR_REF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83" w:author="Pham Minh Tu" w:date="2019-12-27T09:38:00Z">
          <w:pPr>
            <w:pStyle w:val="Heading4"/>
          </w:pPr>
        </w:pPrChange>
      </w:pPr>
      <w:r>
        <w:t>IMPLEMENT_UUID</w:t>
      </w:r>
    </w:p>
    <w:p w:rsidR="004025D7" w:rsidRDefault="004025D7" w:rsidP="004025D7">
      <w:pPr>
        <w:pStyle w:val="DesignID"/>
      </w:pPr>
      <w:r>
        <w:t>GENERIC_GDD_CLS_032_105: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IMPLEMENT_UUID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84" w:author="Pham Minh Tu" w:date="2019-12-27T09:38:00Z">
          <w:pPr>
            <w:pStyle w:val="Heading4"/>
          </w:pPr>
        </w:pPrChange>
      </w:pPr>
      <w:r>
        <w:t>DESCRIPTION_SHORT_NAME</w:t>
      </w:r>
    </w:p>
    <w:p w:rsidR="004025D7" w:rsidRDefault="004025D7" w:rsidP="004025D7">
      <w:pPr>
        <w:pStyle w:val="DesignID"/>
      </w:pPr>
      <w:r>
        <w:t>GENERIC_GDD_CLS_032_106: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DESCRIPTION_SHORT_NAME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85" w:author="Pham Minh Tu" w:date="2019-12-27T09:38:00Z">
          <w:pPr>
            <w:pStyle w:val="Heading4"/>
          </w:pPr>
        </w:pPrChange>
      </w:pPr>
      <w:r>
        <w:t>DESCRIPTION_MODULE_ID</w:t>
      </w:r>
    </w:p>
    <w:p w:rsidR="004025D7" w:rsidRDefault="004025D7" w:rsidP="004025D7">
      <w:pPr>
        <w:pStyle w:val="DesignID"/>
      </w:pPr>
      <w:r>
        <w:t>GENERIC_GDD_CLS_032_107: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DESCRIPTION_MODULE_ID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86" w:author="Pham Minh Tu" w:date="2019-12-27T09:38:00Z">
          <w:pPr>
            <w:pStyle w:val="Heading4"/>
          </w:pPr>
        </w:pPrChange>
      </w:pPr>
      <w:r>
        <w:t>DESCRIPTION_UUID</w:t>
      </w:r>
    </w:p>
    <w:p w:rsidR="004025D7" w:rsidRDefault="004025D7" w:rsidP="004025D7">
      <w:pPr>
        <w:pStyle w:val="DesignID"/>
      </w:pPr>
      <w:r>
        <w:t>GENERIC_GDD_CLS_032_108: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DESCRIPTION_UUID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87" w:author="Pham Minh Tu" w:date="2019-12-27T09:38:00Z">
          <w:pPr>
            <w:pStyle w:val="Heading4"/>
          </w:pPr>
        </w:pPrChange>
      </w:pPr>
      <w:r>
        <w:t>IMPLEMENT_VENDOR_SPECIFIC_MODULE_DEF_REFS</w:t>
      </w:r>
    </w:p>
    <w:p w:rsidR="004025D7" w:rsidRDefault="004025D7" w:rsidP="004025D7">
      <w:pPr>
        <w:pStyle w:val="DesignID"/>
      </w:pPr>
      <w:r>
        <w:t>GENERIC_GDD_CLS_032_109: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IMPLEMENT_VENDOR_SPECIFIC_MODULE_DEF_REFS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88" w:author="Pham Minh Tu" w:date="2019-12-27T09:39:00Z">
          <w:pPr>
            <w:pStyle w:val="Heading4"/>
          </w:pPr>
        </w:pPrChange>
      </w:pPr>
      <w:r>
        <w:t>MODULE_DESCRIPTION_REF</w:t>
      </w:r>
    </w:p>
    <w:p w:rsidR="004025D7" w:rsidRDefault="004025D7" w:rsidP="004025D7">
      <w:pPr>
        <w:pStyle w:val="DesignID"/>
      </w:pPr>
      <w:r>
        <w:t>GENERIC_GDD_CLS_032_110: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MODULE_DESCRIPTION_REF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89" w:author="Pham Minh Tu" w:date="2019-12-27T09:39:00Z">
          <w:pPr>
            <w:pStyle w:val="Heading4"/>
          </w:pPr>
        </w:pPrChange>
      </w:pPr>
      <w:r>
        <w:lastRenderedPageBreak/>
        <w:t>NULL_PTR</w:t>
      </w:r>
    </w:p>
    <w:p w:rsidR="004025D7" w:rsidRDefault="004025D7" w:rsidP="004025D7">
      <w:pPr>
        <w:pStyle w:val="DesignID"/>
      </w:pPr>
      <w:r>
        <w:t>GENERIC_GDD_CLS_032_111: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NULL_PTR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90" w:author="Pham Minh Tu" w:date="2019-12-27T09:39:00Z">
          <w:pPr>
            <w:pStyle w:val="Heading4"/>
          </w:pPr>
        </w:pPrChange>
      </w:pPr>
      <w:r>
        <w:t>DEM_CONF_DEM_EVENT_PARAMETER</w:t>
      </w:r>
    </w:p>
    <w:p w:rsidR="004025D7" w:rsidRDefault="004025D7" w:rsidP="004025D7">
      <w:pPr>
        <w:pStyle w:val="DesignID"/>
      </w:pPr>
      <w:r>
        <w:t>GENERIC_GDD_CLS_032_112: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DEM_CONF_DEM_EVENT_PARAMETER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91" w:author="Pham Minh Tu" w:date="2019-12-27T09:39:00Z">
          <w:pPr>
            <w:pStyle w:val="Heading4"/>
          </w:pPr>
        </w:pPrChange>
      </w:pPr>
      <w:r>
        <w:t>VERSION_INFORMATION_CFG</w:t>
      </w:r>
    </w:p>
    <w:p w:rsidR="004025D7" w:rsidRDefault="004025D7" w:rsidP="004025D7">
      <w:pPr>
        <w:pStyle w:val="DesignID"/>
      </w:pPr>
      <w:r>
        <w:t>GENERIC_GDD_CLS_032_113: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VERSION_INFORMATION_CFG</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92" w:author="Pham Minh Tu" w:date="2019-12-27T09:39:00Z">
          <w:pPr>
            <w:pStyle w:val="Heading4"/>
          </w:pPr>
        </w:pPrChange>
      </w:pPr>
      <w:r>
        <w:t>VERSION_INFORMATION_CBK</w:t>
      </w:r>
    </w:p>
    <w:p w:rsidR="004025D7" w:rsidRDefault="004025D7" w:rsidP="004025D7">
      <w:pPr>
        <w:pStyle w:val="DesignID"/>
      </w:pPr>
      <w:r>
        <w:t>GENERIC_GDD_CLS_032_114: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VERSION_INFORMATION_CBK</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93" w:author="Pham Minh Tu" w:date="2019-12-27T09:39:00Z">
          <w:pPr>
            <w:pStyle w:val="Heading4"/>
          </w:pPr>
        </w:pPrChange>
      </w:pPr>
      <w:r>
        <w:t>VERSION_INFORMATION_PBCFG</w:t>
      </w:r>
    </w:p>
    <w:p w:rsidR="004025D7" w:rsidRDefault="004025D7" w:rsidP="004025D7">
      <w:pPr>
        <w:pStyle w:val="DesignID"/>
      </w:pPr>
      <w:r>
        <w:t>GENERIC_GDD_CLS_032_115: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VERSION_INFORMATION_PBCFG</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94" w:author="Pham Minh Tu" w:date="2019-12-27T09:39:00Z">
          <w:pPr>
            <w:pStyle w:val="Heading4"/>
          </w:pPr>
        </w:pPrChange>
      </w:pPr>
      <w:r>
        <w:t>VERSION_INFORMATION_LT</w:t>
      </w:r>
    </w:p>
    <w:p w:rsidR="004025D7" w:rsidRDefault="004025D7" w:rsidP="004025D7">
      <w:pPr>
        <w:pStyle w:val="DesignID"/>
      </w:pPr>
      <w:r>
        <w:t>GENERIC_GDD_CLS_032_116: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VERSION_INFORMATION_LT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95" w:author="Pham Minh Tu" w:date="2019-12-27T09:39:00Z">
          <w:pPr>
            <w:pStyle w:val="Heading4"/>
          </w:pPr>
        </w:pPrChange>
      </w:pPr>
      <w:r>
        <w:t>CFG_AR_RELEASE_MAJOR_VERSION</w:t>
      </w:r>
    </w:p>
    <w:p w:rsidR="004025D7" w:rsidRDefault="004025D7" w:rsidP="004025D7">
      <w:pPr>
        <w:pStyle w:val="DesignID"/>
      </w:pPr>
      <w:r>
        <w:t>GENERIC_GDD_CLS_032_117: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CFG_AR_RELEASE_MAJOR_VERSION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96" w:author="Pham Minh Tu" w:date="2019-12-27T09:39:00Z">
          <w:pPr>
            <w:pStyle w:val="Heading4"/>
          </w:pPr>
        </w:pPrChange>
      </w:pPr>
      <w:r>
        <w:t>CFG_AR_RELEASE_MINOR_VERSION</w:t>
      </w:r>
    </w:p>
    <w:p w:rsidR="004025D7" w:rsidRDefault="004025D7" w:rsidP="004025D7">
      <w:pPr>
        <w:pStyle w:val="DesignID"/>
      </w:pPr>
      <w:r>
        <w:t>GENERIC_GDD_CLS_032_118: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CFG_AR_RELEASE_MINOR_VERSION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97" w:author="Pham Minh Tu" w:date="2019-12-27T09:39:00Z">
          <w:pPr>
            <w:pStyle w:val="Heading4"/>
          </w:pPr>
        </w:pPrChange>
      </w:pPr>
      <w:r>
        <w:t>CFG_AR_RELEASE_REVISION_VERSION</w:t>
      </w:r>
    </w:p>
    <w:p w:rsidR="004025D7" w:rsidRDefault="004025D7" w:rsidP="004025D7">
      <w:pPr>
        <w:pStyle w:val="DesignID"/>
      </w:pPr>
      <w:r>
        <w:t>GENERIC_GDD_CLS_032_119: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CFG_AR_RELEASE_REVISION_VERSION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98" w:author="Pham Minh Tu" w:date="2019-12-27T09:39:00Z">
          <w:pPr>
            <w:pStyle w:val="Heading4"/>
          </w:pPr>
        </w:pPrChange>
      </w:pPr>
      <w:r>
        <w:lastRenderedPageBreak/>
        <w:t>CFG_SW_MAJOR_VERSION</w:t>
      </w:r>
    </w:p>
    <w:p w:rsidR="004025D7" w:rsidRDefault="004025D7" w:rsidP="004025D7">
      <w:pPr>
        <w:pStyle w:val="DesignID"/>
      </w:pPr>
      <w:r>
        <w:t>GENERIC_GDD_CLS_032_120: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CFG_SW_MAJOR_VERSION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099" w:author="Pham Minh Tu" w:date="2019-12-27T09:39:00Z">
          <w:pPr>
            <w:pStyle w:val="Heading4"/>
          </w:pPr>
        </w:pPrChange>
      </w:pPr>
      <w:r>
        <w:t>CFG_SW_MINOR_VERSION</w:t>
      </w:r>
    </w:p>
    <w:p w:rsidR="004025D7" w:rsidRDefault="004025D7" w:rsidP="004025D7">
      <w:pPr>
        <w:pStyle w:val="DesignID"/>
      </w:pPr>
      <w:r>
        <w:t>GENERIC_GDD_CLS_032_121: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CFG_SW_MINOR_VERSION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00" w:author="Pham Minh Tu" w:date="2019-12-27T09:39:00Z">
          <w:pPr>
            <w:pStyle w:val="Heading4"/>
          </w:pPr>
        </w:pPrChange>
      </w:pPr>
      <w:r>
        <w:t>AR_RELEASE_MAJOR_VERSION_VALUE</w:t>
      </w:r>
    </w:p>
    <w:p w:rsidR="004025D7" w:rsidRDefault="004025D7" w:rsidP="004025D7">
      <w:pPr>
        <w:pStyle w:val="DesignID"/>
      </w:pPr>
      <w:r>
        <w:t>GENERIC_GDD_CLS_032_122: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AR_RELEASE_MAJOR_VERSION_VALUE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01" w:author="Pham Minh Tu" w:date="2019-12-27T09:39:00Z">
          <w:pPr>
            <w:pStyle w:val="Heading4"/>
          </w:pPr>
        </w:pPrChange>
      </w:pPr>
      <w:r>
        <w:t>AR_RELEASE_MINOR_VERSION_VALUE</w:t>
      </w:r>
    </w:p>
    <w:p w:rsidR="004025D7" w:rsidRDefault="004025D7" w:rsidP="004025D7">
      <w:pPr>
        <w:pStyle w:val="DesignID"/>
      </w:pPr>
      <w:r>
        <w:t>GENERIC_GDD_CLS_032_123: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AR_RELEASE_MINOR_VERSION_VALUE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02" w:author="Pham Minh Tu" w:date="2019-12-27T09:39:00Z">
          <w:pPr>
            <w:pStyle w:val="Heading4"/>
          </w:pPr>
        </w:pPrChange>
      </w:pPr>
      <w:r>
        <w:t>AR_RELEASE_REVISION_VERSION_VALUE</w:t>
      </w:r>
    </w:p>
    <w:p w:rsidR="004025D7" w:rsidRDefault="004025D7" w:rsidP="004025D7">
      <w:pPr>
        <w:pStyle w:val="DesignID"/>
      </w:pPr>
      <w:r>
        <w:t>GENERIC_GDD_CLS_032_124: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AR_RELEASE_REVISION_VERSION_VALUE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03" w:author="Pham Minh Tu" w:date="2019-12-27T09:39:00Z">
          <w:pPr>
            <w:pStyle w:val="Heading4"/>
          </w:pPr>
        </w:pPrChange>
      </w:pPr>
      <w:r>
        <w:t>SW_MAJOR_VERSION_VALUE</w:t>
      </w:r>
    </w:p>
    <w:p w:rsidR="004025D7" w:rsidRDefault="004025D7" w:rsidP="004025D7">
      <w:pPr>
        <w:pStyle w:val="DesignID"/>
      </w:pPr>
      <w:r>
        <w:t>GENERIC_GDD_CLS_032_125: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SW_MAJOR_VERSION_VALUE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04" w:author="Pham Minh Tu" w:date="2019-12-27T09:39:00Z">
          <w:pPr>
            <w:pStyle w:val="Heading4"/>
          </w:pPr>
        </w:pPrChange>
      </w:pPr>
      <w:r>
        <w:t>SW_MINOR_VERSION_VALUE</w:t>
      </w:r>
    </w:p>
    <w:p w:rsidR="004025D7" w:rsidRDefault="004025D7" w:rsidP="004025D7">
      <w:pPr>
        <w:pStyle w:val="DesignID"/>
      </w:pPr>
      <w:r>
        <w:t>GENERIC_GDD_CLS_032_126: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SW_MINOR_VERSION_VALUE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05" w:author="Pham Minh Tu" w:date="2019-12-27T09:39:00Z">
          <w:pPr>
            <w:pStyle w:val="Heading4"/>
          </w:pPr>
        </w:pPrChange>
      </w:pPr>
      <w:r>
        <w:t>SW_PATCH_VERSION_VALUE</w:t>
      </w:r>
    </w:p>
    <w:p w:rsidR="004025D7" w:rsidRDefault="004025D7" w:rsidP="004025D7">
      <w:pPr>
        <w:pStyle w:val="DesignID"/>
      </w:pPr>
      <w:r>
        <w:t>GENERIC_GDD_CLS_032_127: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SW_PATCH_VERSION_VALUE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06" w:author="Pham Minh Tu" w:date="2019-12-27T09:39:00Z">
          <w:pPr>
            <w:pStyle w:val="Heading4"/>
          </w:pPr>
        </w:pPrChange>
      </w:pPr>
      <w:r>
        <w:t>VENDOR_ID_VALUE</w:t>
      </w:r>
    </w:p>
    <w:p w:rsidR="004025D7" w:rsidRDefault="004025D7" w:rsidP="004025D7">
      <w:pPr>
        <w:pStyle w:val="DesignID"/>
      </w:pPr>
      <w:r>
        <w:t>GENERIC_GDD_CLS_032_128: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VENDOR_ID_VALUE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07" w:author="Pham Minh Tu" w:date="2019-12-27T09:39:00Z">
          <w:pPr>
            <w:pStyle w:val="Heading4"/>
          </w:pPr>
        </w:pPrChange>
      </w:pPr>
      <w:r>
        <w:lastRenderedPageBreak/>
        <w:t>MODULE_ID_VALUE</w:t>
      </w:r>
    </w:p>
    <w:p w:rsidR="004025D7" w:rsidRDefault="004025D7" w:rsidP="004025D7">
      <w:pPr>
        <w:pStyle w:val="DesignID"/>
      </w:pPr>
      <w:r>
        <w:t>GENERIC_GDD_CLS_032_129: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MODULE_ID_VALUE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08" w:author="Pham Minh Tu" w:date="2019-12-27T09:39:00Z">
          <w:pPr>
            <w:pStyle w:val="Heading4"/>
          </w:pPr>
        </w:pPrChange>
      </w:pPr>
      <w:r>
        <w:t>CBK_AR_RELEASE_MAJOR_VERSION</w:t>
      </w:r>
    </w:p>
    <w:p w:rsidR="004025D7" w:rsidRDefault="004025D7" w:rsidP="004025D7">
      <w:pPr>
        <w:pStyle w:val="DesignID"/>
      </w:pPr>
      <w:r>
        <w:t>GENERIC_GDD_CLS_032_130: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CBK_AR_RELEASE_MAJOR_VERSION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09" w:author="Pham Minh Tu" w:date="2019-12-27T09:39:00Z">
          <w:pPr>
            <w:pStyle w:val="Heading4"/>
          </w:pPr>
        </w:pPrChange>
      </w:pPr>
      <w:r>
        <w:t>CBK_AR_RELEASE_MINOR_VERSION</w:t>
      </w:r>
    </w:p>
    <w:p w:rsidR="004025D7" w:rsidRDefault="004025D7" w:rsidP="004025D7">
      <w:pPr>
        <w:pStyle w:val="DesignID"/>
      </w:pPr>
      <w:r>
        <w:t>GENERIC_GDD_CLS_032_131: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CBK_AR_RELEASE_MINOR_VERSION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10" w:author="Pham Minh Tu" w:date="2019-12-27T09:39:00Z">
          <w:pPr>
            <w:pStyle w:val="Heading4"/>
          </w:pPr>
        </w:pPrChange>
      </w:pPr>
      <w:r>
        <w:t>CBK_AR_RELEASE_REVISION_VERSION</w:t>
      </w:r>
    </w:p>
    <w:p w:rsidR="004025D7" w:rsidRDefault="004025D7" w:rsidP="004025D7">
      <w:pPr>
        <w:pStyle w:val="DesignID"/>
      </w:pPr>
      <w:r>
        <w:t>GENERIC_GDD_CLS_032_132: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CBK_AR_RELEASE_REVISION_VERSION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11" w:author="Pham Minh Tu" w:date="2019-12-27T09:39:00Z">
          <w:pPr>
            <w:pStyle w:val="Heading4"/>
          </w:pPr>
        </w:pPrChange>
      </w:pPr>
      <w:r>
        <w:t>CBK_SW_MAJOR_VERSION</w:t>
      </w:r>
    </w:p>
    <w:p w:rsidR="004025D7" w:rsidRDefault="004025D7" w:rsidP="004025D7">
      <w:pPr>
        <w:pStyle w:val="DesignID"/>
      </w:pPr>
      <w:r>
        <w:t>GENERIC_GDD_CLS_032_133: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CBK_SW_MAJOR_VERSION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12" w:author="Pham Minh Tu" w:date="2019-12-27T09:39:00Z">
          <w:pPr>
            <w:pStyle w:val="Heading4"/>
          </w:pPr>
        </w:pPrChange>
      </w:pPr>
      <w:r>
        <w:t>CBK_SW_MINOR_VERSION</w:t>
      </w:r>
    </w:p>
    <w:p w:rsidR="004025D7" w:rsidRDefault="004025D7" w:rsidP="004025D7">
      <w:pPr>
        <w:pStyle w:val="DesignID"/>
      </w:pPr>
      <w:r>
        <w:t>GENERIC_GDD_CLS_032_134: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CBK_SW_MINOR_VERSION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13" w:author="Pham Minh Tu" w:date="2019-12-27T09:39:00Z">
          <w:pPr>
            <w:pStyle w:val="Heading4"/>
          </w:pPr>
        </w:pPrChange>
      </w:pPr>
      <w:r>
        <w:t>PBCFG_C_AR_RELEASE_MAJOR_VERSION</w:t>
      </w:r>
    </w:p>
    <w:p w:rsidR="004025D7" w:rsidRDefault="004025D7" w:rsidP="004025D7">
      <w:pPr>
        <w:pStyle w:val="DesignID"/>
      </w:pPr>
      <w:r>
        <w:t>GENERIC_GDD_CLS_032_135: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PBCFG_C_AR_RELEASE_MAJOR_VERSION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14" w:author="Pham Minh Tu" w:date="2019-12-27T09:39:00Z">
          <w:pPr>
            <w:pStyle w:val="Heading4"/>
          </w:pPr>
        </w:pPrChange>
      </w:pPr>
      <w:r>
        <w:t>PBCFG_C_AR_RELEASE_MINOR_VERSION</w:t>
      </w:r>
    </w:p>
    <w:p w:rsidR="004025D7" w:rsidRDefault="004025D7" w:rsidP="004025D7">
      <w:pPr>
        <w:pStyle w:val="DesignID"/>
      </w:pPr>
      <w:r>
        <w:t>GENERIC_GDD_CLS_032_136: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PBCFG_C_AR_RELEASE_MINOR_VERSION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15" w:author="Pham Minh Tu" w:date="2019-12-27T09:39:00Z">
          <w:pPr>
            <w:pStyle w:val="Heading4"/>
          </w:pPr>
        </w:pPrChange>
      </w:pPr>
      <w:r>
        <w:t>PBCFG_C_AR_RELEASE_REVISION_VERSION</w:t>
      </w:r>
    </w:p>
    <w:p w:rsidR="004025D7" w:rsidRDefault="004025D7" w:rsidP="004025D7">
      <w:pPr>
        <w:pStyle w:val="DesignID"/>
      </w:pPr>
      <w:r>
        <w:t>GENERIC_GDD_CLS_032_137: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PBCFG_C_AR_RELEASE_REVISION_VERSION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16" w:author="Pham Minh Tu" w:date="2019-12-27T09:39:00Z">
          <w:pPr>
            <w:pStyle w:val="Heading4"/>
          </w:pPr>
        </w:pPrChange>
      </w:pPr>
      <w:r>
        <w:lastRenderedPageBreak/>
        <w:t>PBCFG_C_SW_MAJOR_VERSION</w:t>
      </w:r>
    </w:p>
    <w:p w:rsidR="004025D7" w:rsidRDefault="004025D7" w:rsidP="004025D7">
      <w:pPr>
        <w:pStyle w:val="DesignID"/>
      </w:pPr>
      <w:r>
        <w:t>GENERIC_GDD_CLS_032_138: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PBCFG_C_SW_MAJOR_VERSION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17" w:author="Pham Minh Tu" w:date="2019-12-27T09:39:00Z">
          <w:pPr>
            <w:pStyle w:val="Heading4"/>
          </w:pPr>
        </w:pPrChange>
      </w:pPr>
      <w:r>
        <w:t>PBCFG_C_SW_MINOR_VERSION</w:t>
      </w:r>
    </w:p>
    <w:p w:rsidR="004025D7" w:rsidRDefault="004025D7" w:rsidP="004025D7">
      <w:pPr>
        <w:pStyle w:val="DesignID"/>
      </w:pPr>
      <w:r>
        <w:t>GENERIC_GDD_CLS_032_139: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PBCFG_C_SW_MINOR_VERSION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18" w:author="Pham Minh Tu" w:date="2019-12-27T09:39:00Z">
          <w:pPr>
            <w:pStyle w:val="Heading4"/>
          </w:pPr>
        </w:pPrChange>
      </w:pPr>
      <w:r>
        <w:t>LCFG_C_AR_RELEASE_MAJOR_VERSION</w:t>
      </w:r>
    </w:p>
    <w:p w:rsidR="004025D7" w:rsidRDefault="004025D7" w:rsidP="004025D7">
      <w:pPr>
        <w:pStyle w:val="DesignID"/>
      </w:pPr>
      <w:r>
        <w:t>GENERIC_GDD_CLS_032_140: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LCFG_C_AR_RELEASE_MAJOR_VERSION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19" w:author="Pham Minh Tu" w:date="2019-12-27T09:39:00Z">
          <w:pPr>
            <w:pStyle w:val="Heading4"/>
          </w:pPr>
        </w:pPrChange>
      </w:pPr>
      <w:r>
        <w:t>LCFG_C_AR_RELEASE_MINOR_VERSION</w:t>
      </w:r>
    </w:p>
    <w:p w:rsidR="004025D7" w:rsidRDefault="004025D7" w:rsidP="004025D7">
      <w:pPr>
        <w:pStyle w:val="DesignID"/>
      </w:pPr>
      <w:r>
        <w:t>GENERIC_GDD_CLS_032_141: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LCFG_C_AR_RELEASE_MINOR_VERSION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20" w:author="Pham Minh Tu" w:date="2019-12-27T09:39:00Z">
          <w:pPr>
            <w:pStyle w:val="Heading4"/>
          </w:pPr>
        </w:pPrChange>
      </w:pPr>
      <w:r>
        <w:t>LCFG_C_AR_RELEASE_REVISION_VERSION</w:t>
      </w:r>
    </w:p>
    <w:p w:rsidR="004025D7" w:rsidRDefault="004025D7" w:rsidP="004025D7">
      <w:pPr>
        <w:pStyle w:val="DesignID"/>
      </w:pPr>
      <w:r>
        <w:t>GENERIC_GDD_CLS_032_142: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LCFG_C_AR_RELEASE_REVISION_VERSION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21" w:author="Pham Minh Tu" w:date="2019-12-27T09:39:00Z">
          <w:pPr>
            <w:pStyle w:val="Heading4"/>
          </w:pPr>
        </w:pPrChange>
      </w:pPr>
      <w:r>
        <w:t>LCFG_C_SW_MAJOR_VERSION</w:t>
      </w:r>
    </w:p>
    <w:p w:rsidR="004025D7" w:rsidRDefault="004025D7" w:rsidP="004025D7">
      <w:pPr>
        <w:pStyle w:val="DesignID"/>
      </w:pPr>
      <w:r>
        <w:t>GENERIC_GDD_CLS_032_143: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LCFG_C_SW_MAJOR_VERSION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22" w:author="Pham Minh Tu" w:date="2019-12-27T09:39:00Z">
          <w:pPr>
            <w:pStyle w:val="Heading4"/>
          </w:pPr>
        </w:pPrChange>
      </w:pPr>
      <w:r>
        <w:t>LCFG_C_SW_MINOR_VERSION</w:t>
      </w:r>
    </w:p>
    <w:p w:rsidR="004025D7" w:rsidRDefault="004025D7" w:rsidP="004025D7">
      <w:pPr>
        <w:pStyle w:val="DesignID"/>
      </w:pPr>
      <w:r>
        <w:t>GENERIC_GDD_CLS_032_144: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LCFG_C_SW_MINOR_VERSION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23" w:author="Pham Minh Tu" w:date="2019-12-27T09:39:00Z">
          <w:pPr>
            <w:pStyle w:val="Heading4"/>
          </w:pPr>
        </w:pPrChange>
      </w:pPr>
      <w:r>
        <w:t>LINK_TIME</w:t>
      </w:r>
    </w:p>
    <w:p w:rsidR="004025D7" w:rsidRDefault="004025D7" w:rsidP="004025D7">
      <w:pPr>
        <w:pStyle w:val="DesignID"/>
      </w:pPr>
      <w:r>
        <w:t>GENERIC_GDD_CLS_032_145: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LINK_TIME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24" w:author="Pham Minh Tu" w:date="2019-12-27T09:39:00Z">
          <w:pPr>
            <w:pStyle w:val="Heading4"/>
          </w:pPr>
        </w:pPrChange>
      </w:pPr>
      <w:r>
        <w:t>CALL_BACK</w:t>
      </w:r>
    </w:p>
    <w:p w:rsidR="004025D7" w:rsidRDefault="004025D7" w:rsidP="004025D7">
      <w:pPr>
        <w:pStyle w:val="DesignID"/>
      </w:pPr>
      <w:r>
        <w:t>GENERIC_GDD_CLS_032_146: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CALL_BACK</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25" w:author="Pham Minh Tu" w:date="2019-12-27T09:39:00Z">
          <w:pPr>
            <w:pStyle w:val="Heading4"/>
          </w:pPr>
        </w:pPrChange>
      </w:pPr>
      <w:r>
        <w:lastRenderedPageBreak/>
        <w:t>POST_BUILD</w:t>
      </w:r>
    </w:p>
    <w:p w:rsidR="004025D7" w:rsidRDefault="004025D7" w:rsidP="004025D7">
      <w:pPr>
        <w:pStyle w:val="DesignID"/>
      </w:pPr>
      <w:r>
        <w:t>GENERIC_GDD_CLS_032_147: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POST_BUILD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26" w:author="Pham Minh Tu" w:date="2019-12-27T09:40:00Z">
          <w:pPr>
            <w:pStyle w:val="Heading4"/>
          </w:pPr>
        </w:pPrChange>
      </w:pPr>
      <w:r>
        <w:t>DeviceNameD1xRSCAN</w:t>
      </w:r>
    </w:p>
    <w:p w:rsidR="004025D7" w:rsidRDefault="004025D7" w:rsidP="004025D7">
      <w:pPr>
        <w:pStyle w:val="DesignID"/>
      </w:pPr>
      <w:r>
        <w:t>GENERIC_GDD_CLS_032_148: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DeviceNameD1xRSCAN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4025D7" w:rsidRDefault="004025D7">
      <w:pPr>
        <w:pStyle w:val="Heading5"/>
        <w:pPrChange w:id="2127" w:author="Pham Minh Tu" w:date="2019-12-27T09:40:00Z">
          <w:pPr>
            <w:pStyle w:val="Heading4"/>
          </w:pPr>
        </w:pPrChange>
      </w:pPr>
      <w:r>
        <w:t>DeviceNameD1xCANFD</w:t>
      </w:r>
    </w:p>
    <w:p w:rsidR="004025D7" w:rsidRDefault="004025D7" w:rsidP="004025D7">
      <w:pPr>
        <w:pStyle w:val="DesignID"/>
      </w:pPr>
      <w:r>
        <w:t>GENERIC_GDD_CLS_032_149: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DeviceNameD1xCANFD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const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None</w:t>
            </w:r>
          </w:p>
        </w:tc>
      </w:tr>
    </w:tbl>
    <w:p w:rsidR="004025D7" w:rsidRDefault="004025D7" w:rsidP="004025D7"/>
    <w:p w:rsidR="008E6453" w:rsidRDefault="008E6453">
      <w:pPr>
        <w:pStyle w:val="Heading5"/>
        <w:pPrChange w:id="2128" w:author="Pham Minh Tu" w:date="2019-12-27T09:40:00Z">
          <w:pPr>
            <w:pStyle w:val="Heading4"/>
          </w:pPr>
        </w:pPrChange>
      </w:pPr>
      <w:r>
        <w:t>DEVICE_NAME_D1S1L</w:t>
      </w:r>
    </w:p>
    <w:p w:rsidR="008E6453" w:rsidRDefault="008E6453" w:rsidP="008E6453">
      <w:pPr>
        <w:pStyle w:val="DesignID"/>
      </w:pPr>
      <w:r>
        <w:t>GENERIC_GDD_CLS_032_150: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E6453" w:rsidTr="00752B38">
        <w:tc>
          <w:tcPr>
            <w:tcW w:w="2492" w:type="dxa"/>
            <w:shd w:val="clear" w:color="auto" w:fill="D0CECE"/>
          </w:tcPr>
          <w:p w:rsidR="008E6453" w:rsidRPr="00E2291F" w:rsidRDefault="008E6453" w:rsidP="00752B38">
            <w:pPr>
              <w:rPr>
                <w:b/>
              </w:rPr>
            </w:pPr>
            <w:r w:rsidRPr="00E2291F">
              <w:rPr>
                <w:b/>
              </w:rPr>
              <w:t>Variable Name</w:t>
            </w:r>
          </w:p>
        </w:tc>
        <w:tc>
          <w:tcPr>
            <w:tcW w:w="5816" w:type="dxa"/>
            <w:shd w:val="clear" w:color="auto" w:fill="auto"/>
          </w:tcPr>
          <w:p w:rsidR="008E6453" w:rsidRDefault="008E6453" w:rsidP="00752B38">
            <w:r>
              <w:t>DEVICE_NAME_D1S1L</w:t>
            </w:r>
          </w:p>
        </w:tc>
      </w:tr>
      <w:tr w:rsidR="008E6453" w:rsidTr="00752B38">
        <w:tc>
          <w:tcPr>
            <w:tcW w:w="2492" w:type="dxa"/>
            <w:shd w:val="clear" w:color="auto" w:fill="D0CECE"/>
          </w:tcPr>
          <w:p w:rsidR="008E6453" w:rsidRPr="00E2291F" w:rsidRDefault="008E6453" w:rsidP="00752B38">
            <w:pPr>
              <w:rPr>
                <w:b/>
              </w:rPr>
            </w:pPr>
            <w:r w:rsidRPr="00E2291F">
              <w:rPr>
                <w:b/>
              </w:rPr>
              <w:t>Type</w:t>
            </w:r>
          </w:p>
        </w:tc>
        <w:tc>
          <w:tcPr>
            <w:tcW w:w="5816" w:type="dxa"/>
            <w:shd w:val="clear" w:color="auto" w:fill="auto"/>
          </w:tcPr>
          <w:p w:rsidR="008E6453" w:rsidRDefault="008E6453" w:rsidP="00752B38">
            <w:r>
              <w:t>const string</w:t>
            </w:r>
          </w:p>
        </w:tc>
      </w:tr>
      <w:tr w:rsidR="008E6453" w:rsidTr="00752B38">
        <w:tc>
          <w:tcPr>
            <w:tcW w:w="2492" w:type="dxa"/>
            <w:shd w:val="clear" w:color="auto" w:fill="D0CECE"/>
          </w:tcPr>
          <w:p w:rsidR="008E6453" w:rsidRPr="00E2291F" w:rsidRDefault="008E6453" w:rsidP="00752B38">
            <w:pPr>
              <w:rPr>
                <w:b/>
              </w:rPr>
            </w:pPr>
            <w:r w:rsidRPr="00E2291F">
              <w:rPr>
                <w:b/>
              </w:rPr>
              <w:t>Range</w:t>
            </w:r>
          </w:p>
        </w:tc>
        <w:tc>
          <w:tcPr>
            <w:tcW w:w="5816" w:type="dxa"/>
            <w:shd w:val="clear" w:color="auto" w:fill="auto"/>
          </w:tcPr>
          <w:p w:rsidR="008E6453" w:rsidRDefault="008E6453" w:rsidP="00752B38">
            <w:r>
              <w:t>None</w:t>
            </w:r>
          </w:p>
        </w:tc>
      </w:tr>
      <w:tr w:rsidR="008E6453" w:rsidTr="00752B38">
        <w:tc>
          <w:tcPr>
            <w:tcW w:w="2492" w:type="dxa"/>
            <w:shd w:val="clear" w:color="auto" w:fill="D0CECE"/>
          </w:tcPr>
          <w:p w:rsidR="008E6453" w:rsidRPr="00E2291F" w:rsidRDefault="008E6453" w:rsidP="00752B38">
            <w:pPr>
              <w:rPr>
                <w:b/>
              </w:rPr>
            </w:pPr>
            <w:r w:rsidRPr="00E2291F">
              <w:rPr>
                <w:b/>
              </w:rPr>
              <w:t>Description</w:t>
            </w:r>
          </w:p>
        </w:tc>
        <w:tc>
          <w:tcPr>
            <w:tcW w:w="5816" w:type="dxa"/>
            <w:shd w:val="clear" w:color="auto" w:fill="auto"/>
          </w:tcPr>
          <w:p w:rsidR="008E6453" w:rsidRDefault="008E6453" w:rsidP="00752B38">
            <w:r>
              <w:t xml:space="preserve">None </w:t>
            </w:r>
          </w:p>
        </w:tc>
      </w:tr>
    </w:tbl>
    <w:p w:rsidR="008E6453" w:rsidRDefault="008E6453" w:rsidP="008E6453"/>
    <w:p w:rsidR="004038C5" w:rsidRDefault="004038C5">
      <w:pPr>
        <w:pStyle w:val="Heading5"/>
        <w:pPrChange w:id="2129" w:author="Pham Minh Tu" w:date="2019-12-27T09:40:00Z">
          <w:pPr>
            <w:pStyle w:val="Heading4"/>
          </w:pPr>
        </w:pPrChange>
      </w:pPr>
      <w:r w:rsidRPr="004038C5">
        <w:t>DEVICE_NAME_BL2M_100</w:t>
      </w:r>
    </w:p>
    <w:p w:rsidR="004038C5" w:rsidRDefault="004038C5" w:rsidP="004038C5">
      <w:pPr>
        <w:pStyle w:val="DesignID"/>
      </w:pPr>
      <w:r>
        <w:t>GENERIC_GDD_CLS_032_151: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38C5" w:rsidTr="00752B38">
        <w:tc>
          <w:tcPr>
            <w:tcW w:w="2492" w:type="dxa"/>
            <w:shd w:val="clear" w:color="auto" w:fill="D0CECE"/>
          </w:tcPr>
          <w:p w:rsidR="004038C5" w:rsidRPr="00E2291F" w:rsidRDefault="004038C5" w:rsidP="00752B38">
            <w:pPr>
              <w:rPr>
                <w:b/>
              </w:rPr>
            </w:pPr>
            <w:r w:rsidRPr="00E2291F">
              <w:rPr>
                <w:b/>
              </w:rPr>
              <w:t>Variable Name</w:t>
            </w:r>
          </w:p>
        </w:tc>
        <w:tc>
          <w:tcPr>
            <w:tcW w:w="5816" w:type="dxa"/>
            <w:shd w:val="clear" w:color="auto" w:fill="auto"/>
          </w:tcPr>
          <w:p w:rsidR="004038C5" w:rsidRDefault="004038C5" w:rsidP="00752B38">
            <w:r w:rsidRPr="004038C5">
              <w:t>DEVICE_NAME_BL2M_100</w:t>
            </w:r>
          </w:p>
        </w:tc>
      </w:tr>
      <w:tr w:rsidR="004038C5" w:rsidTr="00752B38">
        <w:tc>
          <w:tcPr>
            <w:tcW w:w="2492" w:type="dxa"/>
            <w:shd w:val="clear" w:color="auto" w:fill="D0CECE"/>
          </w:tcPr>
          <w:p w:rsidR="004038C5" w:rsidRPr="00E2291F" w:rsidRDefault="004038C5" w:rsidP="00752B38">
            <w:pPr>
              <w:rPr>
                <w:b/>
              </w:rPr>
            </w:pPr>
            <w:r w:rsidRPr="00E2291F">
              <w:rPr>
                <w:b/>
              </w:rPr>
              <w:t>Type</w:t>
            </w:r>
          </w:p>
        </w:tc>
        <w:tc>
          <w:tcPr>
            <w:tcW w:w="5816" w:type="dxa"/>
            <w:shd w:val="clear" w:color="auto" w:fill="auto"/>
          </w:tcPr>
          <w:p w:rsidR="004038C5" w:rsidRDefault="004038C5" w:rsidP="00752B38">
            <w:r>
              <w:t>const string</w:t>
            </w:r>
          </w:p>
        </w:tc>
      </w:tr>
      <w:tr w:rsidR="004038C5" w:rsidTr="00752B38">
        <w:tc>
          <w:tcPr>
            <w:tcW w:w="2492" w:type="dxa"/>
            <w:shd w:val="clear" w:color="auto" w:fill="D0CECE"/>
          </w:tcPr>
          <w:p w:rsidR="004038C5" w:rsidRPr="00E2291F" w:rsidRDefault="004038C5" w:rsidP="00752B38">
            <w:pPr>
              <w:rPr>
                <w:b/>
              </w:rPr>
            </w:pPr>
            <w:r w:rsidRPr="00E2291F">
              <w:rPr>
                <w:b/>
              </w:rPr>
              <w:lastRenderedPageBreak/>
              <w:t>Range</w:t>
            </w:r>
          </w:p>
        </w:tc>
        <w:tc>
          <w:tcPr>
            <w:tcW w:w="5816" w:type="dxa"/>
            <w:shd w:val="clear" w:color="auto" w:fill="auto"/>
          </w:tcPr>
          <w:p w:rsidR="004038C5" w:rsidRDefault="004038C5" w:rsidP="00752B38">
            <w:r>
              <w:t>None</w:t>
            </w:r>
          </w:p>
        </w:tc>
      </w:tr>
      <w:tr w:rsidR="004038C5" w:rsidTr="00752B38">
        <w:tc>
          <w:tcPr>
            <w:tcW w:w="2492" w:type="dxa"/>
            <w:shd w:val="clear" w:color="auto" w:fill="D0CECE"/>
          </w:tcPr>
          <w:p w:rsidR="004038C5" w:rsidRPr="00E2291F" w:rsidRDefault="004038C5" w:rsidP="00752B38">
            <w:pPr>
              <w:rPr>
                <w:b/>
              </w:rPr>
            </w:pPr>
            <w:r w:rsidRPr="00E2291F">
              <w:rPr>
                <w:b/>
              </w:rPr>
              <w:t>Description</w:t>
            </w:r>
          </w:p>
        </w:tc>
        <w:tc>
          <w:tcPr>
            <w:tcW w:w="5816" w:type="dxa"/>
            <w:shd w:val="clear" w:color="auto" w:fill="auto"/>
          </w:tcPr>
          <w:p w:rsidR="004038C5" w:rsidRDefault="004038C5" w:rsidP="00752B38">
            <w:r>
              <w:t xml:space="preserve">None </w:t>
            </w:r>
          </w:p>
        </w:tc>
      </w:tr>
    </w:tbl>
    <w:p w:rsidR="004038C5" w:rsidRDefault="004038C5" w:rsidP="008E6453"/>
    <w:p w:rsidR="004038C5" w:rsidRDefault="004038C5">
      <w:pPr>
        <w:pStyle w:val="Heading5"/>
        <w:pPrChange w:id="2130" w:author="Pham Minh Tu" w:date="2019-12-27T09:40:00Z">
          <w:pPr>
            <w:pStyle w:val="Heading4"/>
          </w:pPr>
        </w:pPrChange>
      </w:pPr>
      <w:r w:rsidRPr="004038C5">
        <w:t>DEVICE_NAME_BL3M_144</w:t>
      </w:r>
    </w:p>
    <w:p w:rsidR="004038C5" w:rsidRDefault="004038C5" w:rsidP="004038C5">
      <w:pPr>
        <w:pStyle w:val="DesignID"/>
      </w:pPr>
      <w:r>
        <w:t>GENERIC_GDD_CLS_032_152: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38C5" w:rsidTr="00752B38">
        <w:tc>
          <w:tcPr>
            <w:tcW w:w="2492" w:type="dxa"/>
            <w:shd w:val="clear" w:color="auto" w:fill="D0CECE"/>
          </w:tcPr>
          <w:p w:rsidR="004038C5" w:rsidRPr="00E2291F" w:rsidRDefault="004038C5" w:rsidP="00752B38">
            <w:pPr>
              <w:rPr>
                <w:b/>
              </w:rPr>
            </w:pPr>
            <w:r w:rsidRPr="00E2291F">
              <w:rPr>
                <w:b/>
              </w:rPr>
              <w:t>Variable Name</w:t>
            </w:r>
          </w:p>
        </w:tc>
        <w:tc>
          <w:tcPr>
            <w:tcW w:w="5816" w:type="dxa"/>
            <w:shd w:val="clear" w:color="auto" w:fill="auto"/>
          </w:tcPr>
          <w:p w:rsidR="004038C5" w:rsidRDefault="004038C5" w:rsidP="00752B38">
            <w:r w:rsidRPr="004038C5">
              <w:t>DEVICE_NAME_BL3M_144</w:t>
            </w:r>
          </w:p>
        </w:tc>
      </w:tr>
      <w:tr w:rsidR="004038C5" w:rsidTr="00752B38">
        <w:tc>
          <w:tcPr>
            <w:tcW w:w="2492" w:type="dxa"/>
            <w:shd w:val="clear" w:color="auto" w:fill="D0CECE"/>
          </w:tcPr>
          <w:p w:rsidR="004038C5" w:rsidRPr="00E2291F" w:rsidRDefault="004038C5" w:rsidP="00752B38">
            <w:pPr>
              <w:rPr>
                <w:b/>
              </w:rPr>
            </w:pPr>
            <w:r w:rsidRPr="00E2291F">
              <w:rPr>
                <w:b/>
              </w:rPr>
              <w:t>Type</w:t>
            </w:r>
          </w:p>
        </w:tc>
        <w:tc>
          <w:tcPr>
            <w:tcW w:w="5816" w:type="dxa"/>
            <w:shd w:val="clear" w:color="auto" w:fill="auto"/>
          </w:tcPr>
          <w:p w:rsidR="004038C5" w:rsidRDefault="004038C5" w:rsidP="00752B38">
            <w:r>
              <w:t>const string</w:t>
            </w:r>
          </w:p>
        </w:tc>
      </w:tr>
      <w:tr w:rsidR="004038C5" w:rsidTr="00752B38">
        <w:tc>
          <w:tcPr>
            <w:tcW w:w="2492" w:type="dxa"/>
            <w:shd w:val="clear" w:color="auto" w:fill="D0CECE"/>
          </w:tcPr>
          <w:p w:rsidR="004038C5" w:rsidRPr="00E2291F" w:rsidRDefault="004038C5" w:rsidP="00752B38">
            <w:pPr>
              <w:rPr>
                <w:b/>
              </w:rPr>
            </w:pPr>
            <w:r w:rsidRPr="00E2291F">
              <w:rPr>
                <w:b/>
              </w:rPr>
              <w:t>Range</w:t>
            </w:r>
          </w:p>
        </w:tc>
        <w:tc>
          <w:tcPr>
            <w:tcW w:w="5816" w:type="dxa"/>
            <w:shd w:val="clear" w:color="auto" w:fill="auto"/>
          </w:tcPr>
          <w:p w:rsidR="004038C5" w:rsidRDefault="004038C5" w:rsidP="00752B38">
            <w:r>
              <w:t>None</w:t>
            </w:r>
          </w:p>
        </w:tc>
      </w:tr>
      <w:tr w:rsidR="004038C5" w:rsidTr="00752B38">
        <w:tc>
          <w:tcPr>
            <w:tcW w:w="2492" w:type="dxa"/>
            <w:shd w:val="clear" w:color="auto" w:fill="D0CECE"/>
          </w:tcPr>
          <w:p w:rsidR="004038C5" w:rsidRPr="00E2291F" w:rsidRDefault="004038C5" w:rsidP="00752B38">
            <w:pPr>
              <w:rPr>
                <w:b/>
              </w:rPr>
            </w:pPr>
            <w:r w:rsidRPr="00E2291F">
              <w:rPr>
                <w:b/>
              </w:rPr>
              <w:t>Description</w:t>
            </w:r>
          </w:p>
        </w:tc>
        <w:tc>
          <w:tcPr>
            <w:tcW w:w="5816" w:type="dxa"/>
            <w:shd w:val="clear" w:color="auto" w:fill="auto"/>
          </w:tcPr>
          <w:p w:rsidR="004038C5" w:rsidRDefault="004038C5" w:rsidP="00752B38">
            <w:r>
              <w:t xml:space="preserve">None </w:t>
            </w:r>
          </w:p>
        </w:tc>
      </w:tr>
    </w:tbl>
    <w:p w:rsidR="004038C5" w:rsidRDefault="004038C5" w:rsidP="008E6453"/>
    <w:p w:rsidR="004038C5" w:rsidRDefault="004038C5">
      <w:pPr>
        <w:pStyle w:val="Heading5"/>
        <w:pPrChange w:id="2131" w:author="Pham Minh Tu" w:date="2019-12-27T09:40:00Z">
          <w:pPr>
            <w:pStyle w:val="Heading4"/>
          </w:pPr>
        </w:pPrChange>
      </w:pPr>
      <w:r w:rsidRPr="004038C5">
        <w:t>DEVICE_NAME_MLEV2_4M_272</w:t>
      </w:r>
    </w:p>
    <w:p w:rsidR="004038C5" w:rsidRDefault="004038C5" w:rsidP="004038C5">
      <w:pPr>
        <w:pStyle w:val="DesignID"/>
      </w:pPr>
      <w:r>
        <w:t>GENERIC_GDD_CLS_032_153: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38C5" w:rsidTr="00752B38">
        <w:tc>
          <w:tcPr>
            <w:tcW w:w="2492" w:type="dxa"/>
            <w:shd w:val="clear" w:color="auto" w:fill="D0CECE"/>
          </w:tcPr>
          <w:p w:rsidR="004038C5" w:rsidRPr="00E2291F" w:rsidRDefault="004038C5" w:rsidP="00752B38">
            <w:pPr>
              <w:rPr>
                <w:b/>
              </w:rPr>
            </w:pPr>
            <w:r w:rsidRPr="00E2291F">
              <w:rPr>
                <w:b/>
              </w:rPr>
              <w:t>Variable Name</w:t>
            </w:r>
          </w:p>
        </w:tc>
        <w:tc>
          <w:tcPr>
            <w:tcW w:w="5816" w:type="dxa"/>
            <w:shd w:val="clear" w:color="auto" w:fill="auto"/>
          </w:tcPr>
          <w:p w:rsidR="004038C5" w:rsidRDefault="004038C5" w:rsidP="00752B38">
            <w:r w:rsidRPr="004038C5">
              <w:t>DEVICE_NAME_MLEV2_4M_272</w:t>
            </w:r>
          </w:p>
        </w:tc>
      </w:tr>
      <w:tr w:rsidR="004038C5" w:rsidTr="00752B38">
        <w:tc>
          <w:tcPr>
            <w:tcW w:w="2492" w:type="dxa"/>
            <w:shd w:val="clear" w:color="auto" w:fill="D0CECE"/>
          </w:tcPr>
          <w:p w:rsidR="004038C5" w:rsidRPr="00E2291F" w:rsidRDefault="004038C5" w:rsidP="00752B38">
            <w:pPr>
              <w:rPr>
                <w:b/>
              </w:rPr>
            </w:pPr>
            <w:r w:rsidRPr="00E2291F">
              <w:rPr>
                <w:b/>
              </w:rPr>
              <w:t>Type</w:t>
            </w:r>
          </w:p>
        </w:tc>
        <w:tc>
          <w:tcPr>
            <w:tcW w:w="5816" w:type="dxa"/>
            <w:shd w:val="clear" w:color="auto" w:fill="auto"/>
          </w:tcPr>
          <w:p w:rsidR="004038C5" w:rsidRDefault="004038C5" w:rsidP="00752B38">
            <w:r>
              <w:t>const string</w:t>
            </w:r>
          </w:p>
        </w:tc>
      </w:tr>
      <w:tr w:rsidR="004038C5" w:rsidTr="00752B38">
        <w:tc>
          <w:tcPr>
            <w:tcW w:w="2492" w:type="dxa"/>
            <w:shd w:val="clear" w:color="auto" w:fill="D0CECE"/>
          </w:tcPr>
          <w:p w:rsidR="004038C5" w:rsidRPr="00E2291F" w:rsidRDefault="004038C5" w:rsidP="00752B38">
            <w:pPr>
              <w:rPr>
                <w:b/>
              </w:rPr>
            </w:pPr>
            <w:r w:rsidRPr="00E2291F">
              <w:rPr>
                <w:b/>
              </w:rPr>
              <w:t>Range</w:t>
            </w:r>
          </w:p>
        </w:tc>
        <w:tc>
          <w:tcPr>
            <w:tcW w:w="5816" w:type="dxa"/>
            <w:shd w:val="clear" w:color="auto" w:fill="auto"/>
          </w:tcPr>
          <w:p w:rsidR="004038C5" w:rsidRDefault="004038C5" w:rsidP="00752B38">
            <w:r>
              <w:t>None</w:t>
            </w:r>
          </w:p>
        </w:tc>
      </w:tr>
      <w:tr w:rsidR="004038C5" w:rsidTr="00752B38">
        <w:tc>
          <w:tcPr>
            <w:tcW w:w="2492" w:type="dxa"/>
            <w:shd w:val="clear" w:color="auto" w:fill="D0CECE"/>
          </w:tcPr>
          <w:p w:rsidR="004038C5" w:rsidRPr="00E2291F" w:rsidRDefault="004038C5" w:rsidP="00752B38">
            <w:pPr>
              <w:rPr>
                <w:b/>
              </w:rPr>
            </w:pPr>
            <w:r w:rsidRPr="00E2291F">
              <w:rPr>
                <w:b/>
              </w:rPr>
              <w:t>Description</w:t>
            </w:r>
          </w:p>
        </w:tc>
        <w:tc>
          <w:tcPr>
            <w:tcW w:w="5816" w:type="dxa"/>
            <w:shd w:val="clear" w:color="auto" w:fill="auto"/>
          </w:tcPr>
          <w:p w:rsidR="004038C5" w:rsidRDefault="004038C5" w:rsidP="00752B38">
            <w:r>
              <w:t xml:space="preserve">None </w:t>
            </w:r>
          </w:p>
        </w:tc>
      </w:tr>
    </w:tbl>
    <w:p w:rsidR="004038C5" w:rsidRDefault="004038C5" w:rsidP="004038C5"/>
    <w:p w:rsidR="008E6453" w:rsidRDefault="008E6453" w:rsidP="004025D7"/>
    <w:p w:rsidR="004025D7" w:rsidRDefault="004025D7">
      <w:pPr>
        <w:pStyle w:val="Heading4"/>
        <w:pPrChange w:id="2132" w:author="Pham Minh Tu" w:date="2019-12-27T09:40:00Z">
          <w:pPr>
            <w:pStyle w:val="Heading3"/>
          </w:pPr>
        </w:pPrChange>
      </w:pPr>
      <w:r>
        <w:t>Methods</w:t>
      </w:r>
    </w:p>
    <w:p w:rsidR="004025D7" w:rsidRDefault="004025D7">
      <w:pPr>
        <w:pStyle w:val="Heading3"/>
        <w:pPrChange w:id="2133" w:author="Pham Minh Tu" w:date="2019-12-27T09:40:00Z">
          <w:pPr>
            <w:pStyle w:val="Heading2"/>
          </w:pPr>
        </w:pPrChange>
      </w:pPr>
      <w:bookmarkStart w:id="2134" w:name="_Toc29218998"/>
      <w:r>
        <w:t>Renesas::Generator::MCALConfGen::CrossCutting::Util::StringUtils</w:t>
      </w:r>
      <w:bookmarkEnd w:id="213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StringUtils.cs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contains the util functions for processing string.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FindString</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Find substring in text that match a regular expression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GetElementLastInArray</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last element when spliting </w:t>
            </w:r>
            <w:r>
              <w:lastRenderedPageBreak/>
              <w:t xml:space="preserve">path into substrings by delimeter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(3)</w:t>
            </w:r>
          </w:p>
        </w:tc>
        <w:tc>
          <w:tcPr>
            <w:tcW w:w="3739" w:type="dxa"/>
            <w:shd w:val="clear" w:color="auto" w:fill="auto"/>
            <w:vAlign w:val="center"/>
          </w:tcPr>
          <w:p w:rsidR="004025D7" w:rsidRDefault="004025D7" w:rsidP="00CD1F8E">
            <w:pPr>
              <w:spacing w:afterAutospacing="1"/>
            </w:pPr>
            <w:r>
              <w:t>ParseHexToInt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Convert hex string to integer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ParseHexToUInt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Convert hex string to unsigned integer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GetStringFromTemplate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Replace placeholders in a string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IsHex</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Check if string is in hexa format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GetRelativePath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relative path from current directory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IsInvalidName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Check invalid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CompareShortName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Compare 2 short name for sorting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IsNameSyntaxAsC</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Check whether variable name follow to C coding rule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DoubleToString</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This method is used to convert double to string and ignore CultureInfo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w:t>
            </w:r>
          </w:p>
        </w:tc>
        <w:tc>
          <w:tcPr>
            <w:tcW w:w="3739" w:type="dxa"/>
            <w:shd w:val="clear" w:color="auto" w:fill="auto"/>
            <w:vAlign w:val="center"/>
          </w:tcPr>
          <w:p w:rsidR="004025D7" w:rsidRDefault="004025D7" w:rsidP="00CD1F8E">
            <w:pPr>
              <w:spacing w:afterAutospacing="1"/>
            </w:pPr>
            <w:r>
              <w:t>IsNullPointer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Check whether value is null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w:t>
            </w:r>
          </w:p>
        </w:tc>
        <w:tc>
          <w:tcPr>
            <w:tcW w:w="3739" w:type="dxa"/>
            <w:shd w:val="clear" w:color="auto" w:fill="auto"/>
            <w:vAlign w:val="center"/>
          </w:tcPr>
          <w:p w:rsidR="004025D7" w:rsidRDefault="004025D7" w:rsidP="00CD1F8E">
            <w:pPr>
              <w:spacing w:afterAutospacing="1"/>
            </w:pPr>
            <w:r>
              <w:t>replaceStringByTemplate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Replace placeholder in a string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w:t>
            </w:r>
          </w:p>
        </w:tc>
        <w:tc>
          <w:tcPr>
            <w:tcW w:w="3739" w:type="dxa"/>
            <w:shd w:val="clear" w:color="auto" w:fill="auto"/>
            <w:vAlign w:val="center"/>
          </w:tcPr>
          <w:p w:rsidR="004025D7" w:rsidRDefault="004025D7" w:rsidP="00CD1F8E">
            <w:pPr>
              <w:spacing w:afterAutospacing="1"/>
            </w:pPr>
            <w:r>
              <w:t>AppendDirectorySeparatorChar</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Append directory separator "\" to a 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(15)</w:t>
            </w:r>
          </w:p>
        </w:tc>
        <w:tc>
          <w:tcPr>
            <w:tcW w:w="3739" w:type="dxa"/>
            <w:shd w:val="clear" w:color="auto" w:fill="auto"/>
            <w:vAlign w:val="center"/>
          </w:tcPr>
          <w:p w:rsidR="004025D7" w:rsidRDefault="004025D7" w:rsidP="00CD1F8E">
            <w:pPr>
              <w:spacing w:afterAutospacing="1"/>
            </w:pPr>
            <w:r>
              <w:t>parseShortName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Parse short name in CDF to 2 parts: name and surfix number </w:t>
            </w:r>
          </w:p>
        </w:tc>
      </w:tr>
    </w:tbl>
    <w:p w:rsidR="004025D7" w:rsidRDefault="004025D7">
      <w:pPr>
        <w:pStyle w:val="Heading4"/>
        <w:pPrChange w:id="2135" w:author="Pham Minh Tu" w:date="2019-12-27T09:40:00Z">
          <w:pPr>
            <w:pStyle w:val="Heading3"/>
          </w:pPr>
        </w:pPrChange>
      </w:pPr>
      <w:r>
        <w:t>Fields</w:t>
      </w:r>
    </w:p>
    <w:p w:rsidR="004025D7" w:rsidRDefault="004025D7">
      <w:pPr>
        <w:pStyle w:val="Heading4"/>
        <w:pPrChange w:id="2136" w:author="Pham Minh Tu" w:date="2019-12-27T09:40:00Z">
          <w:pPr>
            <w:pStyle w:val="Heading3"/>
          </w:pPr>
        </w:pPrChange>
      </w:pPr>
      <w:r>
        <w:t>Methods</w:t>
      </w:r>
    </w:p>
    <w:p w:rsidR="004025D7" w:rsidRDefault="004025D7">
      <w:pPr>
        <w:pStyle w:val="Heading5"/>
        <w:pPrChange w:id="2137" w:author="Pham Minh Tu" w:date="2019-12-27T09:40:00Z">
          <w:pPr>
            <w:pStyle w:val="Heading4"/>
          </w:pPr>
        </w:pPrChange>
      </w:pPr>
      <w:r>
        <w:t>CompareShortName</w:t>
      </w:r>
    </w:p>
    <w:p w:rsidR="004025D7" w:rsidRDefault="004025D7" w:rsidP="004025D7">
      <w:pPr>
        <w:pStyle w:val="DesignID"/>
      </w:pPr>
      <w:r>
        <w:t>GENERIC_GDD_CLS_033_001: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CompareShortName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shrName1</w:t>
            </w:r>
          </w:p>
        </w:tc>
        <w:tc>
          <w:tcPr>
            <w:tcW w:w="4154" w:type="dxa"/>
            <w:gridSpan w:val="2"/>
            <w:shd w:val="clear" w:color="auto" w:fill="auto"/>
          </w:tcPr>
          <w:p w:rsidR="004025D7" w:rsidRDefault="004025D7" w:rsidP="00CD1F8E">
            <w:r>
              <w:t>short name for comparation</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shrName2</w:t>
            </w:r>
          </w:p>
        </w:tc>
        <w:tc>
          <w:tcPr>
            <w:tcW w:w="4154" w:type="dxa"/>
            <w:gridSpan w:val="2"/>
            <w:shd w:val="clear" w:color="auto" w:fill="auto"/>
          </w:tcPr>
          <w:p w:rsidR="004025D7" w:rsidRDefault="004025D7" w:rsidP="00CD1F8E">
            <w:r>
              <w:t>short name for comparation</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compration result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Compare 2 short name for sorting</w:t>
            </w:r>
          </w:p>
          <w:p w:rsidR="004025D7" w:rsidRDefault="004025D7" w:rsidP="00CD1F8E">
            <w:pPr>
              <w:pStyle w:val="SourceCode"/>
            </w:pPr>
            <w:r>
              <w:t>Algorithm:</w:t>
            </w:r>
            <w:r>
              <w:br/>
              <w:t>Parse short name into name and number</w:t>
            </w:r>
            <w:r>
              <w:br/>
              <w:t xml:space="preserve"> IF names are the same THEN compare numbers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38" w:author="Pham Minh Tu" w:date="2019-12-27T09:40:00Z">
          <w:pPr>
            <w:pStyle w:val="Heading4"/>
          </w:pPr>
        </w:pPrChange>
      </w:pPr>
      <w:r>
        <w:t>DoubleToString</w:t>
      </w:r>
    </w:p>
    <w:p w:rsidR="004025D7" w:rsidRDefault="004025D7" w:rsidP="004025D7">
      <w:pPr>
        <w:pStyle w:val="DesignID"/>
      </w:pPr>
      <w:r>
        <w:t>GENERIC_GDD_CLS_033_002: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DoubleToString</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double value</w:t>
            </w:r>
          </w:p>
        </w:tc>
        <w:tc>
          <w:tcPr>
            <w:tcW w:w="4154" w:type="dxa"/>
            <w:gridSpan w:val="2"/>
            <w:shd w:val="clear" w:color="auto" w:fill="auto"/>
          </w:tcPr>
          <w:p w:rsidR="004025D7" w:rsidRDefault="004025D7" w:rsidP="00CD1F8E">
            <w:r>
              <w:t>value of double type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coverted string without culture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This method is used to convert double to string and ignore CultureInfo</w:t>
            </w:r>
          </w:p>
          <w:p w:rsidR="004025D7" w:rsidRDefault="004025D7" w:rsidP="00CD1F8E">
            <w:pPr>
              <w:pStyle w:val="SourceCode"/>
            </w:pPr>
            <w:r>
              <w:t>Algorithm:</w:t>
            </w:r>
            <w:r>
              <w:br/>
              <w:t>Use option CultureInfo.InvariantCulture to ignore culture when covert double to string.</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39" w:author="Pham Minh Tu" w:date="2019-12-27T09:40:00Z">
          <w:pPr>
            <w:pStyle w:val="Heading4"/>
          </w:pPr>
        </w:pPrChange>
      </w:pPr>
      <w:r>
        <w:t>FindString</w:t>
      </w:r>
    </w:p>
    <w:p w:rsidR="004025D7" w:rsidRDefault="004025D7" w:rsidP="004025D7">
      <w:pPr>
        <w:pStyle w:val="DesignID"/>
      </w:pPr>
      <w:r>
        <w:t>GENERIC_GDD_CLS_033_003: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FindString</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text</w:t>
            </w:r>
          </w:p>
        </w:tc>
        <w:tc>
          <w:tcPr>
            <w:tcW w:w="1038" w:type="dxa"/>
            <w:gridSpan w:val="2"/>
            <w:shd w:val="clear" w:color="auto" w:fill="auto"/>
          </w:tcPr>
          <w:p w:rsidR="004025D7" w:rsidRDefault="004025D7" w:rsidP="00CD1F8E">
            <w:r>
              <w:t xml:space="preserve">Text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expression</w:t>
            </w:r>
          </w:p>
        </w:tc>
        <w:tc>
          <w:tcPr>
            <w:tcW w:w="1038" w:type="dxa"/>
            <w:gridSpan w:val="2"/>
            <w:shd w:val="clear" w:color="auto" w:fill="auto"/>
          </w:tcPr>
          <w:p w:rsidR="004025D7" w:rsidRDefault="004025D7" w:rsidP="00CD1F8E">
            <w:r>
              <w:t xml:space="preserve">Expression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Find substring in text that match a regular expression</w:t>
            </w:r>
          </w:p>
          <w:p w:rsidR="004025D7" w:rsidRDefault="004025D7" w:rsidP="00CD1F8E">
            <w:pPr>
              <w:pStyle w:val="SourceCode"/>
            </w:pPr>
            <w:r>
              <w:t>Algorithm:</w:t>
            </w:r>
            <w:r>
              <w:br/>
              <w:t>IF text or expr is NULL or empty THEN</w:t>
            </w:r>
            <w:r>
              <w:br/>
              <w:t xml:space="preserve">     Return emtpy</w:t>
            </w:r>
            <w:r>
              <w:br/>
              <w:t xml:space="preserve"> End</w:t>
            </w:r>
            <w:r>
              <w:br/>
            </w:r>
            <w:r>
              <w:br/>
              <w:t xml:space="preserve"> Scan text</w:t>
            </w:r>
            <w:r>
              <w:br/>
              <w:t xml:space="preserve"> IF found 1 or more than 1 of matched substring THEN</w:t>
            </w:r>
            <w:r>
              <w:br/>
              <w:t xml:space="preserve">     Return the last found item</w:t>
            </w:r>
            <w:r>
              <w:br/>
              <w:t xml:space="preserve"> ELSE</w:t>
            </w:r>
            <w:r>
              <w:br/>
              <w:t xml:space="preserve">     Return empty</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40" w:author="Pham Minh Tu" w:date="2019-12-27T09:40:00Z">
          <w:pPr>
            <w:pStyle w:val="Heading4"/>
          </w:pPr>
        </w:pPrChange>
      </w:pPr>
      <w:r>
        <w:lastRenderedPageBreak/>
        <w:t>GetElementLastInArray</w:t>
      </w:r>
    </w:p>
    <w:p w:rsidR="004025D7" w:rsidRDefault="004025D7" w:rsidP="004025D7">
      <w:pPr>
        <w:pStyle w:val="DesignID"/>
      </w:pPr>
      <w:r>
        <w:t>GENERIC_GDD_CLS_033_004: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GetElementLastInArray</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char delimeter</w:t>
            </w:r>
          </w:p>
        </w:tc>
        <w:tc>
          <w:tcPr>
            <w:tcW w:w="1038" w:type="dxa"/>
            <w:gridSpan w:val="2"/>
            <w:shd w:val="clear" w:color="auto" w:fill="auto"/>
          </w:tcPr>
          <w:p w:rsidR="004025D7" w:rsidRDefault="004025D7" w:rsidP="00CD1F8E">
            <w:r>
              <w:t xml:space="preserve">Delimeter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last element when spliting path into substrings by delimeter</w:t>
            </w:r>
          </w:p>
          <w:p w:rsidR="004025D7" w:rsidRDefault="004025D7" w:rsidP="00CD1F8E">
            <w:pPr>
              <w:pStyle w:val="SourceCode"/>
            </w:pPr>
            <w:r>
              <w:t>Algorithm:</w:t>
            </w:r>
            <w:r>
              <w:br/>
              <w:t>Split path into substrings by delimeter.</w:t>
            </w:r>
            <w:r>
              <w:br/>
              <w:t xml:space="preserve"> RETURN last substring.</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41" w:author="Pham Minh Tu" w:date="2019-12-27T09:40:00Z">
          <w:pPr>
            <w:pStyle w:val="Heading4"/>
          </w:pPr>
        </w:pPrChange>
      </w:pPr>
      <w:r>
        <w:t>GetRelativePath</w:t>
      </w:r>
    </w:p>
    <w:p w:rsidR="004025D7" w:rsidRDefault="004025D7" w:rsidP="004025D7">
      <w:pPr>
        <w:pStyle w:val="DesignID"/>
      </w:pPr>
      <w:r>
        <w:t>GENERIC_GDD_CLS_033_005: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GetRelativePath</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toPath</w:t>
            </w:r>
          </w:p>
        </w:tc>
        <w:tc>
          <w:tcPr>
            <w:tcW w:w="1038" w:type="dxa"/>
            <w:gridSpan w:val="2"/>
            <w:shd w:val="clear" w:color="auto" w:fill="auto"/>
          </w:tcPr>
          <w:p w:rsidR="004025D7" w:rsidRDefault="004025D7" w:rsidP="00CD1F8E">
            <w:r>
              <w:t xml:space="preserve">To 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relative path from current directory</w:t>
            </w:r>
          </w:p>
          <w:p w:rsidR="004025D7" w:rsidRDefault="004025D7" w:rsidP="00CD1F8E">
            <w:pPr>
              <w:pStyle w:val="SourceCode"/>
            </w:pPr>
            <w:r>
              <w:t>Algorithm:</w:t>
            </w:r>
            <w:r>
              <w:br/>
              <w:t>Get relative path from current directory</w:t>
            </w:r>
            <w:r>
              <w:br/>
              <w:t xml:space="preserve"> Replace all "/" by "\"</w:t>
            </w:r>
          </w:p>
        </w:tc>
      </w:tr>
    </w:tbl>
    <w:p w:rsidR="004025D7" w:rsidRDefault="004025D7" w:rsidP="004025D7">
      <w:pPr>
        <w:pStyle w:val="RefReq"/>
      </w:pPr>
      <w:r>
        <w:t xml:space="preserve">{Ref: </w:t>
      </w:r>
      <w:r w:rsidR="00CB3686" w:rsidRPr="001402A7">
        <w:rPr>
          <w:rFonts w:cs="Arial"/>
          <w:szCs w:val="20"/>
        </w:rPr>
        <w:t>GENERIC_TFD_</w:t>
      </w:r>
      <w:del w:id="2142" w:author="Pham Minh Tu" w:date="2020-01-03T14:49:00Z">
        <w:r w:rsidR="00CB3686" w:rsidRPr="001402A7" w:rsidDel="00C311A1">
          <w:rPr>
            <w:rFonts w:cs="Arial"/>
            <w:szCs w:val="20"/>
          </w:rPr>
          <w:delText>X1x</w:delText>
        </w:r>
      </w:del>
      <w:ins w:id="2143" w:author="Pham Minh Tu" w:date="2020-01-03T14:49:00Z">
        <w:r w:rsidR="00C311A1">
          <w:rPr>
            <w:rFonts w:cs="Arial"/>
            <w:szCs w:val="20"/>
          </w:rPr>
          <w:t>X2x</w:t>
        </w:r>
      </w:ins>
      <w:r w:rsidR="00CB3686" w:rsidRPr="001402A7">
        <w:rPr>
          <w:rFonts w:cs="Arial"/>
          <w:szCs w:val="20"/>
        </w:rPr>
        <w:t>_GT_USG_014</w:t>
      </w:r>
      <w:r>
        <w:t>}</w:t>
      </w:r>
    </w:p>
    <w:p w:rsidR="004025D7" w:rsidRDefault="004025D7" w:rsidP="004025D7"/>
    <w:p w:rsidR="004025D7" w:rsidRDefault="004025D7">
      <w:pPr>
        <w:pStyle w:val="Heading5"/>
        <w:pPrChange w:id="2144" w:author="Pham Minh Tu" w:date="2019-12-27T09:40:00Z">
          <w:pPr>
            <w:pStyle w:val="Heading4"/>
          </w:pPr>
        </w:pPrChange>
      </w:pPr>
      <w:r>
        <w:t>GetStringFromTemplate</w:t>
      </w:r>
    </w:p>
    <w:p w:rsidR="004025D7" w:rsidRDefault="004025D7" w:rsidP="004025D7">
      <w:pPr>
        <w:pStyle w:val="DesignID"/>
      </w:pPr>
      <w:r>
        <w:t>GENERIC_GDD_CLS_033_006: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GetStringFromTemplate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inputString</w:t>
            </w:r>
          </w:p>
        </w:tc>
        <w:tc>
          <w:tcPr>
            <w:tcW w:w="1038" w:type="dxa"/>
            <w:gridSpan w:val="2"/>
            <w:shd w:val="clear" w:color="auto" w:fill="auto"/>
          </w:tcPr>
          <w:p w:rsidR="004025D7" w:rsidRDefault="004025D7" w:rsidP="00CD1F8E">
            <w:r>
              <w:t xml:space="preserve">Input string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Dictionary&lt; string, string &gt; dictionary</w:t>
            </w:r>
          </w:p>
        </w:tc>
        <w:tc>
          <w:tcPr>
            <w:tcW w:w="1038" w:type="dxa"/>
            <w:gridSpan w:val="2"/>
            <w:shd w:val="clear" w:color="auto" w:fill="auto"/>
          </w:tcPr>
          <w:p w:rsidR="004025D7" w:rsidRDefault="004025D7" w:rsidP="00CD1F8E">
            <w:r>
              <w:t xml:space="preserve">Mapping placeholders and </w:t>
            </w:r>
            <w:r>
              <w:lastRenderedPageBreak/>
              <w:t xml:space="preserve">their values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Replace placeholders in a string</w:t>
            </w:r>
          </w:p>
          <w:p w:rsidR="004025D7" w:rsidRDefault="004025D7" w:rsidP="00CD1F8E">
            <w:pPr>
              <w:pStyle w:val="SourceCode"/>
            </w:pPr>
            <w:r>
              <w:t>Algorithm:</w:t>
            </w:r>
            <w:r>
              <w:br/>
              <w:t>Scan each placeholder in dictionary</w:t>
            </w:r>
            <w:r>
              <w:br/>
              <w:t xml:space="preserve">     Replace placeholder in inputString by its value defined in dictionary</w:t>
            </w:r>
            <w:r>
              <w:br/>
              <w:t xml:space="preserve"> End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45" w:author="Pham Minh Tu" w:date="2019-12-27T09:40:00Z">
          <w:pPr>
            <w:pStyle w:val="Heading4"/>
          </w:pPr>
        </w:pPrChange>
      </w:pPr>
      <w:r>
        <w:t>IsHex</w:t>
      </w:r>
    </w:p>
    <w:p w:rsidR="004025D7" w:rsidRDefault="004025D7" w:rsidP="004025D7">
      <w:pPr>
        <w:pStyle w:val="DesignID"/>
      </w:pPr>
      <w:r>
        <w:t>GENERIC_GDD_CLS_033_007: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IsHex</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value</w:t>
            </w:r>
          </w:p>
        </w:tc>
        <w:tc>
          <w:tcPr>
            <w:tcW w:w="1038" w:type="dxa"/>
            <w:gridSpan w:val="2"/>
            <w:shd w:val="clear" w:color="auto" w:fill="auto"/>
          </w:tcPr>
          <w:p w:rsidR="004025D7" w:rsidRDefault="004025D7" w:rsidP="00CD1F8E">
            <w:r>
              <w:t xml:space="preserve">Value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if string is in hexa format</w:t>
            </w:r>
          </w:p>
          <w:p w:rsidR="004025D7" w:rsidRDefault="004025D7" w:rsidP="00CD1F8E">
            <w:pPr>
              <w:pStyle w:val="SourceCode"/>
            </w:pPr>
            <w:r>
              <w:t>Algorithm:</w:t>
            </w:r>
            <w:r>
              <w:br/>
              <w:t>Using regular expression to check if string is in hexa format</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46" w:author="Pham Minh Tu" w:date="2019-12-27T09:40:00Z">
          <w:pPr>
            <w:pStyle w:val="Heading4"/>
          </w:pPr>
        </w:pPrChange>
      </w:pPr>
      <w:r>
        <w:t>IsInvalidName</w:t>
      </w:r>
    </w:p>
    <w:p w:rsidR="004025D7" w:rsidRDefault="004025D7" w:rsidP="004025D7">
      <w:pPr>
        <w:pStyle w:val="DesignID"/>
      </w:pPr>
      <w:r>
        <w:t>GENERIC_GDD_CLS_033_008: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IsInvalidName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name</w:t>
            </w:r>
          </w:p>
        </w:tc>
        <w:tc>
          <w:tcPr>
            <w:tcW w:w="1038" w:type="dxa"/>
            <w:gridSpan w:val="2"/>
            <w:shd w:val="clear" w:color="auto" w:fill="auto"/>
          </w:tcPr>
          <w:p w:rsidR="004025D7" w:rsidRDefault="004025D7" w:rsidP="00CD1F8E">
            <w:r>
              <w:t xml:space="preserve">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invalid name</w:t>
            </w:r>
          </w:p>
          <w:p w:rsidR="004025D7" w:rsidRDefault="004025D7" w:rsidP="00CD1F8E">
            <w:pPr>
              <w:pStyle w:val="SourceCode"/>
            </w:pPr>
            <w:r>
              <w:t>Algorithm:</w:t>
            </w:r>
            <w:r>
              <w:br/>
              <w:t>Invalid name when</w:t>
            </w:r>
            <w:r>
              <w:br/>
              <w:t xml:space="preserve">     - name is null or empty</w:t>
            </w:r>
            <w:r>
              <w:br/>
            </w:r>
            <w:r>
              <w:lastRenderedPageBreak/>
              <w:t xml:space="preserve">     - name starts with "-"</w:t>
            </w:r>
            <w:r>
              <w:br/>
              <w:t xml:space="preserve">     - name contains "*", "?" or "|"</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2147" w:author="Pham Minh Tu" w:date="2019-12-27T09:40:00Z">
          <w:pPr>
            <w:pStyle w:val="Heading4"/>
          </w:pPr>
        </w:pPrChange>
      </w:pPr>
      <w:r>
        <w:t>IsNameSyntaxAsC</w:t>
      </w:r>
    </w:p>
    <w:p w:rsidR="004025D7" w:rsidRDefault="004025D7" w:rsidP="004025D7">
      <w:pPr>
        <w:pStyle w:val="DesignID"/>
      </w:pPr>
      <w:r>
        <w:t>GENERIC_GDD_CLS_033_009: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IsNameSyntaxAsC</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name</w:t>
            </w:r>
          </w:p>
        </w:tc>
        <w:tc>
          <w:tcPr>
            <w:tcW w:w="4154" w:type="dxa"/>
            <w:gridSpan w:val="2"/>
            <w:shd w:val="clear" w:color="auto" w:fill="auto"/>
          </w:tcPr>
          <w:p w:rsidR="004025D7" w:rsidRDefault="004025D7" w:rsidP="00CD1F8E">
            <w:r>
              <w:t>A variable name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bool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 xml:space="preserve"> true/false</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whether variable name follow to C coding rule or not.</w:t>
            </w:r>
          </w:p>
          <w:p w:rsidR="004025D7" w:rsidRDefault="004025D7" w:rsidP="00CD1F8E">
            <w:pPr>
              <w:pStyle w:val="SourceCode"/>
            </w:pPr>
            <w:r>
              <w:t>Algorithm:</w:t>
            </w:r>
            <w:r>
              <w:br/>
              <w:t>Name of variable have to follow to C coding rule.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48" w:author="Pham Minh Tu" w:date="2019-12-27T09:40:00Z">
          <w:pPr>
            <w:pStyle w:val="Heading4"/>
          </w:pPr>
        </w:pPrChange>
      </w:pPr>
      <w:r>
        <w:t>IsNullPointer</w:t>
      </w:r>
    </w:p>
    <w:p w:rsidR="004025D7" w:rsidRDefault="004025D7" w:rsidP="004025D7">
      <w:pPr>
        <w:pStyle w:val="DesignID"/>
      </w:pPr>
      <w:r>
        <w:t>GENERIC_GDD_CLS_033_010: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IsNullPointer</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value</w:t>
            </w:r>
          </w:p>
        </w:tc>
        <w:tc>
          <w:tcPr>
            <w:tcW w:w="4154" w:type="dxa"/>
            <w:gridSpan w:val="2"/>
            <w:shd w:val="clear" w:color="auto" w:fill="auto"/>
          </w:tcPr>
          <w:p w:rsidR="004025D7" w:rsidRDefault="004025D7" w:rsidP="00CD1F8E">
            <w:r>
              <w:t>value need checking</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true if value is null, else false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whether value is null or not</w:t>
            </w:r>
          </w:p>
          <w:p w:rsidR="004025D7" w:rsidRDefault="004025D7" w:rsidP="00CD1F8E">
            <w:pPr>
              <w:pStyle w:val="SourceCode"/>
            </w:pPr>
            <w:r>
              <w:t>Algorithm:</w:t>
            </w:r>
            <w:r>
              <w:br/>
              <w:t>Check whether value is null or not by compare NULL, NULL_PTR or empty</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49" w:author="Pham Minh Tu" w:date="2019-12-27T09:40:00Z">
          <w:pPr>
            <w:pStyle w:val="Heading4"/>
          </w:pPr>
        </w:pPrChange>
      </w:pPr>
      <w:r>
        <w:t>ParseHexToInt</w:t>
      </w:r>
    </w:p>
    <w:p w:rsidR="004025D7" w:rsidRDefault="004025D7" w:rsidP="004025D7">
      <w:pPr>
        <w:pStyle w:val="DesignID"/>
      </w:pPr>
      <w:r>
        <w:t>GENERIC_GDD_CLS_033_011: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ParseHexToInt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inputString</w:t>
            </w:r>
          </w:p>
        </w:tc>
        <w:tc>
          <w:tcPr>
            <w:tcW w:w="1038" w:type="dxa"/>
            <w:gridSpan w:val="2"/>
            <w:shd w:val="clear" w:color="auto" w:fill="auto"/>
          </w:tcPr>
          <w:p w:rsidR="004025D7" w:rsidRDefault="004025D7" w:rsidP="00CD1F8E">
            <w:r>
              <w:t xml:space="preserve">Input string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4025D7" w:rsidP="00CD1F8E">
            <w:r>
              <w:t xml:space="preserve">return a int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Convert hex string to integer</w:t>
            </w:r>
          </w:p>
          <w:p w:rsidR="004025D7" w:rsidRDefault="004025D7" w:rsidP="00CD1F8E">
            <w:pPr>
              <w:pStyle w:val="SourceCode"/>
            </w:pPr>
            <w:r>
              <w:t>Algorithm:</w:t>
            </w:r>
            <w:r>
              <w:br/>
              <w:t>Upper case inputString</w:t>
            </w:r>
            <w:r>
              <w:br/>
              <w:t xml:space="preserve"> Remove all "0x", "0X", "U" and "L" characters from inputString</w:t>
            </w:r>
            <w:r>
              <w:br/>
              <w:t xml:space="preserve"> Using C# util function to convert inputString to integer value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50" w:author="Pham Minh Tu" w:date="2019-12-27T09:40:00Z">
          <w:pPr>
            <w:pStyle w:val="Heading4"/>
          </w:pPr>
        </w:pPrChange>
      </w:pPr>
      <w:r>
        <w:t>ParseHexToUInt</w:t>
      </w:r>
    </w:p>
    <w:p w:rsidR="004025D7" w:rsidRDefault="004025D7" w:rsidP="004025D7">
      <w:pPr>
        <w:pStyle w:val="DesignID"/>
      </w:pPr>
      <w:r>
        <w:t>GENERIC_GDD_CLS_033_012: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ParseHexToUInt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inputString</w:t>
            </w:r>
          </w:p>
        </w:tc>
        <w:tc>
          <w:tcPr>
            <w:tcW w:w="1038" w:type="dxa"/>
            <w:gridSpan w:val="2"/>
            <w:shd w:val="clear" w:color="auto" w:fill="auto"/>
          </w:tcPr>
          <w:p w:rsidR="004025D7" w:rsidRDefault="004025D7" w:rsidP="00CD1F8E">
            <w:r>
              <w:t xml:space="preserve">Input string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int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Convert hex string to unsigned integer</w:t>
            </w:r>
          </w:p>
          <w:p w:rsidR="004025D7" w:rsidRDefault="004025D7" w:rsidP="00CD1F8E">
            <w:pPr>
              <w:pStyle w:val="SourceCode"/>
            </w:pPr>
            <w:r>
              <w:t>Algorithm:</w:t>
            </w:r>
            <w:r>
              <w:br/>
              <w:t>Upper case inputString</w:t>
            </w:r>
            <w:r>
              <w:br/>
              <w:t xml:space="preserve"> Remove all "0x", "0X", "U" and "L" characters from inputString</w:t>
            </w:r>
            <w:r>
              <w:br/>
              <w:t xml:space="preserve"> Using C# util function to convert inputString to unsigned integer value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51" w:author="Pham Minh Tu" w:date="2019-12-27T09:40:00Z">
          <w:pPr>
            <w:pStyle w:val="Heading4"/>
          </w:pPr>
        </w:pPrChange>
      </w:pPr>
      <w:r>
        <w:t>AppendDirectorySeparatorChar</w:t>
      </w:r>
    </w:p>
    <w:p w:rsidR="004025D7" w:rsidRDefault="004025D7" w:rsidP="004025D7">
      <w:pPr>
        <w:pStyle w:val="DesignID"/>
      </w:pPr>
      <w:r>
        <w:t>GENERIC_GDD_CLS_033_013: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AppendDirectorySeparatorChar</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Append directory separator "\" to a path</w:t>
            </w:r>
          </w:p>
          <w:p w:rsidR="004025D7" w:rsidRDefault="004025D7" w:rsidP="00CD1F8E">
            <w:pPr>
              <w:pStyle w:val="SourceCode"/>
            </w:pPr>
            <w:r>
              <w:t>Algorithm:</w:t>
            </w:r>
            <w:r>
              <w:br/>
              <w:t>Append directory separator "\" to a path when</w:t>
            </w:r>
            <w:r>
              <w:br/>
              <w:t xml:space="preserve">     - path doesn't have extension at the end</w:t>
            </w:r>
            <w:r>
              <w:br/>
              <w:t xml:space="preserve">     - path doesn't have directory separator "\" at the end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52" w:author="Pham Minh Tu" w:date="2019-12-27T09:40:00Z">
          <w:pPr>
            <w:pStyle w:val="Heading4"/>
          </w:pPr>
        </w:pPrChange>
      </w:pPr>
      <w:r>
        <w:t>parseShortName</w:t>
      </w:r>
    </w:p>
    <w:p w:rsidR="004025D7" w:rsidRDefault="004025D7" w:rsidP="004025D7">
      <w:pPr>
        <w:pStyle w:val="DesignID"/>
      </w:pPr>
      <w:r>
        <w:t>GENERIC_GDD_CLS_033_014: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parseShortName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shrName</w:t>
            </w:r>
          </w:p>
        </w:tc>
        <w:tc>
          <w:tcPr>
            <w:tcW w:w="4154" w:type="dxa"/>
            <w:gridSpan w:val="2"/>
            <w:shd w:val="clear" w:color="auto" w:fill="auto"/>
          </w:tcPr>
          <w:p w:rsidR="004025D7" w:rsidRDefault="004025D7" w:rsidP="00CD1F8E">
            <w:r>
              <w:t>short name in CDF</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out string name</w:t>
            </w:r>
          </w:p>
        </w:tc>
        <w:tc>
          <w:tcPr>
            <w:tcW w:w="4154" w:type="dxa"/>
            <w:gridSpan w:val="2"/>
            <w:shd w:val="clear" w:color="auto" w:fill="auto"/>
          </w:tcPr>
          <w:p w:rsidR="004025D7" w:rsidRDefault="004025D7" w:rsidP="00CD1F8E">
            <w:r>
              <w:t>name of parameter</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out int number</w:t>
            </w:r>
          </w:p>
        </w:tc>
        <w:tc>
          <w:tcPr>
            <w:tcW w:w="4154" w:type="dxa"/>
            <w:gridSpan w:val="2"/>
            <w:shd w:val="clear" w:color="auto" w:fill="auto"/>
          </w:tcPr>
          <w:p w:rsidR="004025D7" w:rsidRDefault="004025D7" w:rsidP="00CD1F8E">
            <w:r>
              <w:t>surfix number</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Parse short name in CDF to 2 parts: name and surfix number</w:t>
            </w:r>
          </w:p>
          <w:p w:rsidR="004025D7" w:rsidRDefault="004025D7" w:rsidP="00CD1F8E">
            <w:pPr>
              <w:pStyle w:val="SourceCode"/>
            </w:pPr>
            <w:r>
              <w:t>Algorithm:</w:t>
            </w:r>
            <w:r>
              <w:br/>
              <w:t>Parse short name in CDF to 2 parts: name and surfix number</w:t>
            </w:r>
            <w:r>
              <w:br/>
              <w:t xml:space="preserve"> IF surfix number is empty THEN set it as zero</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153" w:author="Pham Minh Tu" w:date="2019-12-27T09:40:00Z">
          <w:pPr>
            <w:pStyle w:val="Heading4"/>
          </w:pPr>
        </w:pPrChange>
      </w:pPr>
      <w:r>
        <w:t>replaceStringByTemplate</w:t>
      </w:r>
    </w:p>
    <w:p w:rsidR="004025D7" w:rsidRDefault="004025D7" w:rsidP="004025D7">
      <w:pPr>
        <w:pStyle w:val="DesignID"/>
      </w:pPr>
      <w:r>
        <w:t>GENERIC_GDD_CLS_033_015: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replaceStringByTemplate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inputString</w:t>
            </w:r>
          </w:p>
        </w:tc>
        <w:tc>
          <w:tcPr>
            <w:tcW w:w="1038" w:type="dxa"/>
            <w:gridSpan w:val="2"/>
            <w:shd w:val="clear" w:color="auto" w:fill="auto"/>
          </w:tcPr>
          <w:p w:rsidR="004025D7" w:rsidRDefault="004025D7" w:rsidP="00CD1F8E">
            <w:r>
              <w:t xml:space="preserve">Dictionary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Dictionary&lt; string, string &gt; dictionary</w:t>
            </w:r>
          </w:p>
        </w:tc>
        <w:tc>
          <w:tcPr>
            <w:tcW w:w="1038" w:type="dxa"/>
            <w:gridSpan w:val="2"/>
            <w:shd w:val="clear" w:color="auto" w:fill="auto"/>
          </w:tcPr>
          <w:p w:rsidR="004025D7" w:rsidRDefault="004025D7" w:rsidP="00CD1F8E">
            <w:r>
              <w:t xml:space="preserve">inputString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Replace placeholder in a string</w:t>
            </w:r>
          </w:p>
          <w:p w:rsidR="004025D7" w:rsidRDefault="004025D7" w:rsidP="00CD1F8E">
            <w:pPr>
              <w:pStyle w:val="SourceCode"/>
            </w:pPr>
            <w:r>
              <w:t>Algorithm:</w:t>
            </w:r>
            <w:r>
              <w:br/>
              <w:t>inputString has format $${placeholder}:{fix_length_after_placeholder}:{alignment}:{suffix}$$</w:t>
            </w:r>
            <w:r>
              <w:br/>
              <w:t xml:space="preserve"> RETURN a string by following steps</w:t>
            </w:r>
            <w:r>
              <w:br/>
              <w:t xml:space="preserve">     - Result = Replace placeholder by its value defined in dictionary</w:t>
            </w:r>
            <w:r>
              <w:br/>
              <w:t xml:space="preserve">     - Result = Result + suffix</w:t>
            </w:r>
            <w:r>
              <w:br/>
              <w:t xml:space="preserve">     - Add more spaces to Result so that: number of space + suffix length = fix_length_after_placeholder</w:t>
            </w:r>
            <w:r>
              <w:br/>
            </w:r>
            <w:r>
              <w:lastRenderedPageBreak/>
              <w:t xml:space="preserve">     - Align Result to left, right or center based on alignment value (L, R, C)</w:t>
            </w:r>
          </w:p>
        </w:tc>
      </w:tr>
    </w:tbl>
    <w:p w:rsidR="004025D7" w:rsidRDefault="004025D7" w:rsidP="004025D7">
      <w:pPr>
        <w:pStyle w:val="RefReq"/>
      </w:pPr>
      <w:r>
        <w:lastRenderedPageBreak/>
        <w:t xml:space="preserve">{Ref: </w:t>
      </w:r>
      <w:r w:rsidR="00630415">
        <w:t>N/A</w:t>
      </w:r>
      <w:r>
        <w:t>}</w:t>
      </w:r>
    </w:p>
    <w:p w:rsidR="004025D7" w:rsidDel="00CF7EA0" w:rsidRDefault="004025D7" w:rsidP="004025D7">
      <w:pPr>
        <w:rPr>
          <w:del w:id="2154" w:author="Pham Minh Tu" w:date="2019-12-27T09:45:00Z"/>
        </w:rPr>
      </w:pPr>
      <w:bookmarkStart w:id="2155" w:name="_Toc28955245"/>
      <w:bookmarkStart w:id="2156" w:name="_Toc29218999"/>
      <w:bookmarkEnd w:id="2155"/>
      <w:bookmarkEnd w:id="2156"/>
    </w:p>
    <w:p w:rsidR="00A80B1A" w:rsidRDefault="00A80B1A" w:rsidP="004025D7">
      <w:pPr>
        <w:pStyle w:val="Heading2"/>
        <w:rPr>
          <w:ins w:id="2157" w:author="Pham Minh Tu" w:date="2019-12-27T09:43:00Z"/>
        </w:rPr>
      </w:pPr>
      <w:bookmarkStart w:id="2158" w:name="_Toc29219000"/>
      <w:ins w:id="2159" w:author="Pham Minh Tu" w:date="2019-12-27T09:42:00Z">
        <w:r>
          <w:t>Data</w:t>
        </w:r>
      </w:ins>
      <w:bookmarkEnd w:id="2158"/>
    </w:p>
    <w:p w:rsidR="00CF7EA0" w:rsidRDefault="00CF7EA0">
      <w:pPr>
        <w:rPr>
          <w:ins w:id="2160" w:author="Pham Minh Tu" w:date="2019-12-27T09:44:00Z"/>
        </w:rPr>
        <w:pPrChange w:id="2161" w:author="Pham Minh Tu" w:date="2019-12-27T09:43:00Z">
          <w:pPr>
            <w:pStyle w:val="Heading2"/>
          </w:pPr>
        </w:pPrChange>
      </w:pPr>
      <w:ins w:id="2162" w:author="Pham Minh Tu" w:date="2019-12-27T09:43:00Z">
        <w:r>
          <w:t xml:space="preserve">This component </w:t>
        </w:r>
      </w:ins>
      <w:ins w:id="2163" w:author="Pham Minh Tu" w:date="2019-12-27T09:44:00Z">
        <w:r>
          <w:t>define</w:t>
        </w:r>
      </w:ins>
      <w:ins w:id="2164" w:author="Pham Minh Tu" w:date="2019-12-27T09:43:00Z">
        <w:r>
          <w:t xml:space="preserve"> data structure of Generation Tool to </w:t>
        </w:r>
      </w:ins>
      <w:ins w:id="2165" w:author="Pham Minh Tu" w:date="2019-12-27T09:44:00Z">
        <w:r>
          <w:t>manage input data from user such as command line options, cdf, bswmdt, translation files.</w:t>
        </w:r>
      </w:ins>
    </w:p>
    <w:p w:rsidR="00CF7EA0" w:rsidRPr="00DD02BA" w:rsidRDefault="00CF7EA0">
      <w:pPr>
        <w:rPr>
          <w:ins w:id="2166" w:author="Pham Minh Tu" w:date="2019-12-27T09:42:00Z"/>
        </w:rPr>
        <w:pPrChange w:id="2167" w:author="Pham Minh Tu" w:date="2019-12-27T09:43:00Z">
          <w:pPr>
            <w:pStyle w:val="Heading2"/>
          </w:pPr>
        </w:pPrChange>
      </w:pPr>
      <w:ins w:id="2168" w:author="Pham Minh Tu" w:date="2019-12-27T09:43:00Z">
        <w:r>
          <w:t xml:space="preserve"> </w:t>
        </w:r>
      </w:ins>
    </w:p>
    <w:p w:rsidR="00A80B1A" w:rsidRDefault="00A80B1A">
      <w:pPr>
        <w:pStyle w:val="Heading3"/>
        <w:rPr>
          <w:ins w:id="2169" w:author="Pham Minh Tu" w:date="2019-12-27T09:42:00Z"/>
        </w:rPr>
        <w:pPrChange w:id="2170" w:author="Pham Minh Tu" w:date="2019-12-27T09:42:00Z">
          <w:pPr>
            <w:pStyle w:val="Heading2"/>
          </w:pPr>
        </w:pPrChange>
      </w:pPr>
      <w:bookmarkStart w:id="2171" w:name="_Toc29219001"/>
      <w:ins w:id="2172" w:author="Pham Minh Tu" w:date="2019-12-27T09:42:00Z">
        <w:r>
          <w:t>UML</w:t>
        </w:r>
        <w:bookmarkEnd w:id="2171"/>
      </w:ins>
    </w:p>
    <w:p w:rsidR="00A80B1A" w:rsidRDefault="00510845">
      <w:pPr>
        <w:rPr>
          <w:ins w:id="2173" w:author="Pham Minh Tu" w:date="2019-12-27T09:45:00Z"/>
        </w:rPr>
        <w:pPrChange w:id="2174" w:author="Pham Minh Tu" w:date="2019-12-27T09:42:00Z">
          <w:pPr>
            <w:pStyle w:val="Heading2"/>
          </w:pPr>
        </w:pPrChange>
      </w:pPr>
      <w:ins w:id="2175" w:author="Pham Minh Tu" w:date="2019-12-27T09:52:00Z">
        <w:r>
          <w:rPr>
            <w:noProof/>
            <w:lang w:eastAsia="en-US"/>
          </w:rPr>
          <w:drawing>
            <wp:inline distT="0" distB="0" distL="0" distR="0" wp14:anchorId="27920F47" wp14:editId="2960CC98">
              <wp:extent cx="2692400" cy="2872374"/>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2995" cy="2883677"/>
                      </a:xfrm>
                      <a:prstGeom prst="rect">
                        <a:avLst/>
                      </a:prstGeom>
                      <a:noFill/>
                      <a:ln>
                        <a:noFill/>
                      </a:ln>
                    </pic:spPr>
                  </pic:pic>
                </a:graphicData>
              </a:graphic>
            </wp:inline>
          </w:drawing>
        </w:r>
      </w:ins>
    </w:p>
    <w:p w:rsidR="00CF7EA0" w:rsidRDefault="00CF7EA0">
      <w:pPr>
        <w:rPr>
          <w:ins w:id="2176" w:author="Pham Minh Tu" w:date="2019-12-27T09:51:00Z"/>
        </w:rPr>
        <w:pPrChange w:id="2177" w:author="Pham Minh Tu" w:date="2019-12-27T09:42:00Z">
          <w:pPr>
            <w:pStyle w:val="Heading2"/>
          </w:pPr>
        </w:pPrChange>
      </w:pPr>
      <w:ins w:id="2178" w:author="Pham Minh Tu" w:date="2019-12-27T09:46:00Z">
        <w:r>
          <w:t xml:space="preserve">The BasicConfiguration class define a data structure to handle </w:t>
        </w:r>
      </w:ins>
      <w:ins w:id="2179" w:author="Pham Minh Tu" w:date="2019-12-27T09:47:00Z">
        <w:r>
          <w:t xml:space="preserve">information of MCAL module like module id, device name, </w:t>
        </w:r>
      </w:ins>
      <w:ins w:id="2180" w:author="Pham Minh Tu" w:date="2019-12-27T09:48:00Z">
        <w:r>
          <w:t>module name, dependency modules, micro family name,…</w:t>
        </w:r>
      </w:ins>
    </w:p>
    <w:p w:rsidR="00510845" w:rsidRDefault="00510845">
      <w:pPr>
        <w:rPr>
          <w:ins w:id="2181" w:author="Pham Minh Tu" w:date="2019-12-27T09:59:00Z"/>
        </w:rPr>
        <w:pPrChange w:id="2182" w:author="Pham Minh Tu" w:date="2019-12-27T09:42:00Z">
          <w:pPr>
            <w:pStyle w:val="Heading2"/>
          </w:pPr>
        </w:pPrChange>
      </w:pPr>
      <w:ins w:id="2183" w:author="Pham Minh Tu" w:date="2019-12-27T09:57:00Z">
        <w:r>
          <w:rPr>
            <w:noProof/>
            <w:lang w:eastAsia="en-US"/>
          </w:rPr>
          <w:lastRenderedPageBreak/>
          <w:drawing>
            <wp:inline distT="0" distB="0" distL="0" distR="0" wp14:anchorId="0195A6BC" wp14:editId="652A20A9">
              <wp:extent cx="4946650" cy="3954578"/>
              <wp:effectExtent l="0" t="0" r="635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6597" cy="3962530"/>
                      </a:xfrm>
                      <a:prstGeom prst="rect">
                        <a:avLst/>
                      </a:prstGeom>
                      <a:noFill/>
                      <a:ln>
                        <a:noFill/>
                      </a:ln>
                    </pic:spPr>
                  </pic:pic>
                </a:graphicData>
              </a:graphic>
            </wp:inline>
          </w:drawing>
        </w:r>
      </w:ins>
    </w:p>
    <w:p w:rsidR="00C1686B" w:rsidRDefault="00C1686B">
      <w:pPr>
        <w:rPr>
          <w:ins w:id="2184" w:author="Pham Minh Tu" w:date="2019-12-27T10:14:00Z"/>
        </w:rPr>
        <w:pPrChange w:id="2185" w:author="Pham Minh Tu" w:date="2019-12-27T09:42:00Z">
          <w:pPr>
            <w:pStyle w:val="Heading2"/>
          </w:pPr>
        </w:pPrChange>
      </w:pPr>
      <w:ins w:id="2186" w:author="Pham Minh Tu" w:date="2019-12-27T09:59:00Z">
        <w:r>
          <w:t>The CdfDataDictionary class define a database that contain</w:t>
        </w:r>
      </w:ins>
      <w:ins w:id="2187" w:author="Pham Minh Tu" w:date="2019-12-27T10:00:00Z">
        <w:r>
          <w:t>s</w:t>
        </w:r>
      </w:ins>
      <w:ins w:id="2188" w:author="Pham Minh Tu" w:date="2019-12-27T09:59:00Z">
        <w:r>
          <w:t xml:space="preserve"> </w:t>
        </w:r>
      </w:ins>
      <w:ins w:id="2189" w:author="Pham Minh Tu" w:date="2019-12-27T10:12:00Z">
        <w:r w:rsidR="00A105E1">
          <w:t xml:space="preserve">CDF </w:t>
        </w:r>
      </w:ins>
      <w:ins w:id="2190" w:author="Pham Minh Tu" w:date="2019-12-27T10:01:00Z">
        <w:r>
          <w:t>values</w:t>
        </w:r>
      </w:ins>
      <w:ins w:id="2191" w:author="Pham Minh Tu" w:date="2019-12-27T10:12:00Z">
        <w:r w:rsidR="00A105E1">
          <w:t xml:space="preserve"> that is parsed by Parser component</w:t>
        </w:r>
      </w:ins>
      <w:ins w:id="2192" w:author="Pham Minh Tu" w:date="2019-12-27T10:01:00Z">
        <w:r w:rsidR="00713157">
          <w:t>.</w:t>
        </w:r>
      </w:ins>
      <w:ins w:id="2193" w:author="Pham Minh Tu" w:date="2019-12-27T10:12:00Z">
        <w:r w:rsidR="00713157">
          <w:t xml:space="preserve"> </w:t>
        </w:r>
      </w:ins>
      <w:ins w:id="2194" w:author="Pham Minh Tu" w:date="2019-12-27T10:13:00Z">
        <w:r w:rsidR="00713157">
          <w:t xml:space="preserve">Afterward, the </w:t>
        </w:r>
      </w:ins>
      <w:ins w:id="2195" w:author="Pham Minh Tu" w:date="2019-12-27T10:00:00Z">
        <w:r>
          <w:t xml:space="preserve">RepositoryLinQ class </w:t>
        </w:r>
      </w:ins>
      <w:ins w:id="2196" w:author="Pham Minh Tu" w:date="2019-12-27T10:01:00Z">
        <w:r>
          <w:t xml:space="preserve">can </w:t>
        </w:r>
      </w:ins>
      <w:ins w:id="2197" w:author="Pham Minh Tu" w:date="2019-12-27T10:00:00Z">
        <w:r>
          <w:t>access</w:t>
        </w:r>
      </w:ins>
      <w:ins w:id="2198" w:author="Pham Minh Tu" w:date="2019-12-27T10:01:00Z">
        <w:r>
          <w:t xml:space="preserve"> those values </w:t>
        </w:r>
      </w:ins>
      <w:ins w:id="2199" w:author="Pham Minh Tu" w:date="2019-12-27T10:02:00Z">
        <w:r w:rsidR="00150538">
          <w:t xml:space="preserve">via provided API. </w:t>
        </w:r>
      </w:ins>
    </w:p>
    <w:p w:rsidR="00713157" w:rsidRDefault="00713157">
      <w:pPr>
        <w:rPr>
          <w:ins w:id="2200" w:author="Pham Minh Tu" w:date="2019-12-27T10:18:00Z"/>
        </w:rPr>
        <w:pPrChange w:id="2201" w:author="Pham Minh Tu" w:date="2019-12-27T09:42:00Z">
          <w:pPr>
            <w:pStyle w:val="Heading2"/>
          </w:pPr>
        </w:pPrChange>
      </w:pPr>
      <w:ins w:id="2202" w:author="Pham Minh Tu" w:date="2019-12-27T10:14:00Z">
        <w:r>
          <w:t xml:space="preserve">The BaseRegisterProcessing class </w:t>
        </w:r>
      </w:ins>
      <w:ins w:id="2203" w:author="Pham Minh Tu" w:date="2019-12-27T10:16:00Z">
        <w:r w:rsidR="00281519" w:rsidRPr="00281519">
          <w:t>circumscribe</w:t>
        </w:r>
      </w:ins>
      <w:ins w:id="2204" w:author="Pham Minh Tu" w:date="2019-12-27T10:14:00Z">
        <w:r w:rsidRPr="00281519">
          <w:t xml:space="preserve"> </w:t>
        </w:r>
      </w:ins>
      <w:ins w:id="2205" w:author="Pham Minh Tu" w:date="2019-12-27T10:16:00Z">
        <w:r w:rsidR="00281519">
          <w:t>a database to handle macro values that is parsed from Parser component. Those values can</w:t>
        </w:r>
      </w:ins>
      <w:ins w:id="2206" w:author="Pham Minh Tu" w:date="2019-12-27T10:17:00Z">
        <w:r w:rsidR="00281519">
          <w:t xml:space="preserve"> also</w:t>
        </w:r>
      </w:ins>
      <w:ins w:id="2207" w:author="Pham Minh Tu" w:date="2019-12-27T10:16:00Z">
        <w:r w:rsidR="00281519">
          <w:t xml:space="preserve"> be accessed </w:t>
        </w:r>
      </w:ins>
      <w:ins w:id="2208" w:author="Pham Minh Tu" w:date="2019-12-27T10:17:00Z">
        <w:r w:rsidR="00281519">
          <w:t xml:space="preserve">by RepositoryLinQ via </w:t>
        </w:r>
      </w:ins>
      <w:ins w:id="2209" w:author="Pham Minh Tu" w:date="2019-12-27T10:18:00Z">
        <w:r w:rsidR="00281519">
          <w:t xml:space="preserve">supplied </w:t>
        </w:r>
      </w:ins>
      <w:ins w:id="2210" w:author="Pham Minh Tu" w:date="2019-12-27T10:17:00Z">
        <w:r w:rsidR="00281519">
          <w:t>API.</w:t>
        </w:r>
      </w:ins>
    </w:p>
    <w:p w:rsidR="00156AAE" w:rsidRDefault="00156AAE">
      <w:pPr>
        <w:rPr>
          <w:ins w:id="2211" w:author="Pham Minh Tu" w:date="2019-12-27T10:25:00Z"/>
        </w:rPr>
        <w:pPrChange w:id="2212" w:author="Pham Minh Tu" w:date="2019-12-27T09:42:00Z">
          <w:pPr>
            <w:pStyle w:val="Heading2"/>
          </w:pPr>
        </w:pPrChange>
      </w:pPr>
      <w:ins w:id="2213" w:author="Pham Minh Tu" w:date="2019-12-27T10:19:00Z">
        <w:r>
          <w:t>The RepositoryLinQ class provide APIs to MCAL modules like getting containers in CDF file, get</w:t>
        </w:r>
      </w:ins>
      <w:ins w:id="2214" w:author="Pham Minh Tu" w:date="2019-12-27T10:21:00Z">
        <w:r>
          <w:t>ting child containers of container, getting parameter values of containers, getting marco values in translation files,</w:t>
        </w:r>
      </w:ins>
      <w:ins w:id="2215" w:author="Pham Minh Tu" w:date="2019-12-27T10:22:00Z">
        <w:r>
          <w:t>….</w:t>
        </w:r>
        <w:r w:rsidR="00122C21">
          <w:t xml:space="preserve">Those APIs help to </w:t>
        </w:r>
      </w:ins>
      <w:ins w:id="2216" w:author="Pham Minh Tu" w:date="2019-12-27T10:23:00Z">
        <w:r w:rsidR="00122C21">
          <w:t xml:space="preserve">reduce effort </w:t>
        </w:r>
      </w:ins>
      <w:ins w:id="2217" w:author="Pham Minh Tu" w:date="2019-12-27T10:24:00Z">
        <w:r w:rsidR="00122C21">
          <w:t>accessing</w:t>
        </w:r>
      </w:ins>
      <w:ins w:id="2218" w:author="Pham Minh Tu" w:date="2019-12-27T10:23:00Z">
        <w:r w:rsidR="00122C21">
          <w:t xml:space="preserve"> data from user input </w:t>
        </w:r>
      </w:ins>
      <w:ins w:id="2219" w:author="Pham Minh Tu" w:date="2019-12-27T10:25:00Z">
        <w:r w:rsidR="00122C21">
          <w:rPr>
            <w:rFonts w:ascii="Tahoma" w:hAnsi="Tahoma" w:cs="Tahoma"/>
            <w:sz w:val="21"/>
            <w:szCs w:val="21"/>
          </w:rPr>
          <w:t xml:space="preserve">regarding </w:t>
        </w:r>
      </w:ins>
      <w:ins w:id="2220" w:author="Pham Minh Tu" w:date="2019-12-27T10:23:00Z">
        <w:r w:rsidR="00122C21">
          <w:t>MCAL modules.</w:t>
        </w:r>
      </w:ins>
    </w:p>
    <w:p w:rsidR="00F2160A" w:rsidRDefault="00F2160A">
      <w:pPr>
        <w:rPr>
          <w:ins w:id="2221" w:author="Pham Minh Tu" w:date="2019-12-27T10:27:00Z"/>
        </w:rPr>
        <w:pPrChange w:id="2222" w:author="Pham Minh Tu" w:date="2019-12-27T09:42:00Z">
          <w:pPr>
            <w:pStyle w:val="Heading2"/>
          </w:pPr>
        </w:pPrChange>
      </w:pPr>
      <w:ins w:id="2223" w:author="Pham Minh Tu" w:date="2019-12-27T10:25:00Z">
        <w:r>
          <w:t xml:space="preserve">Below is </w:t>
        </w:r>
      </w:ins>
      <w:ins w:id="2224" w:author="Pham Minh Tu" w:date="2019-12-27T10:37:00Z">
        <w:r>
          <w:t>sample</w:t>
        </w:r>
      </w:ins>
      <w:ins w:id="2225" w:author="Pham Minh Tu" w:date="2019-12-27T10:26:00Z">
        <w:r>
          <w:t xml:space="preserve"> </w:t>
        </w:r>
      </w:ins>
      <w:ins w:id="2226" w:author="Pham Minh Tu" w:date="2019-12-27T10:25:00Z">
        <w:r>
          <w:t xml:space="preserve">to describe </w:t>
        </w:r>
      </w:ins>
      <w:ins w:id="2227" w:author="Pham Minh Tu" w:date="2019-12-27T10:26:00Z">
        <w:r>
          <w:t xml:space="preserve">data flows </w:t>
        </w:r>
      </w:ins>
      <w:ins w:id="2228" w:author="Pham Minh Tu" w:date="2019-12-27T10:27:00Z">
        <w:r>
          <w:t>between related classes.</w:t>
        </w:r>
      </w:ins>
    </w:p>
    <w:p w:rsidR="00F2160A" w:rsidRDefault="00AE383D">
      <w:pPr>
        <w:rPr>
          <w:ins w:id="2229" w:author="Pham Minh Tu" w:date="2019-12-27T12:45:00Z"/>
        </w:rPr>
        <w:pPrChange w:id="2230" w:author="Pham Minh Tu" w:date="2019-12-27T09:42:00Z">
          <w:pPr>
            <w:pStyle w:val="Heading2"/>
          </w:pPr>
        </w:pPrChange>
      </w:pPr>
      <w:ins w:id="2231" w:author="Pham Minh Tu" w:date="2019-12-27T10:46:00Z">
        <w:r>
          <w:rPr>
            <w:noProof/>
            <w:lang w:eastAsia="en-US"/>
          </w:rPr>
          <w:drawing>
            <wp:inline distT="0" distB="0" distL="0" distR="0" wp14:anchorId="1C33CD3D" wp14:editId="0A5553F0">
              <wp:extent cx="5702300" cy="231118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7475" cy="2313283"/>
                      </a:xfrm>
                      <a:prstGeom prst="rect">
                        <a:avLst/>
                      </a:prstGeom>
                      <a:noFill/>
                      <a:ln>
                        <a:noFill/>
                      </a:ln>
                    </pic:spPr>
                  </pic:pic>
                </a:graphicData>
              </a:graphic>
            </wp:inline>
          </w:drawing>
        </w:r>
      </w:ins>
    </w:p>
    <w:p w:rsidR="006B068B" w:rsidRDefault="006B068B">
      <w:pPr>
        <w:rPr>
          <w:ins w:id="2232" w:author="Pham Minh Tu" w:date="2019-12-27T12:34:00Z"/>
        </w:rPr>
        <w:pPrChange w:id="2233" w:author="Pham Minh Tu" w:date="2019-12-27T09:42:00Z">
          <w:pPr>
            <w:pStyle w:val="Heading2"/>
          </w:pPr>
        </w:pPrChange>
      </w:pPr>
      <w:ins w:id="2234" w:author="Pham Minh Tu" w:date="2019-12-27T12:45:00Z">
        <w:r>
          <w:t xml:space="preserve">Some classes </w:t>
        </w:r>
      </w:ins>
      <w:ins w:id="2235" w:author="Pham Minh Tu" w:date="2019-12-27T12:46:00Z">
        <w:r>
          <w:t xml:space="preserve">that </w:t>
        </w:r>
      </w:ins>
      <w:ins w:id="2236" w:author="Pham Minh Tu" w:date="2019-12-27T12:45:00Z">
        <w:r>
          <w:t xml:space="preserve">define </w:t>
        </w:r>
      </w:ins>
      <w:ins w:id="2237" w:author="Pham Minh Tu" w:date="2019-12-27T12:46:00Z">
        <w:r>
          <w:t xml:space="preserve">structures are used to manage </w:t>
        </w:r>
      </w:ins>
      <w:ins w:id="2238" w:author="Pham Minh Tu" w:date="2019-12-27T12:47:00Z">
        <w:r>
          <w:t>data in CDF files</w:t>
        </w:r>
      </w:ins>
    </w:p>
    <w:p w:rsidR="00A61BD7" w:rsidRDefault="00A61BD7">
      <w:pPr>
        <w:rPr>
          <w:ins w:id="2239" w:author="Pham Minh Tu" w:date="2019-12-27T12:45:00Z"/>
        </w:rPr>
        <w:pPrChange w:id="2240" w:author="Pham Minh Tu" w:date="2019-12-27T09:42:00Z">
          <w:pPr>
            <w:pStyle w:val="Heading2"/>
          </w:pPr>
        </w:pPrChange>
      </w:pPr>
      <w:ins w:id="2241" w:author="Pham Minh Tu" w:date="2019-12-27T12:45:00Z">
        <w:r>
          <w:rPr>
            <w:noProof/>
            <w:lang w:eastAsia="en-US"/>
          </w:rPr>
          <w:lastRenderedPageBreak/>
          <w:drawing>
            <wp:inline distT="0" distB="0" distL="0" distR="0" wp14:anchorId="0681C933" wp14:editId="3C10670B">
              <wp:extent cx="5276850" cy="1035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5">
                        <a:extLst>
                          <a:ext uri="{28A0092B-C50C-407E-A947-70E740481C1C}">
                            <a14:useLocalDpi xmlns:a14="http://schemas.microsoft.com/office/drawing/2010/main" val="0"/>
                          </a:ext>
                        </a:extLst>
                      </a:blip>
                      <a:srcRect b="21256"/>
                      <a:stretch/>
                    </pic:blipFill>
                    <pic:spPr bwMode="auto">
                      <a:xfrm>
                        <a:off x="0" y="0"/>
                        <a:ext cx="5276850" cy="1035050"/>
                      </a:xfrm>
                      <a:prstGeom prst="rect">
                        <a:avLst/>
                      </a:prstGeom>
                      <a:noFill/>
                      <a:ln>
                        <a:noFill/>
                      </a:ln>
                      <a:extLst>
                        <a:ext uri="{53640926-AAD7-44D8-BBD7-CCE9431645EC}">
                          <a14:shadowObscured xmlns:a14="http://schemas.microsoft.com/office/drawing/2010/main"/>
                        </a:ext>
                      </a:extLst>
                    </pic:spPr>
                  </pic:pic>
                </a:graphicData>
              </a:graphic>
            </wp:inline>
          </w:drawing>
        </w:r>
      </w:ins>
    </w:p>
    <w:tbl>
      <w:tblPr>
        <w:tblStyle w:val="TableGrid"/>
        <w:tblW w:w="9465" w:type="dxa"/>
        <w:tblLayout w:type="fixed"/>
        <w:tblLook w:val="04A0" w:firstRow="1" w:lastRow="0" w:firstColumn="1" w:lastColumn="0" w:noHBand="0" w:noVBand="1"/>
      </w:tblPr>
      <w:tblGrid>
        <w:gridCol w:w="1406"/>
        <w:gridCol w:w="3097"/>
        <w:gridCol w:w="4962"/>
        <w:tblGridChange w:id="2242">
          <w:tblGrid>
            <w:gridCol w:w="1406"/>
            <w:gridCol w:w="1362"/>
            <w:gridCol w:w="73"/>
            <w:gridCol w:w="1662"/>
            <w:gridCol w:w="1179"/>
            <w:gridCol w:w="2841"/>
            <w:gridCol w:w="706"/>
            <w:gridCol w:w="236"/>
          </w:tblGrid>
        </w:tblGridChange>
      </w:tblGrid>
      <w:tr w:rsidR="00696C99" w:rsidTr="00696C99">
        <w:trPr>
          <w:cnfStyle w:val="100000000000" w:firstRow="1" w:lastRow="0" w:firstColumn="0" w:lastColumn="0" w:oddVBand="0" w:evenVBand="0" w:oddHBand="0" w:evenHBand="0" w:firstRowFirstColumn="0" w:firstRowLastColumn="0" w:lastRowFirstColumn="0" w:lastRowLastColumn="0"/>
          <w:ins w:id="2243" w:author="Pham Minh Tu" w:date="2019-12-27T12:52:00Z"/>
        </w:trPr>
        <w:tc>
          <w:tcPr>
            <w:cnfStyle w:val="000000000100" w:firstRow="0" w:lastRow="0" w:firstColumn="0" w:lastColumn="0" w:oddVBand="0" w:evenVBand="0" w:oddHBand="0" w:evenHBand="0" w:firstRowFirstColumn="1" w:firstRowLastColumn="0" w:lastRowFirstColumn="0" w:lastRowLastColumn="0"/>
            <w:tcW w:w="1406" w:type="dxa"/>
          </w:tcPr>
          <w:p w:rsidR="006B068B" w:rsidRDefault="006B068B" w:rsidP="00281519">
            <w:pPr>
              <w:rPr>
                <w:ins w:id="2244" w:author="Pham Minh Tu" w:date="2019-12-27T12:52:00Z"/>
              </w:rPr>
            </w:pPr>
            <w:ins w:id="2245" w:author="Pham Minh Tu" w:date="2019-12-27T12:52:00Z">
              <w:r>
                <w:t>Class</w:t>
              </w:r>
            </w:ins>
          </w:p>
        </w:tc>
        <w:tc>
          <w:tcPr>
            <w:tcW w:w="3097" w:type="dxa"/>
          </w:tcPr>
          <w:p w:rsidR="006B068B" w:rsidRDefault="006B068B" w:rsidP="00281519">
            <w:pPr>
              <w:cnfStyle w:val="100000000000" w:firstRow="1" w:lastRow="0" w:firstColumn="0" w:lastColumn="0" w:oddVBand="0" w:evenVBand="0" w:oddHBand="0" w:evenHBand="0" w:firstRowFirstColumn="0" w:firstRowLastColumn="0" w:lastRowFirstColumn="0" w:lastRowLastColumn="0"/>
              <w:rPr>
                <w:ins w:id="2246" w:author="Pham Minh Tu" w:date="2019-12-27T12:52:00Z"/>
              </w:rPr>
            </w:pPr>
            <w:ins w:id="2247" w:author="Pham Minh Tu" w:date="2019-12-27T12:52:00Z">
              <w:r>
                <w:t>Description</w:t>
              </w:r>
            </w:ins>
          </w:p>
        </w:tc>
        <w:tc>
          <w:tcPr>
            <w:tcW w:w="4962" w:type="dxa"/>
          </w:tcPr>
          <w:p w:rsidR="006B068B" w:rsidRPr="006B068B" w:rsidRDefault="006B068B" w:rsidP="00281519">
            <w:pPr>
              <w:cnfStyle w:val="100000000000" w:firstRow="1" w:lastRow="0" w:firstColumn="0" w:lastColumn="0" w:oddVBand="0" w:evenVBand="0" w:oddHBand="0" w:evenHBand="0" w:firstRowFirstColumn="0" w:firstRowLastColumn="0" w:lastRowFirstColumn="0" w:lastRowLastColumn="0"/>
              <w:rPr>
                <w:ins w:id="2248" w:author="Pham Minh Tu" w:date="2019-12-27T12:52:00Z"/>
                <w:b w:val="0"/>
                <w:rPrChange w:id="2249" w:author="Pham Minh Tu" w:date="2019-12-27T12:55:00Z">
                  <w:rPr>
                    <w:ins w:id="2250" w:author="Pham Minh Tu" w:date="2019-12-27T12:52:00Z"/>
                  </w:rPr>
                </w:rPrChange>
              </w:rPr>
            </w:pPr>
            <w:ins w:id="2251" w:author="Pham Minh Tu" w:date="2019-12-27T12:54:00Z">
              <w:r w:rsidRPr="006B068B">
                <w:t>Example</w:t>
              </w:r>
            </w:ins>
          </w:p>
        </w:tc>
      </w:tr>
      <w:tr w:rsidR="006B068B" w:rsidTr="00696C99">
        <w:tblPrEx>
          <w:tblW w:w="9465" w:type="dxa"/>
          <w:tblLayout w:type="fixed"/>
          <w:tblPrExChange w:id="2252" w:author="Pham Minh Tu" w:date="2019-12-27T13:03:00Z">
            <w:tblPrEx>
              <w:tblW w:w="0" w:type="auto"/>
              <w:tblLayout w:type="fixed"/>
            </w:tblPrEx>
          </w:tblPrExChange>
        </w:tblPrEx>
        <w:trPr>
          <w:ins w:id="2253" w:author="Pham Minh Tu" w:date="2019-12-27T12:52:00Z"/>
          <w:trPrChange w:id="2254" w:author="Pham Minh Tu" w:date="2019-12-27T13:03:00Z">
            <w:trPr>
              <w:gridAfter w:val="0"/>
            </w:trPr>
          </w:trPrChange>
        </w:trPr>
        <w:tc>
          <w:tcPr>
            <w:tcW w:w="1406" w:type="dxa"/>
            <w:tcPrChange w:id="2255" w:author="Pham Minh Tu" w:date="2019-12-27T13:03:00Z">
              <w:tcPr>
                <w:tcW w:w="2841" w:type="dxa"/>
                <w:gridSpan w:val="3"/>
              </w:tcPr>
            </w:tcPrChange>
          </w:tcPr>
          <w:p w:rsidR="006B068B" w:rsidRDefault="006B068B" w:rsidP="00281519">
            <w:pPr>
              <w:rPr>
                <w:ins w:id="2256" w:author="Pham Minh Tu" w:date="2019-12-27T12:52:00Z"/>
              </w:rPr>
            </w:pPr>
            <w:ins w:id="2257" w:author="Pham Minh Tu" w:date="2019-12-27T12:52:00Z">
              <w:r>
                <w:t>BswConfig</w:t>
              </w:r>
            </w:ins>
          </w:p>
        </w:tc>
        <w:tc>
          <w:tcPr>
            <w:tcW w:w="3097" w:type="dxa"/>
            <w:tcPrChange w:id="2258" w:author="Pham Minh Tu" w:date="2019-12-27T13:03:00Z">
              <w:tcPr>
                <w:tcW w:w="2841" w:type="dxa"/>
                <w:gridSpan w:val="2"/>
              </w:tcPr>
            </w:tcPrChange>
          </w:tcPr>
          <w:p w:rsidR="006B068B" w:rsidRDefault="006B068B" w:rsidP="00281519">
            <w:pPr>
              <w:rPr>
                <w:ins w:id="2259" w:author="Pham Minh Tu" w:date="2019-12-27T12:52:00Z"/>
              </w:rPr>
            </w:pPr>
            <w:ins w:id="2260" w:author="Pham Minh Tu" w:date="2019-12-27T12:52:00Z">
              <w:r>
                <w:t>Store required values in BSWMDT file</w:t>
              </w:r>
            </w:ins>
            <w:ins w:id="2261" w:author="Pham Minh Tu" w:date="2019-12-27T12:53:00Z">
              <w:r>
                <w:t xml:space="preserve"> such as vendor id, </w:t>
              </w:r>
            </w:ins>
            <w:ins w:id="2262" w:author="Pham Minh Tu" w:date="2019-12-27T12:54:00Z">
              <w:r>
                <w:t xml:space="preserve">sw version, ar release </w:t>
              </w:r>
              <w:r w:rsidRPr="006B068B">
                <w:t>version</w:t>
              </w:r>
            </w:ins>
          </w:p>
        </w:tc>
        <w:tc>
          <w:tcPr>
            <w:tcW w:w="4962" w:type="dxa"/>
            <w:tcPrChange w:id="2263" w:author="Pham Minh Tu" w:date="2019-12-27T13:03:00Z">
              <w:tcPr>
                <w:tcW w:w="2841" w:type="dxa"/>
              </w:tcPr>
            </w:tcPrChange>
          </w:tcPr>
          <w:p w:rsidR="006B068B" w:rsidRPr="006B068B" w:rsidRDefault="006B068B">
            <w:pPr>
              <w:spacing w:after="0" w:afterAutospacing="0" w:line="360" w:lineRule="auto"/>
              <w:rPr>
                <w:ins w:id="2264" w:author="Pham Minh Tu" w:date="2019-12-27T12:55:00Z"/>
                <w:color w:val="FF0000"/>
                <w:sz w:val="14"/>
                <w:rPrChange w:id="2265" w:author="Pham Minh Tu" w:date="2019-12-27T12:56:00Z">
                  <w:rPr>
                    <w:ins w:id="2266" w:author="Pham Minh Tu" w:date="2019-12-27T12:55:00Z"/>
                  </w:rPr>
                </w:rPrChange>
              </w:rPr>
              <w:pPrChange w:id="2267" w:author="Pham Minh Tu" w:date="2019-12-27T12:56:00Z">
                <w:pPr/>
              </w:pPrChange>
            </w:pPr>
            <w:ins w:id="2268" w:author="Pham Minh Tu" w:date="2019-12-27T12:55:00Z">
              <w:r w:rsidRPr="006B068B">
                <w:rPr>
                  <w:color w:val="FF0000"/>
                  <w:sz w:val="14"/>
                  <w:rPrChange w:id="2269" w:author="Pham Minh Tu" w:date="2019-12-27T12:56:00Z">
                    <w:rPr/>
                  </w:rPrChange>
                </w:rPr>
                <w:t>&lt;SW-VERSION&gt;</w:t>
              </w:r>
              <w:r w:rsidRPr="00696C99">
                <w:rPr>
                  <w:b/>
                  <w:sz w:val="14"/>
                  <w:rPrChange w:id="2270" w:author="Pham Minh Tu" w:date="2019-12-27T13:01:00Z">
                    <w:rPr/>
                  </w:rPrChange>
                </w:rPr>
                <w:t>1.2.10</w:t>
              </w:r>
              <w:r w:rsidRPr="006B068B">
                <w:rPr>
                  <w:color w:val="FF0000"/>
                  <w:sz w:val="14"/>
                  <w:rPrChange w:id="2271" w:author="Pham Minh Tu" w:date="2019-12-27T12:56:00Z">
                    <w:rPr/>
                  </w:rPrChange>
                </w:rPr>
                <w:t>&lt;/SW-VERSION&gt;</w:t>
              </w:r>
            </w:ins>
          </w:p>
          <w:p w:rsidR="006B068B" w:rsidRPr="006B068B" w:rsidRDefault="006B068B">
            <w:pPr>
              <w:spacing w:after="0" w:afterAutospacing="0" w:line="360" w:lineRule="auto"/>
              <w:rPr>
                <w:ins w:id="2272" w:author="Pham Minh Tu" w:date="2019-12-27T12:55:00Z"/>
                <w:color w:val="FF0000"/>
                <w:sz w:val="14"/>
                <w:rPrChange w:id="2273" w:author="Pham Minh Tu" w:date="2019-12-27T12:56:00Z">
                  <w:rPr>
                    <w:ins w:id="2274" w:author="Pham Minh Tu" w:date="2019-12-27T12:55:00Z"/>
                    <w:sz w:val="12"/>
                  </w:rPr>
                </w:rPrChange>
              </w:rPr>
              <w:pPrChange w:id="2275" w:author="Pham Minh Tu" w:date="2019-12-27T12:56:00Z">
                <w:pPr/>
              </w:pPrChange>
            </w:pPr>
            <w:ins w:id="2276" w:author="Pham Minh Tu" w:date="2019-12-27T12:55:00Z">
              <w:r w:rsidRPr="006B068B">
                <w:rPr>
                  <w:color w:val="FF0000"/>
                  <w:sz w:val="14"/>
                  <w:rPrChange w:id="2277" w:author="Pham Minh Tu" w:date="2019-12-27T12:56:00Z">
                    <w:rPr/>
                  </w:rPrChange>
                </w:rPr>
                <w:t>&lt;VENDOR-ID&gt;</w:t>
              </w:r>
              <w:r w:rsidRPr="00696C99">
                <w:rPr>
                  <w:b/>
                  <w:sz w:val="14"/>
                  <w:rPrChange w:id="2278" w:author="Pham Minh Tu" w:date="2019-12-27T13:01:00Z">
                    <w:rPr/>
                  </w:rPrChange>
                </w:rPr>
                <w:t>59</w:t>
              </w:r>
              <w:r w:rsidRPr="006B068B">
                <w:rPr>
                  <w:color w:val="FF0000"/>
                  <w:sz w:val="14"/>
                  <w:rPrChange w:id="2279" w:author="Pham Minh Tu" w:date="2019-12-27T12:56:00Z">
                    <w:rPr/>
                  </w:rPrChange>
                </w:rPr>
                <w:t>&lt;/VENDOR-ID&gt;</w:t>
              </w:r>
            </w:ins>
          </w:p>
          <w:p w:rsidR="006B068B" w:rsidRPr="006B068B" w:rsidRDefault="006B068B">
            <w:pPr>
              <w:spacing w:after="0" w:afterAutospacing="0" w:line="360" w:lineRule="auto"/>
              <w:rPr>
                <w:ins w:id="2280" w:author="Pham Minh Tu" w:date="2019-12-27T12:52:00Z"/>
                <w:color w:val="FF0000"/>
                <w:sz w:val="14"/>
                <w:rPrChange w:id="2281" w:author="Pham Minh Tu" w:date="2019-12-27T12:56:00Z">
                  <w:rPr>
                    <w:ins w:id="2282" w:author="Pham Minh Tu" w:date="2019-12-27T12:52:00Z"/>
                  </w:rPr>
                </w:rPrChange>
              </w:rPr>
              <w:pPrChange w:id="2283" w:author="Pham Minh Tu" w:date="2019-12-27T12:56:00Z">
                <w:pPr/>
              </w:pPrChange>
            </w:pPr>
            <w:ins w:id="2284" w:author="Pham Minh Tu" w:date="2019-12-27T12:55:00Z">
              <w:r w:rsidRPr="006B068B">
                <w:rPr>
                  <w:color w:val="FF0000"/>
                  <w:sz w:val="14"/>
                  <w:rPrChange w:id="2285" w:author="Pham Minh Tu" w:date="2019-12-27T12:56:00Z">
                    <w:rPr/>
                  </w:rPrChange>
                </w:rPr>
                <w:t>&lt;AR-RELEASE-VERSION&gt;</w:t>
              </w:r>
              <w:r w:rsidRPr="00696C99">
                <w:rPr>
                  <w:b/>
                  <w:sz w:val="14"/>
                  <w:rPrChange w:id="2286" w:author="Pham Minh Tu" w:date="2019-12-27T13:01:00Z">
                    <w:rPr/>
                  </w:rPrChange>
                </w:rPr>
                <w:t>4.2.2</w:t>
              </w:r>
              <w:r w:rsidRPr="006B068B">
                <w:rPr>
                  <w:color w:val="FF0000"/>
                  <w:sz w:val="14"/>
                  <w:rPrChange w:id="2287" w:author="Pham Minh Tu" w:date="2019-12-27T12:56:00Z">
                    <w:rPr/>
                  </w:rPrChange>
                </w:rPr>
                <w:t>&lt;/AR-RELEASE-VERSION&gt;</w:t>
              </w:r>
            </w:ins>
          </w:p>
        </w:tc>
      </w:tr>
      <w:tr w:rsidR="006B068B" w:rsidTr="00696C99">
        <w:tblPrEx>
          <w:tblW w:w="9465" w:type="dxa"/>
          <w:tblLayout w:type="fixed"/>
          <w:tblPrExChange w:id="2288" w:author="Pham Minh Tu" w:date="2019-12-27T13:03:00Z">
            <w:tblPrEx>
              <w:tblW w:w="0" w:type="auto"/>
              <w:tblLayout w:type="fixed"/>
            </w:tblPrEx>
          </w:tblPrExChange>
        </w:tblPrEx>
        <w:trPr>
          <w:ins w:id="2289" w:author="Pham Minh Tu" w:date="2019-12-27T12:52:00Z"/>
          <w:trPrChange w:id="2290" w:author="Pham Minh Tu" w:date="2019-12-27T13:03:00Z">
            <w:trPr>
              <w:gridAfter w:val="0"/>
            </w:trPr>
          </w:trPrChange>
        </w:trPr>
        <w:tc>
          <w:tcPr>
            <w:tcW w:w="1406" w:type="dxa"/>
            <w:tcPrChange w:id="2291" w:author="Pham Minh Tu" w:date="2019-12-27T13:03:00Z">
              <w:tcPr>
                <w:tcW w:w="2841" w:type="dxa"/>
                <w:gridSpan w:val="3"/>
              </w:tcPr>
            </w:tcPrChange>
          </w:tcPr>
          <w:p w:rsidR="006B068B" w:rsidRDefault="006B068B" w:rsidP="00281519">
            <w:pPr>
              <w:rPr>
                <w:ins w:id="2292" w:author="Pham Minh Tu" w:date="2019-12-27T12:52:00Z"/>
              </w:rPr>
            </w:pPr>
            <w:ins w:id="2293" w:author="Pham Minh Tu" w:date="2019-12-27T12:56:00Z">
              <w:r>
                <w:t>Container</w:t>
              </w:r>
            </w:ins>
          </w:p>
        </w:tc>
        <w:tc>
          <w:tcPr>
            <w:tcW w:w="3097" w:type="dxa"/>
            <w:tcPrChange w:id="2294" w:author="Pham Minh Tu" w:date="2019-12-27T13:03:00Z">
              <w:tcPr>
                <w:tcW w:w="2841" w:type="dxa"/>
                <w:gridSpan w:val="2"/>
              </w:tcPr>
            </w:tcPrChange>
          </w:tcPr>
          <w:p w:rsidR="006B068B" w:rsidRDefault="006B068B">
            <w:pPr>
              <w:rPr>
                <w:ins w:id="2295" w:author="Pham Minh Tu" w:date="2019-12-27T12:52:00Z"/>
              </w:rPr>
            </w:pPr>
            <w:ins w:id="2296" w:author="Pham Minh Tu" w:date="2019-12-27T12:56:00Z">
              <w:r>
                <w:t xml:space="preserve">Store </w:t>
              </w:r>
            </w:ins>
            <w:ins w:id="2297" w:author="Pham Minh Tu" w:date="2019-12-27T12:57:00Z">
              <w:r>
                <w:t>container information in CDF file</w:t>
              </w:r>
            </w:ins>
            <w:ins w:id="2298" w:author="Pham Minh Tu" w:date="2019-12-27T12:59:00Z">
              <w:r w:rsidR="00696C99">
                <w:t xml:space="preserve"> such as short name, definition ref, parameter values, reference values</w:t>
              </w:r>
            </w:ins>
          </w:p>
        </w:tc>
        <w:tc>
          <w:tcPr>
            <w:tcW w:w="4962" w:type="dxa"/>
            <w:tcPrChange w:id="2299" w:author="Pham Minh Tu" w:date="2019-12-27T13:03:00Z">
              <w:tcPr>
                <w:tcW w:w="2841" w:type="dxa"/>
              </w:tcPr>
            </w:tcPrChange>
          </w:tcPr>
          <w:p w:rsidR="00696C99" w:rsidRPr="00696C99" w:rsidRDefault="00696C99">
            <w:pPr>
              <w:spacing w:after="0" w:afterAutospacing="0"/>
              <w:rPr>
                <w:ins w:id="2300" w:author="Pham Minh Tu" w:date="2019-12-27T12:58:00Z"/>
                <w:color w:val="FF0000"/>
                <w:sz w:val="14"/>
                <w:rPrChange w:id="2301" w:author="Pham Minh Tu" w:date="2019-12-27T12:58:00Z">
                  <w:rPr>
                    <w:ins w:id="2302" w:author="Pham Minh Tu" w:date="2019-12-27T12:58:00Z"/>
                    <w:sz w:val="14"/>
                  </w:rPr>
                </w:rPrChange>
              </w:rPr>
              <w:pPrChange w:id="2303" w:author="Pham Minh Tu" w:date="2019-12-27T12:58:00Z">
                <w:pPr/>
              </w:pPrChange>
            </w:pPr>
            <w:ins w:id="2304" w:author="Pham Minh Tu" w:date="2019-12-27T12:58:00Z">
              <w:r w:rsidRPr="00696C99">
                <w:rPr>
                  <w:color w:val="FF0000"/>
                  <w:sz w:val="14"/>
                  <w:rPrChange w:id="2305" w:author="Pham Minh Tu" w:date="2019-12-27T12:58:00Z">
                    <w:rPr>
                      <w:sz w:val="14"/>
                    </w:rPr>
                  </w:rPrChange>
                </w:rPr>
                <w:t xml:space="preserve">        &lt;ECUC-CONTAINER-VALUE UUID="7fdb4340-43f0-4b76-b8bb-8a1ed5cb0e20"&gt;</w:t>
              </w:r>
            </w:ins>
          </w:p>
          <w:p w:rsidR="00696C99" w:rsidRPr="00696C99" w:rsidRDefault="00696C99">
            <w:pPr>
              <w:spacing w:after="0" w:afterAutospacing="0"/>
              <w:rPr>
                <w:ins w:id="2306" w:author="Pham Minh Tu" w:date="2019-12-27T12:58:00Z"/>
                <w:color w:val="FF0000"/>
                <w:sz w:val="14"/>
                <w:rPrChange w:id="2307" w:author="Pham Minh Tu" w:date="2019-12-27T12:58:00Z">
                  <w:rPr>
                    <w:ins w:id="2308" w:author="Pham Minh Tu" w:date="2019-12-27T12:58:00Z"/>
                    <w:sz w:val="14"/>
                  </w:rPr>
                </w:rPrChange>
              </w:rPr>
              <w:pPrChange w:id="2309" w:author="Pham Minh Tu" w:date="2019-12-27T12:58:00Z">
                <w:pPr/>
              </w:pPrChange>
            </w:pPr>
            <w:ins w:id="2310" w:author="Pham Minh Tu" w:date="2019-12-27T12:58:00Z">
              <w:r w:rsidRPr="00696C99">
                <w:rPr>
                  <w:color w:val="FF0000"/>
                  <w:sz w:val="14"/>
                  <w:rPrChange w:id="2311" w:author="Pham Minh Tu" w:date="2019-12-27T12:58:00Z">
                    <w:rPr>
                      <w:sz w:val="14"/>
                    </w:rPr>
                  </w:rPrChange>
                </w:rPr>
                <w:t xml:space="preserve">              &lt;SHORT-NAME&gt;</w:t>
              </w:r>
              <w:r w:rsidRPr="00696C99">
                <w:rPr>
                  <w:b/>
                  <w:sz w:val="14"/>
                  <w:rPrChange w:id="2312" w:author="Pham Minh Tu" w:date="2019-12-27T13:01:00Z">
                    <w:rPr>
                      <w:sz w:val="14"/>
                    </w:rPr>
                  </w:rPrChange>
                </w:rPr>
                <w:t>LinGeneral</w:t>
              </w:r>
              <w:r w:rsidRPr="00696C99">
                <w:rPr>
                  <w:color w:val="FF0000"/>
                  <w:sz w:val="14"/>
                  <w:rPrChange w:id="2313" w:author="Pham Minh Tu" w:date="2019-12-27T12:58:00Z">
                    <w:rPr>
                      <w:sz w:val="14"/>
                    </w:rPr>
                  </w:rPrChange>
                </w:rPr>
                <w:t>&lt;/SHORT-NAME&gt;</w:t>
              </w:r>
            </w:ins>
          </w:p>
          <w:p w:rsidR="00696C99" w:rsidRPr="00696C99" w:rsidRDefault="00696C99">
            <w:pPr>
              <w:spacing w:after="0" w:afterAutospacing="0"/>
              <w:rPr>
                <w:ins w:id="2314" w:author="Pham Minh Tu" w:date="2019-12-27T12:58:00Z"/>
                <w:color w:val="FF0000"/>
                <w:sz w:val="14"/>
                <w:rPrChange w:id="2315" w:author="Pham Minh Tu" w:date="2019-12-27T12:58:00Z">
                  <w:rPr>
                    <w:ins w:id="2316" w:author="Pham Minh Tu" w:date="2019-12-27T12:58:00Z"/>
                    <w:sz w:val="14"/>
                  </w:rPr>
                </w:rPrChange>
              </w:rPr>
              <w:pPrChange w:id="2317" w:author="Pham Minh Tu" w:date="2019-12-27T12:58:00Z">
                <w:pPr/>
              </w:pPrChange>
            </w:pPr>
            <w:ins w:id="2318" w:author="Pham Minh Tu" w:date="2019-12-27T12:58:00Z">
              <w:r w:rsidRPr="00696C99">
                <w:rPr>
                  <w:color w:val="FF0000"/>
                  <w:sz w:val="14"/>
                  <w:rPrChange w:id="2319" w:author="Pham Minh Tu" w:date="2019-12-27T12:58:00Z">
                    <w:rPr>
                      <w:sz w:val="14"/>
                    </w:rPr>
                  </w:rPrChange>
                </w:rPr>
                <w:t xml:space="preserve">              &lt;DEFINITION-REF DEST="ECUC-PARAM-CONF-CONTAINER-DEF</w:t>
              </w:r>
              <w:r w:rsidRPr="00696C99">
                <w:rPr>
                  <w:sz w:val="14"/>
                </w:rPr>
                <w:t>"&gt;/</w:t>
              </w:r>
              <w:r w:rsidRPr="00696C99">
                <w:rPr>
                  <w:b/>
                  <w:sz w:val="14"/>
                  <w:rPrChange w:id="2320" w:author="Pham Minh Tu" w:date="2019-12-27T13:01:00Z">
                    <w:rPr>
                      <w:sz w:val="14"/>
                    </w:rPr>
                  </w:rPrChange>
                </w:rPr>
                <w:t>Renesas/EcucDefs_Lin/Lin/LinGeneral</w:t>
              </w:r>
              <w:r w:rsidRPr="00696C99">
                <w:rPr>
                  <w:color w:val="FF0000"/>
                  <w:sz w:val="14"/>
                  <w:rPrChange w:id="2321" w:author="Pham Minh Tu" w:date="2019-12-27T12:58:00Z">
                    <w:rPr>
                      <w:sz w:val="14"/>
                    </w:rPr>
                  </w:rPrChange>
                </w:rPr>
                <w:t>&lt;/DEFINITION-REF&gt;</w:t>
              </w:r>
            </w:ins>
          </w:p>
          <w:p w:rsidR="00696C99" w:rsidRPr="00696C99" w:rsidRDefault="00696C99">
            <w:pPr>
              <w:spacing w:after="0" w:afterAutospacing="0"/>
              <w:rPr>
                <w:ins w:id="2322" w:author="Pham Minh Tu" w:date="2019-12-27T12:58:00Z"/>
                <w:color w:val="FF0000"/>
                <w:sz w:val="14"/>
                <w:rPrChange w:id="2323" w:author="Pham Minh Tu" w:date="2019-12-27T12:58:00Z">
                  <w:rPr>
                    <w:ins w:id="2324" w:author="Pham Minh Tu" w:date="2019-12-27T12:58:00Z"/>
                    <w:sz w:val="14"/>
                  </w:rPr>
                </w:rPrChange>
              </w:rPr>
              <w:pPrChange w:id="2325" w:author="Pham Minh Tu" w:date="2019-12-27T12:58:00Z">
                <w:pPr/>
              </w:pPrChange>
            </w:pPr>
            <w:ins w:id="2326" w:author="Pham Minh Tu" w:date="2019-12-27T12:58:00Z">
              <w:r w:rsidRPr="00696C99">
                <w:rPr>
                  <w:color w:val="FF0000"/>
                  <w:sz w:val="14"/>
                  <w:rPrChange w:id="2327" w:author="Pham Minh Tu" w:date="2019-12-27T12:58:00Z">
                    <w:rPr>
                      <w:sz w:val="14"/>
                    </w:rPr>
                  </w:rPrChange>
                </w:rPr>
                <w:t xml:space="preserve">              &lt;PARAMETER-VALUES</w:t>
              </w:r>
              <w:r>
                <w:rPr>
                  <w:color w:val="FF0000"/>
                  <w:sz w:val="14"/>
                </w:rPr>
                <w:t>/</w:t>
              </w:r>
              <w:r w:rsidRPr="00696C99">
                <w:rPr>
                  <w:color w:val="FF0000"/>
                  <w:sz w:val="14"/>
                  <w:rPrChange w:id="2328" w:author="Pham Minh Tu" w:date="2019-12-27T12:58:00Z">
                    <w:rPr>
                      <w:sz w:val="14"/>
                    </w:rPr>
                  </w:rPrChange>
                </w:rPr>
                <w:t xml:space="preserve">&gt;           </w:t>
              </w:r>
            </w:ins>
          </w:p>
          <w:p w:rsidR="006B068B" w:rsidRPr="006B068B" w:rsidRDefault="00696C99">
            <w:pPr>
              <w:spacing w:after="0" w:afterAutospacing="0"/>
              <w:rPr>
                <w:ins w:id="2329" w:author="Pham Minh Tu" w:date="2019-12-27T12:52:00Z"/>
                <w:sz w:val="14"/>
                <w:rPrChange w:id="2330" w:author="Pham Minh Tu" w:date="2019-12-27T12:56:00Z">
                  <w:rPr>
                    <w:ins w:id="2331" w:author="Pham Minh Tu" w:date="2019-12-27T12:52:00Z"/>
                  </w:rPr>
                </w:rPrChange>
              </w:rPr>
              <w:pPrChange w:id="2332" w:author="Pham Minh Tu" w:date="2019-12-27T12:58:00Z">
                <w:pPr/>
              </w:pPrChange>
            </w:pPr>
            <w:ins w:id="2333" w:author="Pham Minh Tu" w:date="2019-12-27T12:58:00Z">
              <w:r w:rsidRPr="00696C99">
                <w:rPr>
                  <w:color w:val="FF0000"/>
                  <w:sz w:val="14"/>
                  <w:rPrChange w:id="2334" w:author="Pham Minh Tu" w:date="2019-12-27T12:58:00Z">
                    <w:rPr>
                      <w:sz w:val="14"/>
                    </w:rPr>
                  </w:rPrChange>
                </w:rPr>
                <w:t xml:space="preserve">            &lt;/ECUC-CONTAINER-VALUE&gt;</w:t>
              </w:r>
            </w:ins>
          </w:p>
        </w:tc>
      </w:tr>
      <w:tr w:rsidR="00696C99" w:rsidTr="00696C99">
        <w:tblPrEx>
          <w:tblW w:w="9465" w:type="dxa"/>
          <w:tblLayout w:type="fixed"/>
          <w:tblPrExChange w:id="2335" w:author="Pham Minh Tu" w:date="2019-12-27T13:03:00Z">
            <w:tblPrEx>
              <w:tblW w:w="8897" w:type="dxa"/>
              <w:tblLayout w:type="fixed"/>
            </w:tblPrEx>
          </w:tblPrExChange>
        </w:tblPrEx>
        <w:trPr>
          <w:ins w:id="2336" w:author="Pham Minh Tu" w:date="2019-12-27T12:59:00Z"/>
          <w:trPrChange w:id="2337" w:author="Pham Minh Tu" w:date="2019-12-27T13:03:00Z">
            <w:trPr>
              <w:gridAfter w:val="0"/>
            </w:trPr>
          </w:trPrChange>
        </w:trPr>
        <w:tc>
          <w:tcPr>
            <w:tcW w:w="1406" w:type="dxa"/>
            <w:tcPrChange w:id="2338" w:author="Pham Minh Tu" w:date="2019-12-27T13:03:00Z">
              <w:tcPr>
                <w:tcW w:w="2841" w:type="dxa"/>
              </w:tcPr>
            </w:tcPrChange>
          </w:tcPr>
          <w:p w:rsidR="00696C99" w:rsidRDefault="00696C99" w:rsidP="00281519">
            <w:pPr>
              <w:rPr>
                <w:ins w:id="2339" w:author="Pham Minh Tu" w:date="2019-12-27T12:59:00Z"/>
              </w:rPr>
            </w:pPr>
            <w:ins w:id="2340" w:author="Pham Minh Tu" w:date="2019-12-27T12:59:00Z">
              <w:r>
                <w:t>Configuration</w:t>
              </w:r>
            </w:ins>
          </w:p>
        </w:tc>
        <w:tc>
          <w:tcPr>
            <w:tcW w:w="3097" w:type="dxa"/>
            <w:tcPrChange w:id="2341" w:author="Pham Minh Tu" w:date="2019-12-27T13:03:00Z">
              <w:tcPr>
                <w:tcW w:w="2841" w:type="dxa"/>
              </w:tcPr>
            </w:tcPrChange>
          </w:tcPr>
          <w:p w:rsidR="00696C99" w:rsidRDefault="00696C99" w:rsidP="006B068B">
            <w:pPr>
              <w:rPr>
                <w:ins w:id="2342" w:author="Pham Minh Tu" w:date="2019-12-27T12:59:00Z"/>
              </w:rPr>
            </w:pPr>
            <w:ins w:id="2343" w:author="Pham Minh Tu" w:date="2019-12-27T12:59:00Z">
              <w:r>
                <w:t>Store configuration each module in CDF file.</w:t>
              </w:r>
            </w:ins>
          </w:p>
        </w:tc>
        <w:tc>
          <w:tcPr>
            <w:tcW w:w="4962" w:type="dxa"/>
            <w:tcPrChange w:id="2344" w:author="Pham Minh Tu" w:date="2019-12-27T13:03:00Z">
              <w:tcPr>
                <w:tcW w:w="3215" w:type="dxa"/>
                <w:gridSpan w:val="5"/>
              </w:tcPr>
            </w:tcPrChange>
          </w:tcPr>
          <w:p w:rsidR="00696C99" w:rsidRPr="00696C99" w:rsidRDefault="00696C99">
            <w:pPr>
              <w:spacing w:after="0" w:afterAutospacing="0"/>
              <w:rPr>
                <w:ins w:id="2345" w:author="Pham Minh Tu" w:date="2019-12-27T13:00:00Z"/>
                <w:color w:val="FF0000"/>
                <w:sz w:val="14"/>
              </w:rPr>
              <w:pPrChange w:id="2346" w:author="Pham Minh Tu" w:date="2019-12-27T13:00:00Z">
                <w:pPr>
                  <w:spacing w:after="0"/>
                </w:pPr>
              </w:pPrChange>
            </w:pPr>
            <w:ins w:id="2347" w:author="Pham Minh Tu" w:date="2019-12-27T13:00:00Z">
              <w:r w:rsidRPr="00696C99">
                <w:rPr>
                  <w:color w:val="FF0000"/>
                  <w:sz w:val="14"/>
                </w:rPr>
                <w:t xml:space="preserve">  &lt;DEFINITION-REF DEST="ECUC-MODULE-DEF</w:t>
              </w:r>
              <w:r w:rsidRPr="00696C99">
                <w:rPr>
                  <w:b/>
                  <w:sz w:val="14"/>
                  <w:rPrChange w:id="2348" w:author="Pham Minh Tu" w:date="2019-12-27T13:01:00Z">
                    <w:rPr>
                      <w:color w:val="FF0000"/>
                      <w:sz w:val="14"/>
                    </w:rPr>
                  </w:rPrChange>
                </w:rPr>
                <w:t>"&gt;/Renesas/EcucDefs_Lin/Lin</w:t>
              </w:r>
              <w:r w:rsidRPr="00696C99">
                <w:rPr>
                  <w:b/>
                  <w:color w:val="FF0000"/>
                  <w:sz w:val="14"/>
                  <w:rPrChange w:id="2349" w:author="Pham Minh Tu" w:date="2019-12-27T13:01:00Z">
                    <w:rPr>
                      <w:color w:val="FF0000"/>
                      <w:sz w:val="14"/>
                    </w:rPr>
                  </w:rPrChange>
                </w:rPr>
                <w:t>&lt;/</w:t>
              </w:r>
              <w:r w:rsidRPr="00696C99">
                <w:rPr>
                  <w:color w:val="FF0000"/>
                  <w:sz w:val="14"/>
                </w:rPr>
                <w:t>DEFINITION-REF&gt;</w:t>
              </w:r>
            </w:ins>
          </w:p>
          <w:p w:rsidR="00696C99" w:rsidRPr="00696C99" w:rsidRDefault="00696C99">
            <w:pPr>
              <w:spacing w:after="0" w:afterAutospacing="0"/>
              <w:rPr>
                <w:ins w:id="2350" w:author="Pham Minh Tu" w:date="2019-12-27T13:00:00Z"/>
                <w:color w:val="FF0000"/>
                <w:sz w:val="14"/>
              </w:rPr>
              <w:pPrChange w:id="2351" w:author="Pham Minh Tu" w:date="2019-12-27T13:00:00Z">
                <w:pPr>
                  <w:spacing w:after="0"/>
                </w:pPr>
              </w:pPrChange>
            </w:pPr>
            <w:ins w:id="2352" w:author="Pham Minh Tu" w:date="2019-12-27T13:00:00Z">
              <w:r w:rsidRPr="00696C99">
                <w:rPr>
                  <w:color w:val="FF0000"/>
                  <w:sz w:val="14"/>
                </w:rPr>
                <w:t xml:space="preserve">          &lt;IMPLEMENTATION-CONFIG-VARIANT&gt;VARIANT-POST-BUILD&lt;/IMPLEMENTATION-CONFIG-VARIANT&gt;</w:t>
              </w:r>
            </w:ins>
          </w:p>
          <w:p w:rsidR="00696C99" w:rsidRPr="00696C99" w:rsidRDefault="00696C99">
            <w:pPr>
              <w:spacing w:after="0" w:afterAutospacing="0"/>
              <w:rPr>
                <w:ins w:id="2353" w:author="Pham Minh Tu" w:date="2019-12-27T13:00:00Z"/>
                <w:color w:val="FF0000"/>
                <w:sz w:val="14"/>
              </w:rPr>
              <w:pPrChange w:id="2354" w:author="Pham Minh Tu" w:date="2019-12-27T13:00:00Z">
                <w:pPr>
                  <w:spacing w:after="0"/>
                </w:pPr>
              </w:pPrChange>
            </w:pPr>
            <w:ins w:id="2355" w:author="Pham Minh Tu" w:date="2019-12-27T13:00:00Z">
              <w:r w:rsidRPr="00696C99">
                <w:rPr>
                  <w:color w:val="FF0000"/>
                  <w:sz w:val="14"/>
                </w:rPr>
                <w:t xml:space="preserve">          &lt;MODULE-DESCRIPTION-REF DEST="BSW-IMPLEMENTATION</w:t>
              </w:r>
              <w:r w:rsidRPr="00696C99">
                <w:rPr>
                  <w:b/>
                  <w:sz w:val="14"/>
                  <w:rPrChange w:id="2356" w:author="Pham Minh Tu" w:date="2019-12-27T13:01:00Z">
                    <w:rPr>
                      <w:color w:val="FF0000"/>
                      <w:sz w:val="14"/>
                    </w:rPr>
                  </w:rPrChange>
                </w:rPr>
                <w:t>"&gt;/Renesas/EcucDefs_Lin/Lin_Impl</w:t>
              </w:r>
              <w:r w:rsidRPr="00696C99">
                <w:rPr>
                  <w:color w:val="FF0000"/>
                  <w:sz w:val="14"/>
                </w:rPr>
                <w:t>&lt;/MODULE-DESCRIPTION-REF&gt;</w:t>
              </w:r>
            </w:ins>
          </w:p>
          <w:p w:rsidR="00696C99" w:rsidRPr="00696C99" w:rsidRDefault="00696C99">
            <w:pPr>
              <w:spacing w:after="0" w:afterAutospacing="0"/>
              <w:rPr>
                <w:ins w:id="2357" w:author="Pham Minh Tu" w:date="2019-12-27T12:59:00Z"/>
                <w:color w:val="FF0000"/>
                <w:sz w:val="14"/>
              </w:rPr>
              <w:pPrChange w:id="2358" w:author="Pham Minh Tu" w:date="2019-12-27T13:00:00Z">
                <w:pPr>
                  <w:spacing w:after="0"/>
                </w:pPr>
              </w:pPrChange>
            </w:pPr>
            <w:ins w:id="2359" w:author="Pham Minh Tu" w:date="2019-12-27T13:00:00Z">
              <w:r w:rsidRPr="00696C99">
                <w:rPr>
                  <w:color w:val="FF0000"/>
                  <w:sz w:val="14"/>
                </w:rPr>
                <w:t xml:space="preserve">          &lt;CONTAINERS&gt;</w:t>
              </w:r>
            </w:ins>
          </w:p>
        </w:tc>
      </w:tr>
      <w:tr w:rsidR="00696C99" w:rsidTr="00696C99">
        <w:tblPrEx>
          <w:tblW w:w="9465" w:type="dxa"/>
          <w:tblLayout w:type="fixed"/>
          <w:tblPrExChange w:id="2360" w:author="Pham Minh Tu" w:date="2019-12-27T13:03:00Z">
            <w:tblPrEx>
              <w:tblW w:w="8897" w:type="dxa"/>
              <w:tblLayout w:type="fixed"/>
            </w:tblPrEx>
          </w:tblPrExChange>
        </w:tblPrEx>
        <w:trPr>
          <w:ins w:id="2361" w:author="Pham Minh Tu" w:date="2019-12-27T13:02:00Z"/>
          <w:trPrChange w:id="2362" w:author="Pham Minh Tu" w:date="2019-12-27T13:03:00Z">
            <w:trPr>
              <w:gridAfter w:val="0"/>
            </w:trPr>
          </w:trPrChange>
        </w:trPr>
        <w:tc>
          <w:tcPr>
            <w:tcW w:w="1406" w:type="dxa"/>
            <w:tcPrChange w:id="2363" w:author="Pham Minh Tu" w:date="2019-12-27T13:03:00Z">
              <w:tcPr>
                <w:tcW w:w="2841" w:type="dxa"/>
              </w:tcPr>
            </w:tcPrChange>
          </w:tcPr>
          <w:p w:rsidR="00696C99" w:rsidRDefault="00696C99" w:rsidP="00281519">
            <w:pPr>
              <w:rPr>
                <w:ins w:id="2364" w:author="Pham Minh Tu" w:date="2019-12-27T13:02:00Z"/>
              </w:rPr>
            </w:pPr>
            <w:ins w:id="2365" w:author="Pham Minh Tu" w:date="2019-12-27T13:02:00Z">
              <w:r>
                <w:t>ItemValue</w:t>
              </w:r>
            </w:ins>
          </w:p>
        </w:tc>
        <w:tc>
          <w:tcPr>
            <w:tcW w:w="3097" w:type="dxa"/>
            <w:tcPrChange w:id="2366" w:author="Pham Minh Tu" w:date="2019-12-27T13:03:00Z">
              <w:tcPr>
                <w:tcW w:w="2841" w:type="dxa"/>
              </w:tcPr>
            </w:tcPrChange>
          </w:tcPr>
          <w:p w:rsidR="00696C99" w:rsidRDefault="00696C99">
            <w:pPr>
              <w:spacing w:after="100"/>
              <w:rPr>
                <w:ins w:id="2367" w:author="Pham Minh Tu" w:date="2019-12-27T13:02:00Z"/>
              </w:rPr>
              <w:pPrChange w:id="2368" w:author="Pham Minh Tu" w:date="2019-12-27T13:03:00Z">
                <w:pPr/>
              </w:pPrChange>
            </w:pPr>
            <w:ins w:id="2369" w:author="Pham Minh Tu" w:date="2019-12-27T13:02:00Z">
              <w:r>
                <w:t>Store a parameter value or a reference value in a container</w:t>
              </w:r>
            </w:ins>
            <w:ins w:id="2370" w:author="Pham Minh Tu" w:date="2019-12-27T13:04:00Z">
              <w:r>
                <w:t xml:space="preserve"> like definition ref and value.</w:t>
              </w:r>
            </w:ins>
          </w:p>
        </w:tc>
        <w:tc>
          <w:tcPr>
            <w:tcW w:w="4962" w:type="dxa"/>
            <w:tcPrChange w:id="2371" w:author="Pham Minh Tu" w:date="2019-12-27T13:03:00Z">
              <w:tcPr>
                <w:tcW w:w="3215" w:type="dxa"/>
                <w:gridSpan w:val="5"/>
              </w:tcPr>
            </w:tcPrChange>
          </w:tcPr>
          <w:p w:rsidR="00696C99" w:rsidRPr="00696C99" w:rsidRDefault="00696C99">
            <w:pPr>
              <w:spacing w:after="0" w:afterAutospacing="0"/>
              <w:rPr>
                <w:ins w:id="2372" w:author="Pham Minh Tu" w:date="2019-12-27T13:02:00Z"/>
                <w:color w:val="FF0000"/>
                <w:sz w:val="14"/>
              </w:rPr>
              <w:pPrChange w:id="2373" w:author="Pham Minh Tu" w:date="2019-12-27T13:03:00Z">
                <w:pPr>
                  <w:spacing w:after="0"/>
                </w:pPr>
              </w:pPrChange>
            </w:pPr>
            <w:ins w:id="2374" w:author="Pham Minh Tu" w:date="2019-12-27T13:02:00Z">
              <w:r w:rsidRPr="00696C99">
                <w:rPr>
                  <w:color w:val="FF0000"/>
                  <w:sz w:val="14"/>
                </w:rPr>
                <w:t>&lt;ECUC-NUMERICAL-PARAM-VALUE&gt;</w:t>
              </w:r>
            </w:ins>
          </w:p>
          <w:p w:rsidR="00696C99" w:rsidRPr="00696C99" w:rsidRDefault="00696C99">
            <w:pPr>
              <w:spacing w:after="0" w:afterAutospacing="0"/>
              <w:rPr>
                <w:ins w:id="2375" w:author="Pham Minh Tu" w:date="2019-12-27T13:02:00Z"/>
                <w:color w:val="FF0000"/>
                <w:sz w:val="14"/>
              </w:rPr>
              <w:pPrChange w:id="2376" w:author="Pham Minh Tu" w:date="2019-12-27T13:03:00Z">
                <w:pPr>
                  <w:spacing w:after="0"/>
                </w:pPr>
              </w:pPrChange>
            </w:pPr>
            <w:ins w:id="2377" w:author="Pham Minh Tu" w:date="2019-12-27T13:02:00Z">
              <w:r>
                <w:rPr>
                  <w:color w:val="FF0000"/>
                  <w:sz w:val="14"/>
                </w:rPr>
                <w:t xml:space="preserve">           </w:t>
              </w:r>
              <w:r w:rsidRPr="00696C99">
                <w:rPr>
                  <w:color w:val="FF0000"/>
                  <w:sz w:val="14"/>
                </w:rPr>
                <w:t>&lt;DEFINITION-REF DEST="ECUC-INTEGER-PARAM-DEF"&gt;/</w:t>
              </w:r>
              <w:r w:rsidRPr="00696C99">
                <w:rPr>
                  <w:b/>
                  <w:sz w:val="14"/>
                  <w:rPrChange w:id="2378" w:author="Pham Minh Tu" w:date="2019-12-27T13:04:00Z">
                    <w:rPr>
                      <w:color w:val="FF0000"/>
                      <w:sz w:val="14"/>
                    </w:rPr>
                  </w:rPrChange>
                </w:rPr>
                <w:t>Renesas/EcucDefs_Lin/Lin/LinGlobalConfig/LinChannel/LinChannelBaudRate</w:t>
              </w:r>
              <w:r w:rsidRPr="00696C99">
                <w:rPr>
                  <w:color w:val="FF0000"/>
                  <w:sz w:val="14"/>
                </w:rPr>
                <w:t>&lt;/DEFINITION-REF&gt;</w:t>
              </w:r>
            </w:ins>
          </w:p>
          <w:p w:rsidR="00696C99" w:rsidRDefault="00696C99">
            <w:pPr>
              <w:spacing w:after="0" w:afterAutospacing="0"/>
              <w:rPr>
                <w:ins w:id="2379" w:author="Pham Minh Tu" w:date="2019-12-27T13:03:00Z"/>
                <w:color w:val="FF0000"/>
                <w:sz w:val="14"/>
              </w:rPr>
              <w:pPrChange w:id="2380" w:author="Pham Minh Tu" w:date="2019-12-27T13:03:00Z">
                <w:pPr>
                  <w:spacing w:after="0"/>
                </w:pPr>
              </w:pPrChange>
            </w:pPr>
            <w:ins w:id="2381" w:author="Pham Minh Tu" w:date="2019-12-27T13:02:00Z">
              <w:r>
                <w:rPr>
                  <w:color w:val="FF0000"/>
                  <w:sz w:val="14"/>
                </w:rPr>
                <w:t xml:space="preserve">           &lt;VALUE&gt;</w:t>
              </w:r>
              <w:r w:rsidRPr="00696C99">
                <w:rPr>
                  <w:b/>
                  <w:sz w:val="14"/>
                  <w:rPrChange w:id="2382" w:author="Pham Minh Tu" w:date="2019-12-27T13:04:00Z">
                    <w:rPr>
                      <w:color w:val="FF0000"/>
                      <w:sz w:val="14"/>
                    </w:rPr>
                  </w:rPrChange>
                </w:rPr>
                <w:t>9600</w:t>
              </w:r>
              <w:r>
                <w:rPr>
                  <w:color w:val="FF0000"/>
                  <w:sz w:val="14"/>
                </w:rPr>
                <w:t>&lt;/VALUE&gt;</w:t>
              </w:r>
            </w:ins>
          </w:p>
          <w:p w:rsidR="00696C99" w:rsidRPr="00696C99" w:rsidRDefault="00696C99">
            <w:pPr>
              <w:spacing w:after="0" w:afterAutospacing="0"/>
              <w:rPr>
                <w:ins w:id="2383" w:author="Pham Minh Tu" w:date="2019-12-27T13:02:00Z"/>
                <w:color w:val="FF0000"/>
                <w:sz w:val="14"/>
              </w:rPr>
              <w:pPrChange w:id="2384" w:author="Pham Minh Tu" w:date="2019-12-27T13:03:00Z">
                <w:pPr>
                  <w:spacing w:after="0"/>
                </w:pPr>
              </w:pPrChange>
            </w:pPr>
            <w:ins w:id="2385" w:author="Pham Minh Tu" w:date="2019-12-27T13:02:00Z">
              <w:r w:rsidRPr="00696C99">
                <w:rPr>
                  <w:color w:val="FF0000"/>
                  <w:sz w:val="14"/>
                </w:rPr>
                <w:t>&lt;/ECUC-NUMERICAL-PARAM-VALUE&gt;</w:t>
              </w:r>
            </w:ins>
          </w:p>
        </w:tc>
      </w:tr>
    </w:tbl>
    <w:p w:rsidR="00A61BD7" w:rsidRDefault="00A61BD7">
      <w:pPr>
        <w:rPr>
          <w:ins w:id="2386" w:author="Pham Minh Tu" w:date="2019-12-27T14:04:00Z"/>
        </w:rPr>
        <w:pPrChange w:id="2387" w:author="Pham Minh Tu" w:date="2019-12-27T09:42:00Z">
          <w:pPr>
            <w:pStyle w:val="Heading2"/>
          </w:pPr>
        </w:pPrChange>
      </w:pPr>
    </w:p>
    <w:p w:rsidR="008241FD" w:rsidRDefault="008241FD">
      <w:pPr>
        <w:rPr>
          <w:ins w:id="2388" w:author="Pham Minh Tu" w:date="2019-12-27T14:05:00Z"/>
        </w:rPr>
        <w:pPrChange w:id="2389" w:author="Pham Minh Tu" w:date="2019-12-27T09:42:00Z">
          <w:pPr>
            <w:pStyle w:val="Heading2"/>
          </w:pPr>
        </w:pPrChange>
      </w:pPr>
      <w:ins w:id="2390" w:author="Pham Minh Tu" w:date="2019-12-27T14:05:00Z">
        <w:r>
          <w:rPr>
            <w:noProof/>
            <w:lang w:eastAsia="en-US"/>
          </w:rPr>
          <w:drawing>
            <wp:inline distT="0" distB="0" distL="0" distR="0" wp14:anchorId="5C4DEFB4" wp14:editId="34F1BD02">
              <wp:extent cx="1860550" cy="270763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1176" cy="2708541"/>
                      </a:xfrm>
                      <a:prstGeom prst="rect">
                        <a:avLst/>
                      </a:prstGeom>
                      <a:noFill/>
                      <a:ln>
                        <a:noFill/>
                      </a:ln>
                    </pic:spPr>
                  </pic:pic>
                </a:graphicData>
              </a:graphic>
            </wp:inline>
          </w:drawing>
        </w:r>
      </w:ins>
    </w:p>
    <w:p w:rsidR="008241FD" w:rsidRDefault="008241FD">
      <w:pPr>
        <w:rPr>
          <w:ins w:id="2391" w:author="Pham Minh Tu" w:date="2019-12-27T12:34:00Z"/>
        </w:rPr>
        <w:pPrChange w:id="2392" w:author="Pham Minh Tu" w:date="2019-12-27T09:42:00Z">
          <w:pPr>
            <w:pStyle w:val="Heading2"/>
          </w:pPr>
        </w:pPrChange>
      </w:pPr>
      <w:ins w:id="2393" w:author="Pham Minh Tu" w:date="2019-12-27T14:04:00Z">
        <w:r>
          <w:t xml:space="preserve">The RuntimeConfiguration class contains </w:t>
        </w:r>
      </w:ins>
      <w:ins w:id="2394" w:author="Pham Minh Tu" w:date="2019-12-27T14:05:00Z">
        <w:r>
          <w:t>valid command line options</w:t>
        </w:r>
      </w:ins>
      <w:ins w:id="2395" w:author="Pham Minh Tu" w:date="2019-12-27T14:04:00Z">
        <w:r>
          <w:t xml:space="preserve"> such as </w:t>
        </w:r>
      </w:ins>
      <w:ins w:id="2396" w:author="Pham Minh Tu" w:date="2019-12-27T14:05:00Z">
        <w:r>
          <w:t xml:space="preserve">-h, </w:t>
        </w:r>
      </w:ins>
      <w:ins w:id="2397" w:author="Pham Minh Tu" w:date="2019-12-27T14:06:00Z">
        <w:r>
          <w:t>-o, -m, -l,.. and file paths like translation file path, cdf file path.</w:t>
        </w:r>
      </w:ins>
    </w:p>
    <w:p w:rsidR="008241FD" w:rsidRPr="00DD02BA" w:rsidRDefault="008241FD">
      <w:pPr>
        <w:rPr>
          <w:ins w:id="2398" w:author="Pham Minh Tu" w:date="2019-12-27T09:41:00Z"/>
        </w:rPr>
        <w:pPrChange w:id="2399" w:author="Pham Minh Tu" w:date="2019-12-27T09:42:00Z">
          <w:pPr>
            <w:pStyle w:val="Heading2"/>
          </w:pPr>
        </w:pPrChange>
      </w:pPr>
    </w:p>
    <w:p w:rsidR="004025D7" w:rsidRDefault="004025D7">
      <w:pPr>
        <w:pStyle w:val="Heading3"/>
        <w:pPrChange w:id="2400" w:author="Pham Minh Tu" w:date="2019-12-27T09:42:00Z">
          <w:pPr>
            <w:pStyle w:val="Heading2"/>
          </w:pPr>
        </w:pPrChange>
      </w:pPr>
      <w:bookmarkStart w:id="2401" w:name="_Toc29219002"/>
      <w:r>
        <w:t>Renesas::Generator::MCALConfGen::Data::BasicConfiguration::BasicConfiguration</w:t>
      </w:r>
      <w:bookmarkEnd w:id="240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BasicConfiguration.cs</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Description</w:t>
            </w:r>
          </w:p>
        </w:tc>
        <w:tc>
          <w:tcPr>
            <w:tcW w:w="5816" w:type="dxa"/>
            <w:shd w:val="clear" w:color="auto" w:fill="auto"/>
          </w:tcPr>
          <w:p w:rsidR="004025D7" w:rsidRDefault="00851B78" w:rsidP="00CD1F8E">
            <w:r w:rsidRPr="00851B78">
              <w:t>This class implements IBasicConfiguration interface to store basic information of Gentool.</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Instance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2D705C" w:rsidP="00CD1F8E">
            <w:pPr>
              <w:spacing w:afterAutospacing="1"/>
            </w:pPr>
            <w:r w:rsidRPr="002D705C">
              <w:t>BasicConfiguration instance used by ObjectFactory to get a new BasicConfiguration object</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ModuleName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MCAL module name such as Adc, Can, Dio, Lin,...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MicroFamilyName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micro family name such as E2x, U2x, D1x,...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AutoSARVersion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AutoSAR version such as 4.2.2, 4.0.3,...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DeviceNames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device names information such as R7F701421, R7F701402,...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ExeDirectory</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executable directory such as D:\, 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ModuleId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module id as 80(Can)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OutputFolder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output folder path such as D:\output\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ExecutionName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execution name as MCALConfGen.exe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ModuleRequired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modules required such as Dem, Os, Mcu,...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ProjectTitle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project title information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BasicConfiguration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Basic configuration constructor without parameters </w:t>
            </w:r>
          </w:p>
        </w:tc>
      </w:tr>
    </w:tbl>
    <w:p w:rsidR="004025D7" w:rsidRDefault="004025D7">
      <w:pPr>
        <w:pStyle w:val="Heading4"/>
        <w:pPrChange w:id="2402" w:author="Pham Minh Tu" w:date="2019-12-27T09:54:00Z">
          <w:pPr>
            <w:pStyle w:val="Heading3"/>
          </w:pPr>
        </w:pPrChange>
      </w:pPr>
      <w:r>
        <w:t>Fields</w:t>
      </w:r>
    </w:p>
    <w:p w:rsidR="004025D7" w:rsidRDefault="004025D7">
      <w:pPr>
        <w:pStyle w:val="Heading5"/>
        <w:pPrChange w:id="2403" w:author="Pham Minh Tu" w:date="2019-12-27T09:54:00Z">
          <w:pPr>
            <w:pStyle w:val="Heading4"/>
          </w:pPr>
        </w:pPrChange>
      </w:pPr>
      <w:r>
        <w:t>Instance</w:t>
      </w:r>
    </w:p>
    <w:p w:rsidR="004025D7" w:rsidRDefault="004025D7" w:rsidP="004025D7">
      <w:pPr>
        <w:pStyle w:val="DesignID"/>
      </w:pPr>
      <w:r>
        <w:t>GENERIC_GDD_CLS_034_001: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Instance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BasicConfiguration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2D705C" w:rsidP="00CD1F8E">
            <w:r w:rsidRPr="002D705C">
              <w:t>BasicConfiguration instance used by ObjectFactory to get a new BasicConfiguration object</w:t>
            </w:r>
          </w:p>
        </w:tc>
      </w:tr>
    </w:tbl>
    <w:p w:rsidR="004025D7" w:rsidRDefault="004025D7" w:rsidP="004025D7"/>
    <w:p w:rsidR="004025D7" w:rsidRDefault="004025D7">
      <w:pPr>
        <w:pStyle w:val="Heading5"/>
        <w:pPrChange w:id="2404" w:author="Pham Minh Tu" w:date="2019-12-27T09:54:00Z">
          <w:pPr>
            <w:pStyle w:val="Heading4"/>
          </w:pPr>
        </w:pPrChange>
      </w:pPr>
      <w:r>
        <w:lastRenderedPageBreak/>
        <w:t>ModuleName</w:t>
      </w:r>
    </w:p>
    <w:p w:rsidR="004025D7" w:rsidRDefault="004025D7" w:rsidP="004025D7">
      <w:pPr>
        <w:pStyle w:val="DesignID"/>
      </w:pPr>
      <w:r>
        <w:t>GENERIC_GDD_CLS_034_002: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MCAL module name such as Adc, Can, Dio, Lin,... </w:t>
            </w:r>
          </w:p>
        </w:tc>
      </w:tr>
    </w:tbl>
    <w:p w:rsidR="004025D7" w:rsidRDefault="004025D7" w:rsidP="004025D7"/>
    <w:p w:rsidR="004025D7" w:rsidRDefault="004025D7">
      <w:pPr>
        <w:pStyle w:val="Heading5"/>
        <w:pPrChange w:id="2405" w:author="Pham Minh Tu" w:date="2019-12-27T09:54:00Z">
          <w:pPr>
            <w:pStyle w:val="Heading4"/>
          </w:pPr>
        </w:pPrChange>
      </w:pPr>
      <w:r>
        <w:t>MicroFamilyName</w:t>
      </w:r>
    </w:p>
    <w:p w:rsidR="004025D7" w:rsidRDefault="004025D7" w:rsidP="004025D7">
      <w:pPr>
        <w:pStyle w:val="DesignID"/>
      </w:pPr>
      <w:r>
        <w:t>GENERIC_GDD_CLS_034_003: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MicroFamilyName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micro family name such as E2x, U2x, D1x,... </w:t>
            </w:r>
          </w:p>
        </w:tc>
      </w:tr>
    </w:tbl>
    <w:p w:rsidR="004025D7" w:rsidRDefault="004025D7" w:rsidP="004025D7"/>
    <w:p w:rsidR="004025D7" w:rsidRDefault="004025D7">
      <w:pPr>
        <w:pStyle w:val="Heading5"/>
        <w:pPrChange w:id="2406" w:author="Pham Minh Tu" w:date="2019-12-27T09:54:00Z">
          <w:pPr>
            <w:pStyle w:val="Heading4"/>
          </w:pPr>
        </w:pPrChange>
      </w:pPr>
      <w:r>
        <w:t>AutoSARVersion</w:t>
      </w:r>
    </w:p>
    <w:p w:rsidR="004025D7" w:rsidRDefault="004025D7" w:rsidP="004025D7">
      <w:pPr>
        <w:pStyle w:val="DesignID"/>
      </w:pPr>
      <w:r>
        <w:t>GENERIC_GDD_CLS_034_004: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AutoSARVersion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AutoSAR version such as 4.2.2, 4.0.3,... </w:t>
            </w:r>
          </w:p>
        </w:tc>
      </w:tr>
    </w:tbl>
    <w:p w:rsidR="004025D7" w:rsidRDefault="004025D7" w:rsidP="004025D7"/>
    <w:p w:rsidR="004025D7" w:rsidRDefault="004025D7">
      <w:pPr>
        <w:pStyle w:val="Heading5"/>
        <w:pPrChange w:id="2407" w:author="Pham Minh Tu" w:date="2019-12-27T09:54:00Z">
          <w:pPr>
            <w:pStyle w:val="Heading4"/>
          </w:pPr>
        </w:pPrChange>
      </w:pPr>
      <w:r>
        <w:t>DeviceNames</w:t>
      </w:r>
    </w:p>
    <w:p w:rsidR="004025D7" w:rsidRDefault="004025D7" w:rsidP="004025D7">
      <w:pPr>
        <w:pStyle w:val="DesignID"/>
      </w:pPr>
      <w:r>
        <w:t>GENERIC_GDD_CLS_034_005: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DeviceNames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List&lt; string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device names information such as R7F701421, R7F701402,... </w:t>
            </w:r>
          </w:p>
        </w:tc>
      </w:tr>
    </w:tbl>
    <w:p w:rsidR="004025D7" w:rsidRDefault="004025D7" w:rsidP="004025D7"/>
    <w:p w:rsidR="004025D7" w:rsidRDefault="004025D7">
      <w:pPr>
        <w:pStyle w:val="Heading5"/>
        <w:pPrChange w:id="2408" w:author="Pham Minh Tu" w:date="2019-12-27T09:54:00Z">
          <w:pPr>
            <w:pStyle w:val="Heading4"/>
          </w:pPr>
        </w:pPrChange>
      </w:pPr>
      <w:r>
        <w:t>ExeDirectory</w:t>
      </w:r>
    </w:p>
    <w:p w:rsidR="004025D7" w:rsidRDefault="004025D7" w:rsidP="004025D7">
      <w:pPr>
        <w:pStyle w:val="DesignID"/>
      </w:pPr>
      <w:r>
        <w:t>GENERIC_GDD_CLS_034_006: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ExeDirectory</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executable directory such as D:\, E:\,... </w:t>
            </w:r>
          </w:p>
        </w:tc>
      </w:tr>
    </w:tbl>
    <w:p w:rsidR="004025D7" w:rsidRDefault="004025D7" w:rsidP="004025D7"/>
    <w:p w:rsidR="004025D7" w:rsidRDefault="004025D7">
      <w:pPr>
        <w:pStyle w:val="Heading5"/>
        <w:pPrChange w:id="2409" w:author="Pham Minh Tu" w:date="2019-12-27T09:54:00Z">
          <w:pPr>
            <w:pStyle w:val="Heading4"/>
          </w:pPr>
        </w:pPrChange>
      </w:pPr>
      <w:r>
        <w:t>ModuleId</w:t>
      </w:r>
    </w:p>
    <w:p w:rsidR="004025D7" w:rsidRDefault="004025D7" w:rsidP="004025D7">
      <w:pPr>
        <w:pStyle w:val="DesignID"/>
      </w:pPr>
      <w:r>
        <w:t>GENERIC_GDD_CLS_034_007: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module id as 80(Can) </w:t>
            </w:r>
          </w:p>
        </w:tc>
      </w:tr>
    </w:tbl>
    <w:p w:rsidR="004025D7" w:rsidRDefault="004025D7" w:rsidP="004025D7"/>
    <w:p w:rsidR="004025D7" w:rsidRDefault="004025D7">
      <w:pPr>
        <w:pStyle w:val="Heading5"/>
        <w:pPrChange w:id="2410" w:author="Pham Minh Tu" w:date="2019-12-27T09:54:00Z">
          <w:pPr>
            <w:pStyle w:val="Heading4"/>
          </w:pPr>
        </w:pPrChange>
      </w:pPr>
      <w:r>
        <w:t>OutputFolder</w:t>
      </w:r>
    </w:p>
    <w:p w:rsidR="004025D7" w:rsidRDefault="004025D7" w:rsidP="004025D7">
      <w:pPr>
        <w:pStyle w:val="DesignID"/>
      </w:pPr>
      <w:r>
        <w:t>GENERIC_GDD_CLS_034_008: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OutputFolder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output folder path such as D:\output\ </w:t>
            </w:r>
          </w:p>
        </w:tc>
      </w:tr>
    </w:tbl>
    <w:p w:rsidR="004025D7" w:rsidRDefault="004025D7" w:rsidP="004025D7"/>
    <w:p w:rsidR="004025D7" w:rsidRDefault="004025D7">
      <w:pPr>
        <w:pStyle w:val="Heading5"/>
        <w:pPrChange w:id="2411" w:author="Pham Minh Tu" w:date="2019-12-27T09:54:00Z">
          <w:pPr>
            <w:pStyle w:val="Heading4"/>
          </w:pPr>
        </w:pPrChange>
      </w:pPr>
      <w:r>
        <w:t>ExecutionName</w:t>
      </w:r>
    </w:p>
    <w:p w:rsidR="004025D7" w:rsidRDefault="004025D7" w:rsidP="004025D7">
      <w:pPr>
        <w:pStyle w:val="DesignID"/>
      </w:pPr>
      <w:r>
        <w:t>GENERIC_GDD_CLS_034_009: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ExecutionName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execution name as MCALConfGen.exe </w:t>
            </w:r>
          </w:p>
        </w:tc>
      </w:tr>
    </w:tbl>
    <w:p w:rsidR="004025D7" w:rsidRDefault="004025D7" w:rsidP="004025D7"/>
    <w:p w:rsidR="004025D7" w:rsidRDefault="004025D7">
      <w:pPr>
        <w:pStyle w:val="Heading5"/>
        <w:pPrChange w:id="2412" w:author="Pham Minh Tu" w:date="2019-12-27T09:54:00Z">
          <w:pPr>
            <w:pStyle w:val="Heading4"/>
          </w:pPr>
        </w:pPrChange>
      </w:pPr>
      <w:r>
        <w:t>ModuleRequired</w:t>
      </w:r>
    </w:p>
    <w:p w:rsidR="004025D7" w:rsidRDefault="004025D7" w:rsidP="004025D7">
      <w:pPr>
        <w:pStyle w:val="DesignID"/>
      </w:pPr>
      <w:r>
        <w:t>GENERIC_GDD_CLS_034_010: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ModuleRequired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List&lt; string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modules required such as Dem, Os, Mcu,... </w:t>
            </w:r>
          </w:p>
        </w:tc>
      </w:tr>
    </w:tbl>
    <w:p w:rsidR="004025D7" w:rsidRDefault="004025D7" w:rsidP="004025D7"/>
    <w:p w:rsidR="004025D7" w:rsidRDefault="004025D7">
      <w:pPr>
        <w:pStyle w:val="Heading5"/>
        <w:pPrChange w:id="2413" w:author="Pham Minh Tu" w:date="2019-12-27T09:54:00Z">
          <w:pPr>
            <w:pStyle w:val="Heading4"/>
          </w:pPr>
        </w:pPrChange>
      </w:pPr>
      <w:r>
        <w:lastRenderedPageBreak/>
        <w:t>ProjectTitle</w:t>
      </w:r>
    </w:p>
    <w:p w:rsidR="004025D7" w:rsidRDefault="004025D7" w:rsidP="004025D7">
      <w:pPr>
        <w:pStyle w:val="DesignID"/>
      </w:pPr>
      <w:r>
        <w:t>GENERIC_GDD_CLS_034_011: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ProjectTitle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project title information </w:t>
            </w:r>
          </w:p>
        </w:tc>
      </w:tr>
    </w:tbl>
    <w:p w:rsidR="004025D7" w:rsidRDefault="004025D7" w:rsidP="004025D7"/>
    <w:p w:rsidR="004025D7" w:rsidRDefault="004025D7">
      <w:pPr>
        <w:pStyle w:val="Heading4"/>
        <w:pPrChange w:id="2414" w:author="Pham Minh Tu" w:date="2019-12-27T09:54:00Z">
          <w:pPr>
            <w:pStyle w:val="Heading3"/>
          </w:pPr>
        </w:pPrChange>
      </w:pPr>
      <w:r>
        <w:t>Methods</w:t>
      </w:r>
    </w:p>
    <w:p w:rsidR="004025D7" w:rsidRDefault="004025D7">
      <w:pPr>
        <w:pStyle w:val="Heading5"/>
        <w:pPrChange w:id="2415" w:author="Pham Minh Tu" w:date="2019-12-27T09:54:00Z">
          <w:pPr>
            <w:pStyle w:val="Heading4"/>
          </w:pPr>
        </w:pPrChange>
      </w:pPr>
      <w:r>
        <w:t>BasicConfiguration</w:t>
      </w:r>
    </w:p>
    <w:p w:rsidR="004025D7" w:rsidRDefault="004025D7" w:rsidP="004025D7">
      <w:pPr>
        <w:pStyle w:val="DesignID"/>
      </w:pPr>
      <w:r>
        <w:t>GENERIC_GDD_CLS_034_012: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BasicConfiguration</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t>Basic configuration constructor without parameters</w:t>
            </w:r>
          </w:p>
          <w:p w:rsidR="004025D7" w:rsidRDefault="004025D7" w:rsidP="00CD1F8E">
            <w:pPr>
              <w:pStyle w:val="SourceCode"/>
            </w:pPr>
            <w:r>
              <w:t>Algorithm:</w:t>
            </w:r>
            <w:r>
              <w:br/>
              <w:t>Init values such as Module Id, AutoSARVersion, DeviceNames, ExeDirectory</w:t>
            </w:r>
          </w:p>
        </w:tc>
      </w:tr>
    </w:tbl>
    <w:p w:rsidR="004025D7" w:rsidRDefault="004025D7" w:rsidP="004025D7">
      <w:pPr>
        <w:pStyle w:val="RefReq"/>
      </w:pPr>
      <w:r>
        <w:t>{Ref: N/A}</w:t>
      </w:r>
    </w:p>
    <w:p w:rsidR="004025D7" w:rsidRDefault="004025D7" w:rsidP="004025D7"/>
    <w:p w:rsidR="004025D7" w:rsidRDefault="004025D7">
      <w:pPr>
        <w:pStyle w:val="Heading3"/>
        <w:pPrChange w:id="2416" w:author="Pham Minh Tu" w:date="2019-12-27T10:47:00Z">
          <w:pPr>
            <w:pStyle w:val="Heading2"/>
          </w:pPr>
        </w:pPrChange>
      </w:pPr>
      <w:bookmarkStart w:id="2417" w:name="_Toc29219003"/>
      <w:r>
        <w:t>Renesas::Generator::MCALConfGen::Data::CDFData::BaseRegisterProcessing</w:t>
      </w:r>
      <w:bookmarkEnd w:id="241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BaseRegisterProcessing.cs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851B78">
            <w:r>
              <w:t>This BaseRegisterProcessing class implements IRegisterProcessing interface to parses and stores information of translation and device header files.</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Instance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851B78" w:rsidP="00CD1F8E">
            <w:pPr>
              <w:spacing w:afterAutospacing="1"/>
            </w:pPr>
            <w:r w:rsidRPr="00851B78">
              <w:t>BaseRegisterProcessing instance used by ObjectFactory to get a new BaseRegisterProcessing object</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macroLabelValue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definition macro include (macro - value) such </w:t>
            </w:r>
            <w:r>
              <w:lastRenderedPageBreak/>
              <w:t xml:space="preserve">as (RENESAS_CSIG0TIR - INTC1ICCSIG0IR)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(3)</w:t>
            </w:r>
          </w:p>
        </w:tc>
        <w:tc>
          <w:tcPr>
            <w:tcW w:w="3739" w:type="dxa"/>
            <w:shd w:val="clear" w:color="auto" w:fill="auto"/>
            <w:vAlign w:val="center"/>
          </w:tcPr>
          <w:p w:rsidR="004025D7" w:rsidRDefault="004025D7" w:rsidP="00CD1F8E">
            <w:pPr>
              <w:spacing w:afterAutospacing="1"/>
            </w:pPr>
            <w:r>
              <w:t>macroAddressValue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macro value include (macro value - address) such as (INTC1ICCSIG0IR - 0xfffeea38UL)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userInterface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user interface used to report error/message/info to user </w:t>
            </w:r>
          </w:p>
        </w:tc>
      </w:tr>
      <w:tr w:rsidR="00561875" w:rsidTr="00CD1F8E">
        <w:trPr>
          <w:jc w:val="center"/>
        </w:trPr>
        <w:tc>
          <w:tcPr>
            <w:tcW w:w="582" w:type="dxa"/>
            <w:shd w:val="clear" w:color="auto" w:fill="auto"/>
            <w:vAlign w:val="center"/>
          </w:tcPr>
          <w:p w:rsidR="00561875" w:rsidRDefault="00561875" w:rsidP="00CD1F8E">
            <w:pPr>
              <w:spacing w:afterAutospacing="1"/>
              <w:jc w:val="center"/>
            </w:pPr>
            <w:r>
              <w:t>(5)</w:t>
            </w:r>
          </w:p>
        </w:tc>
        <w:tc>
          <w:tcPr>
            <w:tcW w:w="3739" w:type="dxa"/>
            <w:shd w:val="clear" w:color="auto" w:fill="auto"/>
            <w:vAlign w:val="center"/>
          </w:tcPr>
          <w:p w:rsidR="00561875" w:rsidRDefault="0018500B" w:rsidP="00CD1F8E">
            <w:pPr>
              <w:spacing w:afterAutospacing="1"/>
            </w:pPr>
            <w:r w:rsidRPr="0018500B">
              <w:t>translationHeaderFilePath</w:t>
            </w:r>
          </w:p>
        </w:tc>
        <w:tc>
          <w:tcPr>
            <w:tcW w:w="1080" w:type="dxa"/>
            <w:shd w:val="clear" w:color="auto" w:fill="auto"/>
            <w:vAlign w:val="center"/>
          </w:tcPr>
          <w:p w:rsidR="00561875" w:rsidRDefault="00561875" w:rsidP="00CD1F8E">
            <w:pPr>
              <w:spacing w:afterAutospacing="1"/>
            </w:pPr>
            <w:r>
              <w:t>Private</w:t>
            </w:r>
          </w:p>
        </w:tc>
        <w:tc>
          <w:tcPr>
            <w:tcW w:w="2908" w:type="dxa"/>
            <w:shd w:val="clear" w:color="auto" w:fill="auto"/>
            <w:vAlign w:val="center"/>
          </w:tcPr>
          <w:p w:rsidR="00561875" w:rsidRDefault="00561875" w:rsidP="00CD1F8E">
            <w:pPr>
              <w:spacing w:afterAutospacing="1"/>
            </w:pPr>
            <w:r w:rsidRPr="00561875">
              <w:t>Contain path of translation file that contain macro definition.</w:t>
            </w:r>
          </w:p>
        </w:tc>
      </w:tr>
      <w:tr w:rsidR="00561875" w:rsidTr="00CD1F8E">
        <w:trPr>
          <w:jc w:val="center"/>
        </w:trPr>
        <w:tc>
          <w:tcPr>
            <w:tcW w:w="582" w:type="dxa"/>
            <w:shd w:val="clear" w:color="auto" w:fill="auto"/>
            <w:vAlign w:val="center"/>
          </w:tcPr>
          <w:p w:rsidR="00561875" w:rsidRDefault="00561875" w:rsidP="00CD1F8E">
            <w:pPr>
              <w:spacing w:afterAutospacing="1"/>
              <w:jc w:val="center"/>
            </w:pPr>
            <w:r>
              <w:t>(6)</w:t>
            </w:r>
          </w:p>
        </w:tc>
        <w:tc>
          <w:tcPr>
            <w:tcW w:w="3739" w:type="dxa"/>
            <w:shd w:val="clear" w:color="auto" w:fill="auto"/>
            <w:vAlign w:val="center"/>
          </w:tcPr>
          <w:p w:rsidR="00561875" w:rsidRDefault="0018500B" w:rsidP="00CD1F8E">
            <w:pPr>
              <w:spacing w:afterAutospacing="1"/>
            </w:pPr>
            <w:r w:rsidRPr="0018500B">
              <w:t>deviceHeaderFilePath</w:t>
            </w:r>
          </w:p>
        </w:tc>
        <w:tc>
          <w:tcPr>
            <w:tcW w:w="1080" w:type="dxa"/>
            <w:shd w:val="clear" w:color="auto" w:fill="auto"/>
            <w:vAlign w:val="center"/>
          </w:tcPr>
          <w:p w:rsidR="00561875" w:rsidRDefault="00561875" w:rsidP="00CD1F8E">
            <w:pPr>
              <w:spacing w:afterAutospacing="1"/>
            </w:pPr>
            <w:r>
              <w:t>Private</w:t>
            </w:r>
          </w:p>
        </w:tc>
        <w:tc>
          <w:tcPr>
            <w:tcW w:w="2908" w:type="dxa"/>
            <w:shd w:val="clear" w:color="auto" w:fill="auto"/>
            <w:vAlign w:val="center"/>
          </w:tcPr>
          <w:p w:rsidR="00561875" w:rsidRDefault="00561875" w:rsidP="00CD1F8E">
            <w:pPr>
              <w:spacing w:afterAutospacing="1"/>
            </w:pPr>
            <w:r w:rsidRPr="00561875">
              <w:t>Contain path of device file that contain address values.</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GetMacroAddressValue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macro address value based on definition macro value.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GetMacroLabelValue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macro label value based on definition macro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IsRegisterExist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Check whether definition macro does exist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SaveMacroAddressValue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Parsing device file and saving macro address value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SaveMacroLabelValue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Parsing translation file and save macro label value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BaseRegisterProcessing</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Base register processing constructor without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BaseRegisterProcessing</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Base register processing constructor with argument </w:t>
            </w:r>
          </w:p>
        </w:tc>
      </w:tr>
    </w:tbl>
    <w:p w:rsidR="004025D7" w:rsidRDefault="004025D7">
      <w:pPr>
        <w:pStyle w:val="Heading4"/>
        <w:pPrChange w:id="2418" w:author="Pham Minh Tu" w:date="2019-12-27T10:47:00Z">
          <w:pPr>
            <w:pStyle w:val="Heading3"/>
          </w:pPr>
        </w:pPrChange>
      </w:pPr>
      <w:r>
        <w:t>Fields</w:t>
      </w:r>
    </w:p>
    <w:p w:rsidR="004025D7" w:rsidRDefault="004025D7">
      <w:pPr>
        <w:pStyle w:val="Heading5"/>
        <w:pPrChange w:id="2419" w:author="Pham Minh Tu" w:date="2019-12-27T10:47:00Z">
          <w:pPr>
            <w:pStyle w:val="Heading4"/>
          </w:pPr>
        </w:pPrChange>
      </w:pPr>
      <w:r>
        <w:t>Instance</w:t>
      </w:r>
    </w:p>
    <w:p w:rsidR="004025D7" w:rsidRDefault="004025D7" w:rsidP="004025D7">
      <w:pPr>
        <w:pStyle w:val="DesignID"/>
      </w:pPr>
      <w:r>
        <w:t>GENERIC_GDD_CLS_035_001: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Instance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BaseRegisterProcessing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CD1F8E">
            <w:r w:rsidRPr="00851B78">
              <w:t>BaseRegisterProcessing instance used by ObjectFactory to get a new BaseRegisterProcessing object</w:t>
            </w:r>
          </w:p>
        </w:tc>
      </w:tr>
    </w:tbl>
    <w:p w:rsidR="004025D7" w:rsidRDefault="004025D7" w:rsidP="004025D7"/>
    <w:p w:rsidR="004025D7" w:rsidRDefault="004025D7">
      <w:pPr>
        <w:pStyle w:val="Heading5"/>
        <w:pPrChange w:id="2420" w:author="Pham Minh Tu" w:date="2019-12-27T10:47:00Z">
          <w:pPr>
            <w:pStyle w:val="Heading4"/>
          </w:pPr>
        </w:pPrChange>
      </w:pPr>
      <w:r>
        <w:t>macroLabelValue</w:t>
      </w:r>
    </w:p>
    <w:p w:rsidR="004025D7" w:rsidRDefault="004025D7" w:rsidP="004025D7">
      <w:pPr>
        <w:pStyle w:val="DesignID"/>
      </w:pPr>
      <w:r>
        <w:t>GENERIC_GDD_CLS_035_002: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macroLabelValue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IDictionary&lt; string, string &gt;</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definition macro include (macro - value) such as (RENESAS_CSIG0TIR - INTC1ICCSIG0IR) </w:t>
            </w:r>
          </w:p>
        </w:tc>
      </w:tr>
    </w:tbl>
    <w:p w:rsidR="004025D7" w:rsidRDefault="004025D7" w:rsidP="004025D7"/>
    <w:p w:rsidR="004025D7" w:rsidRDefault="004025D7">
      <w:pPr>
        <w:pStyle w:val="Heading5"/>
        <w:pPrChange w:id="2421" w:author="Pham Minh Tu" w:date="2019-12-27T10:47:00Z">
          <w:pPr>
            <w:pStyle w:val="Heading4"/>
          </w:pPr>
        </w:pPrChange>
      </w:pPr>
      <w:r>
        <w:t>macroAddressValue</w:t>
      </w:r>
    </w:p>
    <w:p w:rsidR="004025D7" w:rsidRDefault="004025D7" w:rsidP="004025D7">
      <w:pPr>
        <w:pStyle w:val="DesignID"/>
      </w:pPr>
      <w:r>
        <w:t>GENERIC_GDD_CLS_035_003: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macroAddressValue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IDictionary&lt; string, string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macro value include (macro value - address) such as (INTC1ICCSIG0IR - 0xfffeea38UL) </w:t>
            </w:r>
          </w:p>
        </w:tc>
      </w:tr>
    </w:tbl>
    <w:p w:rsidR="004025D7" w:rsidRDefault="004025D7" w:rsidP="004025D7"/>
    <w:p w:rsidR="004025D7" w:rsidRDefault="004025D7">
      <w:pPr>
        <w:pStyle w:val="Heading5"/>
        <w:pPrChange w:id="2422" w:author="Pham Minh Tu" w:date="2019-12-27T10:47:00Z">
          <w:pPr>
            <w:pStyle w:val="Heading4"/>
          </w:pPr>
        </w:pPrChange>
      </w:pPr>
      <w:r>
        <w:t>userInterface</w:t>
      </w:r>
    </w:p>
    <w:p w:rsidR="004025D7" w:rsidRDefault="004025D7" w:rsidP="004025D7">
      <w:pPr>
        <w:pStyle w:val="DesignID"/>
      </w:pPr>
      <w:r>
        <w:t>GENERIC_GDD_CLS_035_004: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userInterface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IUserInterface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user interface used to report error/message/info to user </w:t>
            </w:r>
          </w:p>
        </w:tc>
      </w:tr>
    </w:tbl>
    <w:p w:rsidR="00561875" w:rsidRDefault="0018500B">
      <w:pPr>
        <w:pStyle w:val="Heading5"/>
        <w:pPrChange w:id="2423" w:author="Pham Minh Tu" w:date="2019-12-27T10:47:00Z">
          <w:pPr>
            <w:pStyle w:val="Heading4"/>
          </w:pPr>
        </w:pPrChange>
      </w:pPr>
      <w:r w:rsidRPr="0018500B">
        <w:t>translationHeaderFilePath</w:t>
      </w:r>
    </w:p>
    <w:p w:rsidR="00561875" w:rsidRDefault="00DC17C8" w:rsidP="00561875">
      <w:pPr>
        <w:pStyle w:val="DesignID"/>
      </w:pPr>
      <w:r>
        <w:t>GENERIC_GDD_CLS_035_012</w:t>
      </w:r>
      <w:r w:rsidR="00561875">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561875" w:rsidTr="00FD19C3">
        <w:tc>
          <w:tcPr>
            <w:tcW w:w="2492" w:type="dxa"/>
            <w:shd w:val="clear" w:color="auto" w:fill="D0CECE"/>
          </w:tcPr>
          <w:p w:rsidR="00561875" w:rsidRPr="00E2291F" w:rsidRDefault="00561875" w:rsidP="00FD19C3">
            <w:pPr>
              <w:rPr>
                <w:b/>
              </w:rPr>
            </w:pPr>
            <w:r w:rsidRPr="00E2291F">
              <w:rPr>
                <w:b/>
              </w:rPr>
              <w:t>Variable Name</w:t>
            </w:r>
          </w:p>
        </w:tc>
        <w:tc>
          <w:tcPr>
            <w:tcW w:w="5816" w:type="dxa"/>
            <w:shd w:val="clear" w:color="auto" w:fill="auto"/>
          </w:tcPr>
          <w:p w:rsidR="00561875" w:rsidRDefault="0018500B" w:rsidP="00FD19C3">
            <w:r w:rsidRPr="0018500B">
              <w:t>translationHeaderFilePath</w:t>
            </w:r>
          </w:p>
        </w:tc>
      </w:tr>
      <w:tr w:rsidR="00561875" w:rsidTr="00FD19C3">
        <w:tc>
          <w:tcPr>
            <w:tcW w:w="2492" w:type="dxa"/>
            <w:shd w:val="clear" w:color="auto" w:fill="D0CECE"/>
          </w:tcPr>
          <w:p w:rsidR="00561875" w:rsidRPr="00E2291F" w:rsidRDefault="00561875" w:rsidP="00FD19C3">
            <w:pPr>
              <w:rPr>
                <w:b/>
              </w:rPr>
            </w:pPr>
            <w:r w:rsidRPr="00E2291F">
              <w:rPr>
                <w:b/>
              </w:rPr>
              <w:t>Type</w:t>
            </w:r>
          </w:p>
        </w:tc>
        <w:tc>
          <w:tcPr>
            <w:tcW w:w="5816" w:type="dxa"/>
            <w:shd w:val="clear" w:color="auto" w:fill="auto"/>
          </w:tcPr>
          <w:p w:rsidR="00561875" w:rsidRDefault="00561875" w:rsidP="00FD19C3">
            <w:r>
              <w:t>String</w:t>
            </w:r>
          </w:p>
        </w:tc>
      </w:tr>
      <w:tr w:rsidR="00561875" w:rsidTr="00FD19C3">
        <w:tc>
          <w:tcPr>
            <w:tcW w:w="2492" w:type="dxa"/>
            <w:shd w:val="clear" w:color="auto" w:fill="D0CECE"/>
          </w:tcPr>
          <w:p w:rsidR="00561875" w:rsidRPr="00E2291F" w:rsidRDefault="00561875" w:rsidP="00FD19C3">
            <w:pPr>
              <w:rPr>
                <w:b/>
              </w:rPr>
            </w:pPr>
            <w:r w:rsidRPr="00E2291F">
              <w:rPr>
                <w:b/>
              </w:rPr>
              <w:t>Range</w:t>
            </w:r>
          </w:p>
        </w:tc>
        <w:tc>
          <w:tcPr>
            <w:tcW w:w="5816" w:type="dxa"/>
            <w:shd w:val="clear" w:color="auto" w:fill="auto"/>
          </w:tcPr>
          <w:p w:rsidR="00561875" w:rsidRDefault="00561875" w:rsidP="00FD19C3">
            <w:r>
              <w:t>None</w:t>
            </w:r>
          </w:p>
        </w:tc>
      </w:tr>
      <w:tr w:rsidR="00561875" w:rsidTr="00FD19C3">
        <w:tc>
          <w:tcPr>
            <w:tcW w:w="2492" w:type="dxa"/>
            <w:shd w:val="clear" w:color="auto" w:fill="D0CECE"/>
          </w:tcPr>
          <w:p w:rsidR="00561875" w:rsidRPr="00E2291F" w:rsidRDefault="00561875" w:rsidP="00FD19C3">
            <w:pPr>
              <w:rPr>
                <w:b/>
              </w:rPr>
            </w:pPr>
            <w:r w:rsidRPr="00E2291F">
              <w:rPr>
                <w:b/>
              </w:rPr>
              <w:t>Description</w:t>
            </w:r>
          </w:p>
        </w:tc>
        <w:tc>
          <w:tcPr>
            <w:tcW w:w="5816" w:type="dxa"/>
            <w:shd w:val="clear" w:color="auto" w:fill="auto"/>
          </w:tcPr>
          <w:p w:rsidR="00561875" w:rsidRDefault="00561875" w:rsidP="00FD19C3">
            <w:r w:rsidRPr="00561875">
              <w:t>Contain path of translation file that contain macro definition.</w:t>
            </w:r>
          </w:p>
        </w:tc>
      </w:tr>
    </w:tbl>
    <w:p w:rsidR="00561875" w:rsidRDefault="0018500B">
      <w:pPr>
        <w:pStyle w:val="Heading5"/>
        <w:pPrChange w:id="2424" w:author="Pham Minh Tu" w:date="2019-12-27T10:47:00Z">
          <w:pPr>
            <w:pStyle w:val="Heading4"/>
          </w:pPr>
        </w:pPrChange>
      </w:pPr>
      <w:r w:rsidRPr="0018500B">
        <w:t>deviceHeaderFilePath</w:t>
      </w:r>
    </w:p>
    <w:p w:rsidR="00561875" w:rsidRDefault="00DC17C8" w:rsidP="00561875">
      <w:pPr>
        <w:pStyle w:val="DesignID"/>
      </w:pPr>
      <w:r>
        <w:t>GENERIC_GDD_CLS_035_013</w:t>
      </w:r>
      <w:r w:rsidR="00561875">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561875" w:rsidTr="00FD19C3">
        <w:tc>
          <w:tcPr>
            <w:tcW w:w="2492" w:type="dxa"/>
            <w:shd w:val="clear" w:color="auto" w:fill="D0CECE"/>
          </w:tcPr>
          <w:p w:rsidR="00561875" w:rsidRPr="00E2291F" w:rsidRDefault="00561875" w:rsidP="00FD19C3">
            <w:pPr>
              <w:rPr>
                <w:b/>
              </w:rPr>
            </w:pPr>
            <w:r w:rsidRPr="00E2291F">
              <w:rPr>
                <w:b/>
              </w:rPr>
              <w:t>Variable Name</w:t>
            </w:r>
          </w:p>
        </w:tc>
        <w:tc>
          <w:tcPr>
            <w:tcW w:w="5816" w:type="dxa"/>
            <w:shd w:val="clear" w:color="auto" w:fill="auto"/>
          </w:tcPr>
          <w:p w:rsidR="00561875" w:rsidRDefault="0018500B" w:rsidP="00FD19C3">
            <w:r w:rsidRPr="0018500B">
              <w:t>deviceHeaderFilePath</w:t>
            </w:r>
          </w:p>
        </w:tc>
      </w:tr>
      <w:tr w:rsidR="00561875" w:rsidTr="00FD19C3">
        <w:tc>
          <w:tcPr>
            <w:tcW w:w="2492" w:type="dxa"/>
            <w:shd w:val="clear" w:color="auto" w:fill="D0CECE"/>
          </w:tcPr>
          <w:p w:rsidR="00561875" w:rsidRPr="00E2291F" w:rsidRDefault="00561875" w:rsidP="00FD19C3">
            <w:pPr>
              <w:rPr>
                <w:b/>
              </w:rPr>
            </w:pPr>
            <w:r w:rsidRPr="00E2291F">
              <w:rPr>
                <w:b/>
              </w:rPr>
              <w:t>Type</w:t>
            </w:r>
          </w:p>
        </w:tc>
        <w:tc>
          <w:tcPr>
            <w:tcW w:w="5816" w:type="dxa"/>
            <w:shd w:val="clear" w:color="auto" w:fill="auto"/>
          </w:tcPr>
          <w:p w:rsidR="00561875" w:rsidRDefault="00561875" w:rsidP="00FD19C3">
            <w:r>
              <w:t>String</w:t>
            </w:r>
          </w:p>
        </w:tc>
      </w:tr>
      <w:tr w:rsidR="00561875" w:rsidTr="00FD19C3">
        <w:tc>
          <w:tcPr>
            <w:tcW w:w="2492" w:type="dxa"/>
            <w:shd w:val="clear" w:color="auto" w:fill="D0CECE"/>
          </w:tcPr>
          <w:p w:rsidR="00561875" w:rsidRPr="00E2291F" w:rsidRDefault="00561875" w:rsidP="00FD19C3">
            <w:pPr>
              <w:rPr>
                <w:b/>
              </w:rPr>
            </w:pPr>
            <w:r w:rsidRPr="00E2291F">
              <w:rPr>
                <w:b/>
              </w:rPr>
              <w:t>Range</w:t>
            </w:r>
          </w:p>
        </w:tc>
        <w:tc>
          <w:tcPr>
            <w:tcW w:w="5816" w:type="dxa"/>
            <w:shd w:val="clear" w:color="auto" w:fill="auto"/>
          </w:tcPr>
          <w:p w:rsidR="00561875" w:rsidRDefault="00561875" w:rsidP="00FD19C3">
            <w:r>
              <w:t>None</w:t>
            </w:r>
          </w:p>
        </w:tc>
      </w:tr>
      <w:tr w:rsidR="00561875" w:rsidTr="00FD19C3">
        <w:tc>
          <w:tcPr>
            <w:tcW w:w="2492" w:type="dxa"/>
            <w:shd w:val="clear" w:color="auto" w:fill="D0CECE"/>
          </w:tcPr>
          <w:p w:rsidR="00561875" w:rsidRPr="00E2291F" w:rsidRDefault="00561875" w:rsidP="00FD19C3">
            <w:pPr>
              <w:rPr>
                <w:b/>
              </w:rPr>
            </w:pPr>
            <w:r w:rsidRPr="00E2291F">
              <w:rPr>
                <w:b/>
              </w:rPr>
              <w:t>Description</w:t>
            </w:r>
          </w:p>
        </w:tc>
        <w:tc>
          <w:tcPr>
            <w:tcW w:w="5816" w:type="dxa"/>
            <w:shd w:val="clear" w:color="auto" w:fill="auto"/>
          </w:tcPr>
          <w:p w:rsidR="00561875" w:rsidRDefault="00561875" w:rsidP="00FD19C3">
            <w:r w:rsidRPr="00561875">
              <w:t>Contain path of device f</w:t>
            </w:r>
            <w:r>
              <w:t>ile that contain address values</w:t>
            </w:r>
            <w:r w:rsidRPr="00561875">
              <w:t>.</w:t>
            </w:r>
          </w:p>
        </w:tc>
      </w:tr>
    </w:tbl>
    <w:p w:rsidR="004025D7" w:rsidRDefault="004025D7" w:rsidP="004025D7"/>
    <w:p w:rsidR="004025D7" w:rsidRDefault="004025D7">
      <w:pPr>
        <w:pStyle w:val="Heading4"/>
        <w:pPrChange w:id="2425" w:author="Pham Minh Tu" w:date="2019-12-27T10:47:00Z">
          <w:pPr>
            <w:pStyle w:val="Heading3"/>
          </w:pPr>
        </w:pPrChange>
      </w:pPr>
      <w:r>
        <w:lastRenderedPageBreak/>
        <w:t>Methods</w:t>
      </w:r>
    </w:p>
    <w:p w:rsidR="004025D7" w:rsidRDefault="004025D7">
      <w:pPr>
        <w:pStyle w:val="Heading5"/>
        <w:pPrChange w:id="2426" w:author="Pham Minh Tu" w:date="2019-12-27T10:47:00Z">
          <w:pPr>
            <w:pStyle w:val="Heading4"/>
          </w:pPr>
        </w:pPrChange>
      </w:pPr>
      <w:r>
        <w:t>GetMacroAddressValue</w:t>
      </w:r>
    </w:p>
    <w:p w:rsidR="004025D7" w:rsidRDefault="004025D7" w:rsidP="004025D7">
      <w:pPr>
        <w:pStyle w:val="DesignID"/>
      </w:pPr>
      <w:r>
        <w:t>GENERIC_GDD_CLS_035_005: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GetMacroAddressValue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macroValue</w:t>
            </w:r>
          </w:p>
        </w:tc>
        <w:tc>
          <w:tcPr>
            <w:tcW w:w="1038" w:type="dxa"/>
            <w:gridSpan w:val="2"/>
            <w:shd w:val="clear" w:color="auto" w:fill="auto"/>
          </w:tcPr>
          <w:p w:rsidR="004025D7" w:rsidRDefault="004025D7" w:rsidP="00CD1F8E">
            <w:r>
              <w:t xml:space="preserve">Macro value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macro address value based on definition macro value.</w:t>
            </w:r>
          </w:p>
          <w:p w:rsidR="004025D7" w:rsidRDefault="004025D7" w:rsidP="00CD1F8E">
            <w:pPr>
              <w:pStyle w:val="SourceCode"/>
            </w:pPr>
            <w:r>
              <w:t>Algorithm:</w:t>
            </w:r>
            <w:r>
              <w:br/>
              <w:t>IF macroValue NOT found THEN</w:t>
            </w:r>
            <w:r>
              <w:br/>
              <w:t xml:space="preserve">     Record error ERR000023 and exit</w:t>
            </w:r>
            <w:r>
              <w:br/>
              <w:t xml:space="preserve"> ELSE IF address of macro is null or empty THEN</w:t>
            </w:r>
            <w:r>
              <w:br/>
              <w:t xml:space="preserve">     Record error ERR000024 and exit</w:t>
            </w:r>
            <w:r>
              <w:br/>
              <w:t xml:space="preserve"> ELSE IF address of macro is not hexa value THEN</w:t>
            </w:r>
            <w:r>
              <w:br/>
              <w:t xml:space="preserve">     Record error ERR000038 and exit</w:t>
            </w:r>
            <w:r>
              <w:br/>
              <w:t xml:space="preserve"> ELSE</w:t>
            </w:r>
            <w:r>
              <w:br/>
              <w:t xml:space="preserve">     Return address of macro</w:t>
            </w:r>
          </w:p>
        </w:tc>
      </w:tr>
    </w:tbl>
    <w:p w:rsidR="004025D7" w:rsidRDefault="001A484A" w:rsidP="004025D7">
      <w:pPr>
        <w:pStyle w:val="RefReq"/>
      </w:pPr>
      <w:r>
        <w:t xml:space="preserve">{Ref: </w:t>
      </w:r>
      <w:r w:rsidR="001D39EF">
        <w:t>[1]</w:t>
      </w:r>
      <w:r w:rsidR="004025D7">
        <w:t xml:space="preserve"> </w:t>
      </w:r>
      <w:r>
        <w:t xml:space="preserve">CMN_GFD_ERR_023, </w:t>
      </w:r>
      <w:r w:rsidRPr="001A484A">
        <w:t>CM</w:t>
      </w:r>
      <w:r>
        <w:t>N_GFD_ERR_024, CMN_GFD_ERR_038</w:t>
      </w:r>
      <w:r w:rsidR="00D52AC0">
        <w:t xml:space="preserve">, </w:t>
      </w:r>
      <w:r w:rsidR="00D52AC0" w:rsidRPr="00702CF2">
        <w:t>GENERIC_TFD_</w:t>
      </w:r>
      <w:del w:id="2427" w:author="Pham Minh Tu" w:date="2020-01-03T14:49:00Z">
        <w:r w:rsidR="00D52AC0" w:rsidRPr="00702CF2" w:rsidDel="00C311A1">
          <w:delText>X1x</w:delText>
        </w:r>
      </w:del>
      <w:ins w:id="2428" w:author="Pham Minh Tu" w:date="2020-01-03T14:49:00Z">
        <w:r w:rsidR="00C311A1">
          <w:t>X2x</w:t>
        </w:r>
      </w:ins>
      <w:r w:rsidR="00D52AC0" w:rsidRPr="00702CF2">
        <w:t>_GT_ERR_023</w:t>
      </w:r>
      <w:r w:rsidR="00D52AC0">
        <w:t xml:space="preserve">, </w:t>
      </w:r>
      <w:r w:rsidR="00D52AC0" w:rsidRPr="00702CF2">
        <w:t>GENERIC_TFD_</w:t>
      </w:r>
      <w:del w:id="2429" w:author="Pham Minh Tu" w:date="2020-01-03T14:49:00Z">
        <w:r w:rsidR="00D52AC0" w:rsidRPr="00702CF2" w:rsidDel="00C311A1">
          <w:delText>X1x</w:delText>
        </w:r>
      </w:del>
      <w:ins w:id="2430" w:author="Pham Minh Tu" w:date="2020-01-03T14:49:00Z">
        <w:r w:rsidR="00C311A1">
          <w:t>X2x</w:t>
        </w:r>
      </w:ins>
      <w:r w:rsidR="00D52AC0" w:rsidRPr="00702CF2">
        <w:t>_GT_ERR_024</w:t>
      </w:r>
      <w:r w:rsidR="00730FD0">
        <w:t xml:space="preserve">, </w:t>
      </w:r>
      <w:r w:rsidR="00730FD0" w:rsidRPr="00573671">
        <w:t>GENERIC_TFD_</w:t>
      </w:r>
      <w:del w:id="2431" w:author="Pham Minh Tu" w:date="2020-01-03T14:49:00Z">
        <w:r w:rsidR="00730FD0" w:rsidRPr="00573671" w:rsidDel="00C311A1">
          <w:delText>X1x</w:delText>
        </w:r>
      </w:del>
      <w:ins w:id="2432" w:author="Pham Minh Tu" w:date="2020-01-03T14:49:00Z">
        <w:r w:rsidR="00C311A1">
          <w:t>X2x</w:t>
        </w:r>
      </w:ins>
      <w:r w:rsidR="00730FD0" w:rsidRPr="00573671">
        <w:t>_GT_ERR_038</w:t>
      </w:r>
      <w:r w:rsidR="004025D7">
        <w:t>}</w:t>
      </w:r>
    </w:p>
    <w:p w:rsidR="004025D7" w:rsidRDefault="004025D7" w:rsidP="004025D7"/>
    <w:p w:rsidR="004025D7" w:rsidRDefault="004025D7">
      <w:pPr>
        <w:pStyle w:val="Heading5"/>
        <w:pPrChange w:id="2433" w:author="Pham Minh Tu" w:date="2019-12-27T10:47:00Z">
          <w:pPr>
            <w:pStyle w:val="Heading4"/>
          </w:pPr>
        </w:pPrChange>
      </w:pPr>
      <w:r>
        <w:t>GetMacroLabelValue</w:t>
      </w:r>
    </w:p>
    <w:p w:rsidR="004025D7" w:rsidRDefault="004025D7" w:rsidP="004025D7">
      <w:pPr>
        <w:pStyle w:val="DesignID"/>
      </w:pPr>
      <w:r>
        <w:t>GENERIC_GDD_CLS_035_006: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GetMacroLabelValue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macroDefinition</w:t>
            </w:r>
          </w:p>
        </w:tc>
        <w:tc>
          <w:tcPr>
            <w:tcW w:w="1038" w:type="dxa"/>
            <w:gridSpan w:val="2"/>
            <w:shd w:val="clear" w:color="auto" w:fill="auto"/>
          </w:tcPr>
          <w:p w:rsidR="004025D7" w:rsidRDefault="004025D7" w:rsidP="00CD1F8E">
            <w:r>
              <w:t xml:space="preserve">Macro definition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macro label value based on definition macro</w:t>
            </w:r>
          </w:p>
          <w:p w:rsidR="004025D7" w:rsidRDefault="004025D7" w:rsidP="00CD1F8E">
            <w:pPr>
              <w:pStyle w:val="SourceCode"/>
            </w:pPr>
            <w:r>
              <w:t>Algorithm:</w:t>
            </w:r>
            <w:r>
              <w:br/>
              <w:t>If macroDefinition NOT found THEN</w:t>
            </w:r>
            <w:r>
              <w:br/>
              <w:t xml:space="preserve">     Record error ERR000021 and exit</w:t>
            </w:r>
            <w:r>
              <w:br/>
              <w:t xml:space="preserve"> ELSE IF value of macro is null or empty THEN</w:t>
            </w:r>
            <w:r>
              <w:br/>
              <w:t xml:space="preserve">     Record error ERR000022 and exit</w:t>
            </w:r>
            <w:r>
              <w:br/>
              <w:t xml:space="preserve"> ELSE</w:t>
            </w:r>
            <w:r>
              <w:br/>
              <w:t xml:space="preserve">     Return value of macro</w:t>
            </w:r>
          </w:p>
        </w:tc>
      </w:tr>
    </w:tbl>
    <w:p w:rsidR="004025D7" w:rsidRDefault="001A484A" w:rsidP="004025D7">
      <w:pPr>
        <w:pStyle w:val="RefReq"/>
      </w:pPr>
      <w:r>
        <w:t xml:space="preserve">{Ref: </w:t>
      </w:r>
      <w:r w:rsidR="001D39EF">
        <w:t>[1]</w:t>
      </w:r>
      <w:r w:rsidR="004025D7">
        <w:t xml:space="preserve"> </w:t>
      </w:r>
      <w:r>
        <w:t>CMN_GFD_ERR_021, CMN_GFD_ERR_022</w:t>
      </w:r>
      <w:r w:rsidR="00D52AC0">
        <w:t xml:space="preserve">, </w:t>
      </w:r>
      <w:r w:rsidR="00D52AC0" w:rsidRPr="00702CF2">
        <w:t>GENERIC_TFD_</w:t>
      </w:r>
      <w:del w:id="2434" w:author="Pham Minh Tu" w:date="2020-01-03T14:49:00Z">
        <w:r w:rsidR="00D52AC0" w:rsidRPr="00702CF2" w:rsidDel="00C311A1">
          <w:delText>X1x</w:delText>
        </w:r>
      </w:del>
      <w:ins w:id="2435" w:author="Pham Minh Tu" w:date="2020-01-03T14:49:00Z">
        <w:r w:rsidR="00C311A1">
          <w:t>X2x</w:t>
        </w:r>
      </w:ins>
      <w:r w:rsidR="00D52AC0" w:rsidRPr="00702CF2">
        <w:t>_GT_ERR_021</w:t>
      </w:r>
      <w:r w:rsidR="00D52AC0">
        <w:t xml:space="preserve">, </w:t>
      </w:r>
      <w:r w:rsidR="00D52AC0" w:rsidRPr="00702CF2">
        <w:t>GENERIC_TFD_</w:t>
      </w:r>
      <w:del w:id="2436" w:author="Pham Minh Tu" w:date="2020-01-03T14:49:00Z">
        <w:r w:rsidR="00D52AC0" w:rsidRPr="00702CF2" w:rsidDel="00C311A1">
          <w:delText>X1x</w:delText>
        </w:r>
      </w:del>
      <w:ins w:id="2437" w:author="Pham Minh Tu" w:date="2020-01-03T14:49:00Z">
        <w:r w:rsidR="00C311A1">
          <w:t>X2x</w:t>
        </w:r>
      </w:ins>
      <w:r w:rsidR="00D52AC0" w:rsidRPr="00702CF2">
        <w:t>_GT_ERR_022</w:t>
      </w:r>
      <w:r w:rsidR="004025D7">
        <w:t>}</w:t>
      </w:r>
    </w:p>
    <w:p w:rsidR="004025D7" w:rsidRDefault="004025D7" w:rsidP="004025D7"/>
    <w:p w:rsidR="004025D7" w:rsidRDefault="004025D7">
      <w:pPr>
        <w:pStyle w:val="Heading5"/>
        <w:pPrChange w:id="2438" w:author="Pham Minh Tu" w:date="2019-12-27T10:47:00Z">
          <w:pPr>
            <w:pStyle w:val="Heading4"/>
          </w:pPr>
        </w:pPrChange>
      </w:pPr>
      <w:r>
        <w:lastRenderedPageBreak/>
        <w:t>IsRegisterExist</w:t>
      </w:r>
    </w:p>
    <w:p w:rsidR="004025D7" w:rsidRDefault="004025D7" w:rsidP="004025D7">
      <w:pPr>
        <w:pStyle w:val="DesignID"/>
      </w:pPr>
      <w:r>
        <w:t>GENERIC_GDD_CLS_035_007: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IsRegisterExist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macroDefinition</w:t>
            </w:r>
          </w:p>
        </w:tc>
        <w:tc>
          <w:tcPr>
            <w:tcW w:w="1038" w:type="dxa"/>
            <w:gridSpan w:val="2"/>
            <w:shd w:val="clear" w:color="auto" w:fill="auto"/>
          </w:tcPr>
          <w:p w:rsidR="004025D7" w:rsidRDefault="004025D7" w:rsidP="00CD1F8E">
            <w:r>
              <w:t xml:space="preserve">Macro definition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whether definition macro does exist or not</w:t>
            </w:r>
          </w:p>
          <w:p w:rsidR="004025D7" w:rsidRDefault="004025D7" w:rsidP="00CD1F8E">
            <w:pPr>
              <w:pStyle w:val="SourceCode"/>
            </w:pPr>
            <w:r>
              <w:t>Algorithm:</w:t>
            </w:r>
            <w:r>
              <w:br/>
              <w:t>IF definition macro found THEN</w:t>
            </w:r>
            <w:r>
              <w:br/>
              <w:t xml:space="preserve">     RETURN true</w:t>
            </w:r>
            <w:r>
              <w:br/>
              <w:t xml:space="preserve"> ELSE</w:t>
            </w:r>
            <w:r>
              <w:br/>
              <w:t xml:space="preserve">     RETURN false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439" w:author="Pham Minh Tu" w:date="2019-12-27T10:47:00Z">
          <w:pPr>
            <w:pStyle w:val="Heading4"/>
          </w:pPr>
        </w:pPrChange>
      </w:pPr>
      <w:r>
        <w:t>SaveMacroAddressValue</w:t>
      </w:r>
    </w:p>
    <w:p w:rsidR="004025D7" w:rsidRDefault="004025D7" w:rsidP="004025D7">
      <w:pPr>
        <w:pStyle w:val="DesignID"/>
      </w:pPr>
      <w:r>
        <w:t>GENERIC_GDD_CLS_035_008: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SaveMacroAddressValue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filesInput</w:t>
            </w:r>
          </w:p>
        </w:tc>
        <w:tc>
          <w:tcPr>
            <w:tcW w:w="1038" w:type="dxa"/>
            <w:gridSpan w:val="2"/>
            <w:shd w:val="clear" w:color="auto" w:fill="auto"/>
          </w:tcPr>
          <w:p w:rsidR="004025D7" w:rsidRDefault="004025D7" w:rsidP="00CD1F8E">
            <w:r>
              <w:t xml:space="preserve">File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device file and saving macro address value</w:t>
            </w:r>
          </w:p>
          <w:p w:rsidR="004025D7" w:rsidRDefault="004025D7" w:rsidP="00CD1F8E">
            <w:pPr>
              <w:pStyle w:val="SourceCode"/>
            </w:pPr>
            <w:r>
              <w:t>Algorithm:</w:t>
            </w:r>
            <w:r>
              <w:br/>
              <w:t>IF file NOT existed THEN</w:t>
            </w:r>
            <w:r>
              <w:br/>
              <w:t xml:space="preserve">     Report error ERR000001 and exit</w:t>
            </w:r>
            <w:r>
              <w:br/>
              <w:t xml:space="preserve"> ELSE</w:t>
            </w:r>
            <w:r>
              <w:br/>
              <w:t xml:space="preserve">     With each line in file</w:t>
            </w:r>
            <w:r>
              <w:br/>
              <w:t xml:space="preserve">         IF line NOT a comment THEN</w:t>
            </w:r>
            <w:r>
              <w:br/>
              <w:t xml:space="preserve">             Parsing macro value and address</w:t>
            </w:r>
            <w:r>
              <w:br/>
              <w:t xml:space="preserve">             Add macro value and address to collection macroAddressValue</w:t>
            </w:r>
            <w:r>
              <w:br/>
              <w:t xml:space="preserve">         End</w:t>
            </w:r>
            <w:r>
              <w:br/>
              <w:t xml:space="preserve">     End With</w:t>
            </w:r>
            <w:r>
              <w:br/>
              <w:t xml:space="preserve">     If have any address of definition macro duplication</w:t>
            </w:r>
            <w:r>
              <w:br/>
              <w:t xml:space="preserve">         Report to error ERR000037</w:t>
            </w:r>
            <w:r>
              <w:br/>
              <w:t xml:space="preserve">     end</w:t>
            </w:r>
          </w:p>
        </w:tc>
      </w:tr>
    </w:tbl>
    <w:p w:rsidR="004025D7" w:rsidRDefault="007C302A" w:rsidP="004025D7">
      <w:pPr>
        <w:pStyle w:val="RefReq"/>
      </w:pPr>
      <w:r>
        <w:t xml:space="preserve">{Ref: </w:t>
      </w:r>
      <w:r w:rsidR="001D39EF">
        <w:t>[1]</w:t>
      </w:r>
      <w:r w:rsidR="00E71B4D">
        <w:t xml:space="preserve"> </w:t>
      </w:r>
      <w:r w:rsidRPr="007C302A">
        <w:t>CMN_GFD_ERR_001</w:t>
      </w:r>
      <w:r w:rsidR="001A484A">
        <w:t>, CMN_GFD_ERR_037</w:t>
      </w:r>
      <w:r w:rsidR="00730FD0">
        <w:t>,</w:t>
      </w:r>
      <w:r w:rsidR="00730FD0" w:rsidRPr="00730FD0">
        <w:t xml:space="preserve"> </w:t>
      </w:r>
      <w:r w:rsidR="00730FD0" w:rsidRPr="00573671">
        <w:t>GENERIC_TFD_</w:t>
      </w:r>
      <w:del w:id="2440" w:author="Pham Minh Tu" w:date="2020-01-03T14:49:00Z">
        <w:r w:rsidR="00730FD0" w:rsidRPr="00573671" w:rsidDel="00C311A1">
          <w:delText>X1x</w:delText>
        </w:r>
      </w:del>
      <w:ins w:id="2441" w:author="Pham Minh Tu" w:date="2020-01-03T14:49:00Z">
        <w:r w:rsidR="00C311A1">
          <w:t>X2x</w:t>
        </w:r>
      </w:ins>
      <w:r w:rsidR="00730FD0" w:rsidRPr="00573671">
        <w:t>_GT_ERR_037</w:t>
      </w:r>
      <w:r w:rsidR="004025D7">
        <w:t>}</w:t>
      </w:r>
    </w:p>
    <w:p w:rsidR="004025D7" w:rsidRDefault="004025D7" w:rsidP="004025D7"/>
    <w:p w:rsidR="004025D7" w:rsidRDefault="004025D7">
      <w:pPr>
        <w:pStyle w:val="Heading5"/>
        <w:pPrChange w:id="2442" w:author="Pham Minh Tu" w:date="2019-12-27T10:47:00Z">
          <w:pPr>
            <w:pStyle w:val="Heading4"/>
          </w:pPr>
        </w:pPrChange>
      </w:pPr>
      <w:r>
        <w:lastRenderedPageBreak/>
        <w:t>SaveMacroLabelValue</w:t>
      </w:r>
    </w:p>
    <w:p w:rsidR="004025D7" w:rsidRDefault="004025D7" w:rsidP="004025D7">
      <w:pPr>
        <w:pStyle w:val="DesignID"/>
      </w:pPr>
      <w:r>
        <w:t>GENERIC_GDD_CLS_035_009: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SaveMacroLabelValue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fileName</w:t>
            </w:r>
          </w:p>
        </w:tc>
        <w:tc>
          <w:tcPr>
            <w:tcW w:w="1038" w:type="dxa"/>
            <w:gridSpan w:val="2"/>
            <w:shd w:val="clear" w:color="auto" w:fill="auto"/>
          </w:tcPr>
          <w:p w:rsidR="004025D7" w:rsidRDefault="004025D7" w:rsidP="00CD1F8E">
            <w:r>
              <w:t xml:space="preserve">File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Parsing translation file and save macro label value</w:t>
            </w:r>
          </w:p>
          <w:p w:rsidR="004025D7" w:rsidRDefault="004025D7" w:rsidP="00CD1F8E">
            <w:pPr>
              <w:pStyle w:val="SourceCode"/>
            </w:pPr>
            <w:r>
              <w:t>Algorithm:</w:t>
            </w:r>
            <w:r>
              <w:br/>
              <w:t>IF file NOT existed THEN</w:t>
            </w:r>
            <w:r>
              <w:br/>
              <w:t xml:space="preserve">     Record error ERR000001 and exit</w:t>
            </w:r>
            <w:r>
              <w:br/>
              <w:t xml:space="preserve"> ELSE</w:t>
            </w:r>
            <w:r>
              <w:br/>
              <w:t xml:space="preserve">     FOREACH line in file</w:t>
            </w:r>
            <w:r>
              <w:br/>
              <w:t xml:space="preserve">         IF line NOT a comment THEN</w:t>
            </w:r>
            <w:r>
              <w:br/>
              <w:t xml:space="preserve">             Parsing macro label and value</w:t>
            </w:r>
            <w:r>
              <w:br/>
              <w:t xml:space="preserve">             Add macro label and value to collection macroLabelValue</w:t>
            </w:r>
            <w:r>
              <w:br/>
              <w:t xml:space="preserve">         End</w:t>
            </w:r>
            <w:r>
              <w:br/>
              <w:t xml:space="preserve">     End</w:t>
            </w:r>
            <w:r>
              <w:br/>
            </w:r>
            <w:r>
              <w:br/>
              <w:t xml:space="preserve">     IF have any definition macro duplication</w:t>
            </w:r>
            <w:r>
              <w:br/>
              <w:t xml:space="preserve">         Report error ERR000020 and exit</w:t>
            </w:r>
            <w:r>
              <w:br/>
              <w:t xml:space="preserve">     End</w:t>
            </w:r>
          </w:p>
        </w:tc>
      </w:tr>
    </w:tbl>
    <w:p w:rsidR="004025D7" w:rsidRDefault="007C302A" w:rsidP="004025D7">
      <w:pPr>
        <w:pStyle w:val="RefReq"/>
      </w:pPr>
      <w:r>
        <w:t xml:space="preserve">{Ref: </w:t>
      </w:r>
      <w:r w:rsidR="001D39EF">
        <w:t>[1]</w:t>
      </w:r>
      <w:r w:rsidR="00E71B4D">
        <w:t xml:space="preserve"> </w:t>
      </w:r>
      <w:r w:rsidRPr="007C302A">
        <w:t>CMN_GFD_ERR_001</w:t>
      </w:r>
      <w:r w:rsidR="001A484A">
        <w:t>, CMN_GFD_ERR_020</w:t>
      </w:r>
      <w:r w:rsidR="00D52AC0">
        <w:t xml:space="preserve">, </w:t>
      </w:r>
      <w:r w:rsidR="00D52AC0" w:rsidRPr="00702CF2">
        <w:t>GENERIC_TFD_</w:t>
      </w:r>
      <w:del w:id="2443" w:author="Pham Minh Tu" w:date="2020-01-03T14:49:00Z">
        <w:r w:rsidR="00D52AC0" w:rsidRPr="00702CF2" w:rsidDel="00C311A1">
          <w:delText>X1x</w:delText>
        </w:r>
      </w:del>
      <w:ins w:id="2444" w:author="Pham Minh Tu" w:date="2020-01-03T14:49:00Z">
        <w:r w:rsidR="00C311A1">
          <w:t>X2x</w:t>
        </w:r>
      </w:ins>
      <w:r w:rsidR="00D52AC0" w:rsidRPr="00702CF2">
        <w:t>_GT_ERR_020</w:t>
      </w:r>
      <w:r w:rsidR="004025D7">
        <w:t>}</w:t>
      </w:r>
    </w:p>
    <w:p w:rsidR="004025D7" w:rsidRDefault="004025D7" w:rsidP="004025D7"/>
    <w:p w:rsidR="004025D7" w:rsidRDefault="004025D7">
      <w:pPr>
        <w:pStyle w:val="Heading5"/>
        <w:pPrChange w:id="2445" w:author="Pham Minh Tu" w:date="2019-12-27T10:47:00Z">
          <w:pPr>
            <w:pStyle w:val="Heading4"/>
          </w:pPr>
        </w:pPrChange>
      </w:pPr>
      <w:r>
        <w:t>BaseRegisterProcessing</w:t>
      </w:r>
    </w:p>
    <w:p w:rsidR="004025D7" w:rsidRDefault="004025D7" w:rsidP="004025D7">
      <w:pPr>
        <w:pStyle w:val="DesignID"/>
      </w:pPr>
      <w:r>
        <w:t>GENERIC_GDD_CLS_035_010: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BaseRegisterProcessing</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t>Base register processing constructor without arguments</w:t>
            </w:r>
          </w:p>
        </w:tc>
      </w:tr>
    </w:tbl>
    <w:p w:rsidR="004025D7" w:rsidRDefault="004025D7" w:rsidP="004025D7">
      <w:pPr>
        <w:pStyle w:val="RefReq"/>
      </w:pPr>
      <w:r>
        <w:t>{Ref: N/A}</w:t>
      </w:r>
    </w:p>
    <w:p w:rsidR="004025D7" w:rsidRDefault="004025D7" w:rsidP="004025D7"/>
    <w:p w:rsidR="004025D7" w:rsidRDefault="004025D7">
      <w:pPr>
        <w:pStyle w:val="Heading5"/>
        <w:pPrChange w:id="2446" w:author="Pham Minh Tu" w:date="2019-12-27T10:47:00Z">
          <w:pPr>
            <w:pStyle w:val="Heading4"/>
          </w:pPr>
        </w:pPrChange>
      </w:pPr>
      <w:r>
        <w:t>BaseRegisterProcessing</w:t>
      </w:r>
    </w:p>
    <w:p w:rsidR="004025D7" w:rsidRDefault="004025D7" w:rsidP="004025D7">
      <w:pPr>
        <w:pStyle w:val="DesignID"/>
      </w:pPr>
      <w:r>
        <w:t>GENERIC_GDD_CLS_035_011: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BaseRegisterProcessing</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 xml:space="preserve"> userInterface</w:t>
            </w:r>
          </w:p>
        </w:tc>
        <w:tc>
          <w:tcPr>
            <w:tcW w:w="4154" w:type="dxa"/>
            <w:gridSpan w:val="2"/>
            <w:shd w:val="clear" w:color="auto" w:fill="auto"/>
          </w:tcPr>
          <w:p w:rsidR="004025D7" w:rsidRDefault="004025D7" w:rsidP="00CD1F8E">
            <w:r w:rsidRPr="00F02399">
              <w:t>User interface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Base register processing constructor with argument</w:t>
            </w:r>
          </w:p>
          <w:p w:rsidR="004025D7" w:rsidRDefault="004025D7" w:rsidP="00CD1F8E">
            <w:pPr>
              <w:pStyle w:val="SourceCode"/>
            </w:pPr>
            <w:r>
              <w:t>Algorithm:</w:t>
            </w:r>
            <w:r>
              <w:br/>
              <w:t>Init value for component user interface</w:t>
            </w:r>
          </w:p>
        </w:tc>
      </w:tr>
    </w:tbl>
    <w:p w:rsidR="004025D7" w:rsidRDefault="004025D7" w:rsidP="004025D7">
      <w:pPr>
        <w:pStyle w:val="RefReq"/>
      </w:pPr>
      <w:r>
        <w:t>{Ref: N/A}</w:t>
      </w:r>
    </w:p>
    <w:p w:rsidR="004025D7" w:rsidRDefault="004025D7" w:rsidP="004025D7"/>
    <w:p w:rsidR="004025D7" w:rsidRDefault="004025D7">
      <w:pPr>
        <w:pStyle w:val="Heading3"/>
        <w:pPrChange w:id="2447" w:author="Pham Minh Tu" w:date="2019-12-27T10:47:00Z">
          <w:pPr>
            <w:pStyle w:val="Heading2"/>
          </w:pPr>
        </w:pPrChange>
      </w:pPr>
      <w:bookmarkStart w:id="2448" w:name="_Toc29219004"/>
      <w:r>
        <w:t>Renesas::Generator::MCALConfGen::Data::CDFData::CdfDataDictionary</w:t>
      </w:r>
      <w:bookmarkEnd w:id="244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CdfDataDictionary.cs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851B78">
            <w:r>
              <w:t>This CdfDataDictionary class that implements ICdfData interface to save and retrive infomration of CDF files.</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Instance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851B78" w:rsidP="00CD1F8E">
            <w:pPr>
              <w:spacing w:afterAutospacing="1"/>
            </w:pPr>
            <w:r w:rsidRPr="00851B78">
              <w:t>CdfDataDictionary instance used by ObjectFactory to get a new CdfDataDictionary object</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dataContext</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A 2-levels dictionary data context Module name 1 ------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moduleConfig</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Mapping between 1 module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configurations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all configurations of MCAL module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cdfFiles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data from CDF files as database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bswConfigs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basic software configuration of MCAL module as database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Add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Add a container of a module into database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GetContainers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all containers of MCAL module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SaveConfiguration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Save configuration in database with key as MCAL module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GetConfiguration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configuration by MCAL module name from database as moduleConfig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GetConfigurations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all configurations by MCAL module name from database as moduleConfig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SaveBswConfiguration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Store bswmdt configuration in </w:t>
            </w:r>
            <w:r>
              <w:lastRenderedPageBreak/>
              <w:t xml:space="preserve">database as bswConfigs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(7)</w:t>
            </w:r>
          </w:p>
        </w:tc>
        <w:tc>
          <w:tcPr>
            <w:tcW w:w="3739" w:type="dxa"/>
            <w:shd w:val="clear" w:color="auto" w:fill="auto"/>
            <w:vAlign w:val="center"/>
          </w:tcPr>
          <w:p w:rsidR="004025D7" w:rsidRDefault="004025D7" w:rsidP="00CD1F8E">
            <w:pPr>
              <w:spacing w:afterAutospacing="1"/>
            </w:pPr>
            <w:r>
              <w:t>GetBswConfigurations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all bsw configurations of MCAL module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GetBswConfiguration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bsw configuration of MCAL module in database as bswConfigs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GetModules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name of MCAL module and all dependence module such as Mcu, Dem, CanIf,...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SaveCdfFiles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Store CDF files in database as cdfFiles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GetCdfFile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CDF files from database as cdfFiles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w:t>
            </w:r>
          </w:p>
        </w:tc>
        <w:tc>
          <w:tcPr>
            <w:tcW w:w="3739" w:type="dxa"/>
            <w:shd w:val="clear" w:color="auto" w:fill="auto"/>
            <w:vAlign w:val="center"/>
          </w:tcPr>
          <w:p w:rsidR="004025D7" w:rsidRDefault="004025D7" w:rsidP="00CD1F8E">
            <w:pPr>
              <w:spacing w:afterAutospacing="1"/>
            </w:pPr>
            <w:r>
              <w:t>GetContainerByUUID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container by UUID from database as CdfData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w:t>
            </w:r>
          </w:p>
        </w:tc>
        <w:tc>
          <w:tcPr>
            <w:tcW w:w="3739" w:type="dxa"/>
            <w:shd w:val="clear" w:color="auto" w:fill="auto"/>
            <w:vAlign w:val="center"/>
          </w:tcPr>
          <w:p w:rsidR="004025D7" w:rsidRDefault="004025D7" w:rsidP="00CD1F8E">
            <w:pPr>
              <w:spacing w:afterAutospacing="1"/>
            </w:pPr>
            <w:r>
              <w:t>AddModuleConfiguration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Store module configuration in database as moduleConfig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w:t>
            </w:r>
          </w:p>
        </w:tc>
        <w:tc>
          <w:tcPr>
            <w:tcW w:w="3739" w:type="dxa"/>
            <w:shd w:val="clear" w:color="auto" w:fill="auto"/>
            <w:vAlign w:val="center"/>
          </w:tcPr>
          <w:p w:rsidR="004025D7" w:rsidRDefault="004025D7" w:rsidP="00CD1F8E">
            <w:pPr>
              <w:spacing w:afterAutospacing="1"/>
            </w:pPr>
            <w:r>
              <w:t>CdfDataDictionary</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Cdf data dictionary constructor without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(15)</w:t>
            </w:r>
          </w:p>
        </w:tc>
        <w:tc>
          <w:tcPr>
            <w:tcW w:w="3739" w:type="dxa"/>
            <w:shd w:val="clear" w:color="auto" w:fill="auto"/>
            <w:vAlign w:val="center"/>
          </w:tcPr>
          <w:p w:rsidR="004025D7" w:rsidRDefault="004025D7" w:rsidP="00CD1F8E">
            <w:pPr>
              <w:spacing w:afterAutospacing="1"/>
            </w:pPr>
            <w:r>
              <w:t>getContainerByShortName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Get container by short name </w:t>
            </w:r>
          </w:p>
        </w:tc>
      </w:tr>
      <w:tr w:rsidR="0022235C" w:rsidTr="00CD1F8E">
        <w:trPr>
          <w:jc w:val="center"/>
        </w:trPr>
        <w:tc>
          <w:tcPr>
            <w:tcW w:w="582" w:type="dxa"/>
            <w:shd w:val="clear" w:color="auto" w:fill="auto"/>
            <w:vAlign w:val="center"/>
          </w:tcPr>
          <w:p w:rsidR="0022235C" w:rsidRDefault="0022235C" w:rsidP="00CD1F8E">
            <w:pPr>
              <w:spacing w:afterAutospacing="1"/>
              <w:jc w:val="center"/>
            </w:pPr>
            <w:r>
              <w:t>(16)</w:t>
            </w:r>
          </w:p>
        </w:tc>
        <w:tc>
          <w:tcPr>
            <w:tcW w:w="3739" w:type="dxa"/>
            <w:shd w:val="clear" w:color="auto" w:fill="auto"/>
            <w:vAlign w:val="center"/>
          </w:tcPr>
          <w:p w:rsidR="0022235C" w:rsidRDefault="0022235C" w:rsidP="00CD1F8E">
            <w:pPr>
              <w:spacing w:afterAutospacing="1"/>
            </w:pPr>
            <w:r w:rsidRPr="0022235C">
              <w:t>getModuleShortNameKeys</w:t>
            </w:r>
          </w:p>
        </w:tc>
        <w:tc>
          <w:tcPr>
            <w:tcW w:w="1080" w:type="dxa"/>
            <w:shd w:val="clear" w:color="auto" w:fill="auto"/>
            <w:vAlign w:val="center"/>
          </w:tcPr>
          <w:p w:rsidR="0022235C" w:rsidRDefault="0022235C" w:rsidP="00CD1F8E">
            <w:pPr>
              <w:spacing w:afterAutospacing="1"/>
            </w:pPr>
            <w:r>
              <w:t>Private</w:t>
            </w:r>
          </w:p>
        </w:tc>
        <w:tc>
          <w:tcPr>
            <w:tcW w:w="2908" w:type="dxa"/>
            <w:shd w:val="clear" w:color="auto" w:fill="auto"/>
            <w:vAlign w:val="center"/>
          </w:tcPr>
          <w:p w:rsidR="0022235C" w:rsidRDefault="0022235C" w:rsidP="00CD1F8E">
            <w:pPr>
              <w:spacing w:afterAutospacing="1"/>
            </w:pPr>
            <w:r w:rsidRPr="0022235C">
              <w:t>Get list of module short name</w:t>
            </w:r>
          </w:p>
        </w:tc>
      </w:tr>
    </w:tbl>
    <w:p w:rsidR="004025D7" w:rsidRDefault="004025D7">
      <w:pPr>
        <w:pStyle w:val="Heading4"/>
        <w:pPrChange w:id="2449" w:author="Pham Minh Tu" w:date="2019-12-27T10:47:00Z">
          <w:pPr>
            <w:pStyle w:val="Heading3"/>
          </w:pPr>
        </w:pPrChange>
      </w:pPr>
      <w:r>
        <w:t>Fields</w:t>
      </w:r>
    </w:p>
    <w:p w:rsidR="004025D7" w:rsidRDefault="004025D7">
      <w:pPr>
        <w:pStyle w:val="Heading5"/>
        <w:pPrChange w:id="2450" w:author="Pham Minh Tu" w:date="2019-12-27T10:47:00Z">
          <w:pPr>
            <w:pStyle w:val="Heading4"/>
          </w:pPr>
        </w:pPrChange>
      </w:pPr>
      <w:r>
        <w:t>Instance</w:t>
      </w:r>
    </w:p>
    <w:p w:rsidR="004025D7" w:rsidRDefault="004025D7" w:rsidP="004025D7">
      <w:pPr>
        <w:pStyle w:val="DesignID"/>
      </w:pPr>
      <w:r>
        <w:t>GENERIC_GDD_CLS_036_001: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Instance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CdfDataDictionary</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2D705C" w:rsidP="00CD1F8E">
            <w:r w:rsidRPr="00851B78">
              <w:t>CdfDataDictionary instance used by ObjectFactory to get a new CdfDataDictionary object</w:t>
            </w:r>
          </w:p>
        </w:tc>
      </w:tr>
    </w:tbl>
    <w:p w:rsidR="004025D7" w:rsidRDefault="004025D7" w:rsidP="004025D7"/>
    <w:p w:rsidR="004025D7" w:rsidRDefault="004025D7">
      <w:pPr>
        <w:pStyle w:val="Heading5"/>
        <w:pPrChange w:id="2451" w:author="Pham Minh Tu" w:date="2019-12-27T10:47:00Z">
          <w:pPr>
            <w:pStyle w:val="Heading4"/>
          </w:pPr>
        </w:pPrChange>
      </w:pPr>
      <w:r>
        <w:t>dataContext</w:t>
      </w:r>
    </w:p>
    <w:p w:rsidR="004025D7" w:rsidRDefault="004025D7" w:rsidP="004025D7">
      <w:pPr>
        <w:pStyle w:val="DesignID"/>
      </w:pPr>
      <w:r>
        <w:t>GENERIC_GDD_CLS_036_002: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dataContext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Dictionary&lt; string, Dictionary&lt; string, Container</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A 2-levels dictionary data context Module name 1 ------</w:t>
            </w:r>
          </w:p>
        </w:tc>
      </w:tr>
    </w:tbl>
    <w:p w:rsidR="004025D7" w:rsidRDefault="004025D7" w:rsidP="004025D7"/>
    <w:p w:rsidR="004025D7" w:rsidRDefault="004025D7">
      <w:pPr>
        <w:pStyle w:val="Heading5"/>
        <w:pPrChange w:id="2452" w:author="Pham Minh Tu" w:date="2019-12-27T10:48:00Z">
          <w:pPr>
            <w:pStyle w:val="Heading4"/>
          </w:pPr>
        </w:pPrChange>
      </w:pPr>
      <w:r>
        <w:t>moduleConfig</w:t>
      </w:r>
    </w:p>
    <w:p w:rsidR="004025D7" w:rsidRDefault="004025D7" w:rsidP="004025D7">
      <w:pPr>
        <w:pStyle w:val="DesignID"/>
      </w:pPr>
      <w:r>
        <w:t>GENERIC_GDD_CLS_036_003: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moduleConfig</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Type</w:t>
            </w:r>
          </w:p>
        </w:tc>
        <w:tc>
          <w:tcPr>
            <w:tcW w:w="5816" w:type="dxa"/>
            <w:shd w:val="clear" w:color="auto" w:fill="auto"/>
          </w:tcPr>
          <w:p w:rsidR="004025D7" w:rsidRDefault="004025D7" w:rsidP="00CD1F8E">
            <w:r>
              <w:t>Dictionary&lt; string, List&lt; 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Mapping between 1 module ------</w:t>
            </w:r>
          </w:p>
        </w:tc>
      </w:tr>
    </w:tbl>
    <w:p w:rsidR="004025D7" w:rsidRDefault="004025D7" w:rsidP="004025D7"/>
    <w:p w:rsidR="004025D7" w:rsidRDefault="004025D7">
      <w:pPr>
        <w:pStyle w:val="Heading5"/>
        <w:pPrChange w:id="2453" w:author="Pham Minh Tu" w:date="2019-12-27T10:48:00Z">
          <w:pPr>
            <w:pStyle w:val="Heading4"/>
          </w:pPr>
        </w:pPrChange>
      </w:pPr>
      <w:r>
        <w:t>configurations</w:t>
      </w:r>
    </w:p>
    <w:p w:rsidR="004025D7" w:rsidRDefault="004025D7" w:rsidP="004025D7">
      <w:pPr>
        <w:pStyle w:val="DesignID"/>
      </w:pPr>
      <w:r>
        <w:t>GENERIC_GDD_CLS_036_004: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configurations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Dictionary&lt; string, Configuration</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all configurations of MCAL module </w:t>
            </w:r>
          </w:p>
        </w:tc>
      </w:tr>
    </w:tbl>
    <w:p w:rsidR="004025D7" w:rsidRDefault="004025D7" w:rsidP="004025D7"/>
    <w:p w:rsidR="004025D7" w:rsidRDefault="004025D7">
      <w:pPr>
        <w:pStyle w:val="Heading5"/>
        <w:pPrChange w:id="2454" w:author="Pham Minh Tu" w:date="2019-12-27T10:48:00Z">
          <w:pPr>
            <w:pStyle w:val="Heading4"/>
          </w:pPr>
        </w:pPrChange>
      </w:pPr>
      <w:r>
        <w:t>cdfFiles</w:t>
      </w:r>
    </w:p>
    <w:p w:rsidR="004025D7" w:rsidRDefault="004025D7" w:rsidP="004025D7">
      <w:pPr>
        <w:pStyle w:val="DesignID"/>
      </w:pPr>
      <w:r>
        <w:t>GENERIC_GDD_CLS_036_005: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cdfFiles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Dictionary&lt; string, string &gt;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data from CDF files as database </w:t>
            </w:r>
          </w:p>
        </w:tc>
      </w:tr>
    </w:tbl>
    <w:p w:rsidR="004025D7" w:rsidRDefault="004025D7" w:rsidP="004025D7"/>
    <w:p w:rsidR="004025D7" w:rsidRDefault="004025D7">
      <w:pPr>
        <w:pStyle w:val="Heading5"/>
        <w:pPrChange w:id="2455" w:author="Pham Minh Tu" w:date="2019-12-27T10:48:00Z">
          <w:pPr>
            <w:pStyle w:val="Heading4"/>
          </w:pPr>
        </w:pPrChange>
      </w:pPr>
      <w:r>
        <w:t>bswConfigs</w:t>
      </w:r>
    </w:p>
    <w:p w:rsidR="004025D7" w:rsidRDefault="004025D7" w:rsidP="004025D7">
      <w:pPr>
        <w:pStyle w:val="DesignID"/>
      </w:pPr>
      <w:r>
        <w:t>GENERIC_GDD_CLS_036_006: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bswConfigs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Dictionary&lt; string, BswConfig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basic software configuration of MCAL module as database </w:t>
            </w:r>
          </w:p>
        </w:tc>
      </w:tr>
    </w:tbl>
    <w:p w:rsidR="004025D7" w:rsidRDefault="004025D7" w:rsidP="004025D7"/>
    <w:p w:rsidR="004025D7" w:rsidRDefault="004025D7">
      <w:pPr>
        <w:pStyle w:val="Heading4"/>
        <w:pPrChange w:id="2456" w:author="Pham Minh Tu" w:date="2019-12-27T10:48:00Z">
          <w:pPr>
            <w:pStyle w:val="Heading3"/>
          </w:pPr>
        </w:pPrChange>
      </w:pPr>
      <w:r>
        <w:t>Methods</w:t>
      </w:r>
    </w:p>
    <w:p w:rsidR="004025D7" w:rsidRDefault="004025D7">
      <w:pPr>
        <w:pStyle w:val="Heading5"/>
        <w:pPrChange w:id="2457" w:author="Pham Minh Tu" w:date="2019-12-27T10:48:00Z">
          <w:pPr>
            <w:pStyle w:val="Heading4"/>
          </w:pPr>
        </w:pPrChange>
      </w:pPr>
      <w:r>
        <w:t>Add</w:t>
      </w:r>
    </w:p>
    <w:p w:rsidR="004025D7" w:rsidRDefault="004025D7" w:rsidP="004025D7">
      <w:pPr>
        <w:pStyle w:val="DesignID"/>
      </w:pPr>
      <w:r>
        <w:t>GENERIC_GDD_CLS_036_007: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Add</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container</w:t>
            </w:r>
          </w:p>
        </w:tc>
        <w:tc>
          <w:tcPr>
            <w:tcW w:w="1038" w:type="dxa"/>
            <w:gridSpan w:val="2"/>
            <w:shd w:val="clear" w:color="auto" w:fill="auto"/>
          </w:tcPr>
          <w:p w:rsidR="004025D7" w:rsidRDefault="004025D7" w:rsidP="00CD1F8E">
            <w:r>
              <w:t xml:space="preserve">Container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Add a container of a module into database</w:t>
            </w:r>
          </w:p>
          <w:p w:rsidR="004025D7" w:rsidRDefault="004025D7" w:rsidP="00CD1F8E">
            <w:pPr>
              <w:pStyle w:val="SourceCode"/>
            </w:pPr>
            <w:r>
              <w:t>Algorithm:</w:t>
            </w:r>
            <w:r>
              <w:br/>
              <w:t>2-levels dictionary dataContext</w:t>
            </w:r>
            <w:r>
              <w:br/>
              <w:t xml:space="preserve">     Module name 1 --------- Container Short Name 1 --------- Container Object 1</w:t>
            </w:r>
            <w:r>
              <w:br/>
              <w:t xml:space="preserve">                   +-------- Container Short Name 2 --------- Container Object 2</w:t>
            </w:r>
            <w:r>
              <w:br/>
              <w:t xml:space="preserve">     Module name 2 --------- Container Short Name 3 --------- Container Object 3</w:t>
            </w:r>
            <w:r>
              <w:br/>
              <w:t xml:space="preserve">                   +-------- Container Short Name 4 --------- Container Object 4</w:t>
            </w:r>
            <w:r>
              <w:br/>
            </w:r>
            <w:r>
              <w:br/>
              <w:t xml:space="preserve"> Add to dataContext: moduleName + container's ShortName + container</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458" w:author="Pham Minh Tu" w:date="2019-12-27T10:48:00Z">
          <w:pPr>
            <w:pStyle w:val="Heading4"/>
          </w:pPr>
        </w:pPrChange>
      </w:pPr>
      <w:r>
        <w:t>AddModuleConfiguration</w:t>
      </w:r>
    </w:p>
    <w:p w:rsidR="004025D7" w:rsidRDefault="004025D7" w:rsidP="004025D7">
      <w:pPr>
        <w:pStyle w:val="DesignID"/>
      </w:pPr>
      <w:r>
        <w:t>GENERIC_GDD_CLS_036_008: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AddModuleConfiguration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moduleName</w:t>
            </w:r>
          </w:p>
        </w:tc>
        <w:tc>
          <w:tcPr>
            <w:tcW w:w="4154"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config</w:t>
            </w:r>
          </w:p>
        </w:tc>
        <w:tc>
          <w:tcPr>
            <w:tcW w:w="4154" w:type="dxa"/>
            <w:gridSpan w:val="2"/>
            <w:shd w:val="clear" w:color="auto" w:fill="auto"/>
          </w:tcPr>
          <w:p w:rsidR="004025D7" w:rsidRDefault="004025D7" w:rsidP="00CD1F8E">
            <w:r>
              <w:t xml:space="preserve">Configuration of MCAL module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Store module configuration in database as moduleConfig</w:t>
            </w:r>
          </w:p>
          <w:p w:rsidR="004025D7" w:rsidRDefault="004025D7" w:rsidP="00CD1F8E">
            <w:pPr>
              <w:pStyle w:val="SourceCode"/>
            </w:pPr>
            <w:r>
              <w:t>Algorithm:</w:t>
            </w:r>
            <w:r>
              <w:br/>
              <w:t>if have no any configuration in database as moduleConfig</w:t>
            </w:r>
            <w:r>
              <w:br/>
              <w:t xml:space="preserve">     Add configuration to database as moduleConfig</w:t>
            </w:r>
            <w:r>
              <w:br/>
              <w:t xml:space="preserve"> end</w:t>
            </w:r>
            <w:r>
              <w:br/>
              <w:t xml:space="preserve"> In case not exists any configuration in database</w:t>
            </w:r>
            <w:r>
              <w:br/>
              <w:t xml:space="preserve">     Init array of configuration in database with key as module name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459" w:author="Pham Minh Tu" w:date="2019-12-27T10:48:00Z">
          <w:pPr>
            <w:pStyle w:val="Heading4"/>
          </w:pPr>
        </w:pPrChange>
      </w:pPr>
      <w:r>
        <w:t>GetBswConfiguration</w:t>
      </w:r>
    </w:p>
    <w:p w:rsidR="004025D7" w:rsidRDefault="004025D7" w:rsidP="004025D7">
      <w:pPr>
        <w:pStyle w:val="DesignID"/>
      </w:pPr>
      <w:r>
        <w:t>GENERIC_GDD_CLS_036_009: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1038" w:type="dxa"/>
            <w:gridSpan w:val="3"/>
            <w:shd w:val="clear" w:color="auto" w:fill="auto"/>
          </w:tcPr>
          <w:p w:rsidR="004025D7" w:rsidRDefault="004025D7" w:rsidP="00CD1F8E">
            <w:r>
              <w:t>GetBswConfiguration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BswConfig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bsw configuration of MCAL module in database as bswConfigs</w:t>
            </w:r>
          </w:p>
          <w:p w:rsidR="004025D7" w:rsidRDefault="004025D7" w:rsidP="00CD1F8E">
            <w:pPr>
              <w:pStyle w:val="SourceCode"/>
            </w:pPr>
            <w:r>
              <w:t>Algorithm:</w:t>
            </w:r>
            <w:r>
              <w:br/>
              <w:t>IF module is null or empty THEN</w:t>
            </w:r>
            <w:r>
              <w:br/>
              <w:t xml:space="preserve">     IF have any config in bswConfigs THEN</w:t>
            </w:r>
            <w:r>
              <w:br/>
              <w:t xml:space="preserve">         RETURN first config</w:t>
            </w:r>
            <w:r>
              <w:br/>
              <w:t xml:space="preserve">     Else</w:t>
            </w:r>
            <w:r>
              <w:br/>
              <w:t xml:space="preserve">         RETURN null</w:t>
            </w:r>
            <w:r>
              <w:br/>
              <w:t xml:space="preserve"> ELSE</w:t>
            </w:r>
            <w:r>
              <w:br/>
              <w:t xml:space="preserve">     IF found moduleName in bswConfigs THEN</w:t>
            </w:r>
            <w:r>
              <w:br/>
              <w:t xml:space="preserve">         RETURN first found</w:t>
            </w:r>
            <w:r>
              <w:br/>
              <w:t xml:space="preserve">     ELSE</w:t>
            </w:r>
            <w:r>
              <w:br/>
              <w:t xml:space="preserve">         RETURN null</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460" w:author="Pham Minh Tu" w:date="2019-12-27T10:48:00Z">
          <w:pPr>
            <w:pStyle w:val="Heading4"/>
          </w:pPr>
        </w:pPrChange>
      </w:pPr>
      <w:r>
        <w:t>GetBswConfigurations</w:t>
      </w:r>
    </w:p>
    <w:p w:rsidR="004025D7" w:rsidRDefault="004025D7" w:rsidP="004025D7">
      <w:pPr>
        <w:pStyle w:val="DesignID"/>
      </w:pPr>
      <w:r>
        <w:t>GENERIC_GDD_CLS_036_010: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GetBswConfigurations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List of bsw configurations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all bsw configurations of MCAL module</w:t>
            </w:r>
          </w:p>
          <w:p w:rsidR="004025D7" w:rsidRDefault="004025D7" w:rsidP="00CD1F8E">
            <w:pPr>
              <w:pStyle w:val="SourceCode"/>
            </w:pPr>
            <w:r>
              <w:t>Algorithm:</w:t>
            </w:r>
            <w:r>
              <w:br/>
              <w:t>RETURN all bsw configurations in database as bswConfigs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461" w:author="Pham Minh Tu" w:date="2019-12-27T10:48:00Z">
          <w:pPr>
            <w:pStyle w:val="Heading4"/>
          </w:pPr>
        </w:pPrChange>
      </w:pPr>
      <w:r>
        <w:t>GetCdfFile</w:t>
      </w:r>
    </w:p>
    <w:p w:rsidR="004025D7" w:rsidRDefault="004025D7" w:rsidP="004025D7">
      <w:pPr>
        <w:pStyle w:val="DesignID"/>
      </w:pPr>
      <w:r>
        <w:t>GENERIC_GDD_CLS_036_011: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GetCdfFile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string </w:t>
            </w:r>
            <w:r w:rsidR="00AB5E20" w:rsidRPr="00AB5E20">
              <w:t>shortName</w:t>
            </w:r>
          </w:p>
        </w:tc>
        <w:tc>
          <w:tcPr>
            <w:tcW w:w="1038" w:type="dxa"/>
            <w:gridSpan w:val="2"/>
            <w:shd w:val="clear" w:color="auto" w:fill="auto"/>
          </w:tcPr>
          <w:p w:rsidR="004025D7" w:rsidRDefault="00AB5E20" w:rsidP="00CD1F8E">
            <w:r>
              <w:t>Short</w:t>
            </w:r>
            <w:r w:rsidR="004025D7">
              <w:t xml:space="preserv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CDF files from database as cdfFiles</w:t>
            </w:r>
          </w:p>
          <w:p w:rsidR="004025D7" w:rsidRDefault="004025D7" w:rsidP="00CD1F8E">
            <w:pPr>
              <w:pStyle w:val="SourceCode"/>
            </w:pPr>
            <w:r>
              <w:t>Algorithm:</w:t>
            </w:r>
            <w:r>
              <w:br/>
              <w:t>IF moduleName is NOT null or empty THEN</w:t>
            </w:r>
            <w:r>
              <w:br/>
              <w:t xml:space="preserve">     </w:t>
            </w:r>
            <w:r w:rsidR="00AB5E20" w:rsidRPr="00AB5E20">
              <w:t>IF found shortName in cdfFiles THEN</w:t>
            </w:r>
            <w:r w:rsidR="00AB5E20">
              <w:br/>
              <w:t xml:space="preserve">         RETURN found file</w:t>
            </w:r>
            <w:r>
              <w:br/>
              <w:t xml:space="preserve">     ELSE</w:t>
            </w:r>
            <w:r>
              <w:br/>
              <w:t xml:space="preserve">         RETURN empty</w:t>
            </w:r>
            <w:r>
              <w:br/>
              <w:t xml:space="preserve"> ELSE</w:t>
            </w:r>
            <w:r>
              <w:br/>
              <w:t xml:space="preserve">     RETURN empty</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462" w:author="Pham Minh Tu" w:date="2019-12-27T10:48:00Z">
          <w:pPr>
            <w:pStyle w:val="Heading4"/>
          </w:pPr>
        </w:pPrChange>
      </w:pPr>
      <w:r>
        <w:t>GetConfiguration</w:t>
      </w:r>
    </w:p>
    <w:p w:rsidR="004025D7" w:rsidRDefault="004025D7" w:rsidP="004025D7">
      <w:pPr>
        <w:pStyle w:val="DesignID"/>
      </w:pPr>
      <w:r>
        <w:t>GENERIC_GDD_CLS_036_012: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GetConfiguration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Configuration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configuration by MCAL module name from database as moduleConfig</w:t>
            </w:r>
          </w:p>
          <w:p w:rsidR="004025D7" w:rsidRDefault="004025D7" w:rsidP="00CD1F8E">
            <w:pPr>
              <w:pStyle w:val="SourceCode"/>
            </w:pPr>
            <w:r>
              <w:t>Algorithm:</w:t>
            </w:r>
            <w:r>
              <w:br/>
              <w:t>IF found moduleName in database as moduleConfig THEN</w:t>
            </w:r>
            <w:r>
              <w:br/>
              <w:t xml:space="preserve">     RETURN value from database</w:t>
            </w:r>
            <w:r>
              <w:br/>
              <w:t xml:space="preserve"> Else</w:t>
            </w:r>
            <w:r>
              <w:br/>
              <w:t xml:space="preserve">     RETURN null</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463" w:author="Pham Minh Tu" w:date="2019-12-27T10:48:00Z">
          <w:pPr>
            <w:pStyle w:val="Heading4"/>
          </w:pPr>
        </w:pPrChange>
      </w:pPr>
      <w:r>
        <w:t>GetConfigurations</w:t>
      </w:r>
    </w:p>
    <w:p w:rsidR="004025D7" w:rsidRDefault="004025D7" w:rsidP="004025D7">
      <w:pPr>
        <w:pStyle w:val="DesignID"/>
      </w:pPr>
      <w:r>
        <w:t>GENERIC_GDD_CLS_036_013: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GetConfigurations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Configuration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all configurations by MCAL module name from database as moduleConfig</w:t>
            </w:r>
          </w:p>
          <w:p w:rsidR="004025D7" w:rsidRDefault="004025D7" w:rsidP="00CD1F8E">
            <w:pPr>
              <w:pStyle w:val="SourceCode"/>
            </w:pPr>
            <w:r>
              <w:t>Algorithm:</w:t>
            </w:r>
            <w:r>
              <w:br/>
              <w:t>IF found moduleName in database as moduleConfig THEN</w:t>
            </w:r>
            <w:r>
              <w:br/>
              <w:t xml:space="preserve">     RETURN values from database</w:t>
            </w:r>
            <w:r>
              <w:br/>
            </w:r>
            <w:r>
              <w:lastRenderedPageBreak/>
              <w:t xml:space="preserve"> Else</w:t>
            </w:r>
            <w:r>
              <w:br/>
              <w:t xml:space="preserve">     RETURN null</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2464" w:author="Pham Minh Tu" w:date="2019-12-27T10:48:00Z">
          <w:pPr>
            <w:pStyle w:val="Heading4"/>
          </w:pPr>
        </w:pPrChange>
      </w:pPr>
      <w:r>
        <w:t>GetContainerByUUID</w:t>
      </w:r>
    </w:p>
    <w:p w:rsidR="004025D7" w:rsidRDefault="004025D7" w:rsidP="004025D7">
      <w:pPr>
        <w:pStyle w:val="DesignID"/>
      </w:pPr>
      <w:r>
        <w:t>GENERIC_GDD_CLS_036_014: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GetContainerByUUID</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uuid</w:t>
            </w:r>
          </w:p>
        </w:tc>
        <w:tc>
          <w:tcPr>
            <w:tcW w:w="1038" w:type="dxa"/>
            <w:gridSpan w:val="2"/>
            <w:shd w:val="clear" w:color="auto" w:fill="auto"/>
          </w:tcPr>
          <w:p w:rsidR="004025D7" w:rsidRDefault="004025D7" w:rsidP="00CD1F8E">
            <w:r>
              <w:t xml:space="preserve">Uuid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Container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container by UUID from database as CdfData</w:t>
            </w:r>
          </w:p>
          <w:p w:rsidR="004025D7" w:rsidRDefault="004025D7" w:rsidP="00CD1F8E">
            <w:pPr>
              <w:pStyle w:val="SourceCode"/>
            </w:pPr>
            <w:r>
              <w:t>Algorithm:</w:t>
            </w:r>
            <w:r>
              <w:br/>
              <w:t>Scan all containers under moduleName</w:t>
            </w:r>
            <w:r>
              <w:br/>
              <w:t xml:space="preserve">     IF any of them has Uuid that equal to uuid THEN</w:t>
            </w:r>
            <w:r>
              <w:br/>
              <w:t xml:space="preserve">         RETURN first found container</w:t>
            </w:r>
            <w:r>
              <w:br/>
              <w:t xml:space="preserve">     End</w:t>
            </w:r>
            <w:r>
              <w:br/>
              <w:t xml:space="preserve"> End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465" w:author="Pham Minh Tu" w:date="2019-12-27T10:48:00Z">
          <w:pPr>
            <w:pStyle w:val="Heading4"/>
          </w:pPr>
        </w:pPrChange>
      </w:pPr>
      <w:r>
        <w:t>GetContainers</w:t>
      </w:r>
    </w:p>
    <w:p w:rsidR="004025D7" w:rsidRDefault="004025D7" w:rsidP="004025D7">
      <w:pPr>
        <w:pStyle w:val="DesignID"/>
      </w:pPr>
      <w:r>
        <w:t>GENERIC_GDD_CLS_036_015: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GetContainers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all containers of MCAL module</w:t>
            </w:r>
          </w:p>
          <w:p w:rsidR="004025D7" w:rsidRDefault="004025D7" w:rsidP="00CD1F8E">
            <w:pPr>
              <w:pStyle w:val="SourceCode"/>
            </w:pPr>
            <w:r>
              <w:t>Algorithm:</w:t>
            </w:r>
            <w:r>
              <w:br/>
              <w:t>IF moduleName is NOT null or empty THEN</w:t>
            </w:r>
            <w:r>
              <w:br/>
              <w:t xml:space="preserve">     Get all containers that are right under moduleName (or "{moduleName}d*$")</w:t>
            </w:r>
            <w:r>
              <w:br/>
              <w:t xml:space="preserve">     to add to a containers collection "result"</w:t>
            </w:r>
            <w:r>
              <w:br/>
            </w:r>
            <w:r>
              <w:br/>
              <w:t xml:space="preserve">     FOREACH container in dataContext</w:t>
            </w:r>
            <w:r>
              <w:br/>
              <w:t xml:space="preserve">         Recursively get all of its children containers to add to "result"</w:t>
            </w:r>
            <w:r>
              <w:br/>
            </w:r>
            <w:r>
              <w:lastRenderedPageBreak/>
              <w:t xml:space="preserve">     End</w:t>
            </w:r>
            <w:r>
              <w:br/>
            </w:r>
            <w:r>
              <w:br/>
              <w:t xml:space="preserve">     RETURN "result"</w:t>
            </w:r>
            <w:r>
              <w:br/>
              <w:t xml:space="preserve"> ELLSE</w:t>
            </w:r>
            <w:r>
              <w:br/>
              <w:t xml:space="preserve">     FOREACH module name of dataContext</w:t>
            </w:r>
            <w:r>
              <w:br/>
              <w:t xml:space="preserve">         Get all containers that are right under moduleName (or "{moduleName}d*$")</w:t>
            </w:r>
            <w:r>
              <w:br/>
              <w:t xml:space="preserve">         to add to a containers collection "result"</w:t>
            </w:r>
            <w:r>
              <w:br/>
            </w:r>
            <w:r>
              <w:br/>
              <w:t xml:space="preserve">         For each container</w:t>
            </w:r>
            <w:r>
              <w:br/>
              <w:t xml:space="preserve">             Recursively get all of its children containers to add to "result"</w:t>
            </w:r>
            <w:r>
              <w:br/>
              <w:t xml:space="preserve">         End</w:t>
            </w:r>
            <w:r>
              <w:br/>
              <w:t xml:space="preserve">     End</w:t>
            </w:r>
            <w:r>
              <w:br/>
            </w:r>
            <w:r>
              <w:br/>
              <w:t xml:space="preserve">     RETURN "result"</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2466" w:author="Pham Minh Tu" w:date="2019-12-27T10:48:00Z">
          <w:pPr>
            <w:pStyle w:val="Heading4"/>
          </w:pPr>
        </w:pPrChange>
      </w:pPr>
      <w:r>
        <w:t>GetModules</w:t>
      </w:r>
    </w:p>
    <w:p w:rsidR="004025D7" w:rsidRDefault="004025D7" w:rsidP="004025D7">
      <w:pPr>
        <w:pStyle w:val="DesignID"/>
      </w:pPr>
      <w:r>
        <w:t>GENERIC_GDD_CLS_036_016: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GetModules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List of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name of MCAL module and all dependence module such as Mcu, Dem, CanIf,...</w:t>
            </w:r>
          </w:p>
          <w:p w:rsidR="004025D7" w:rsidRDefault="004025D7" w:rsidP="00CD1F8E">
            <w:pPr>
              <w:pStyle w:val="SourceCode"/>
            </w:pPr>
            <w:r>
              <w:t>Algorithm:</w:t>
            </w:r>
            <w:r>
              <w:br/>
              <w:t>Get name of MCAL module and all dependence module from database as moduleConfig</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467" w:author="Pham Minh Tu" w:date="2019-12-27T10:48:00Z">
          <w:pPr>
            <w:pStyle w:val="Heading4"/>
          </w:pPr>
        </w:pPrChange>
      </w:pPr>
      <w:r>
        <w:t>SaveBswConfiguration</w:t>
      </w:r>
    </w:p>
    <w:p w:rsidR="004025D7" w:rsidRDefault="004025D7" w:rsidP="004025D7">
      <w:pPr>
        <w:pStyle w:val="DesignID"/>
      </w:pPr>
      <w:r>
        <w:t>GENERIC_GDD_CLS_036_017: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SaveBswConfiguration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config</w:t>
            </w:r>
          </w:p>
        </w:tc>
        <w:tc>
          <w:tcPr>
            <w:tcW w:w="1038" w:type="dxa"/>
            <w:gridSpan w:val="2"/>
            <w:shd w:val="clear" w:color="auto" w:fill="auto"/>
          </w:tcPr>
          <w:p w:rsidR="004025D7" w:rsidRDefault="004025D7" w:rsidP="00CD1F8E">
            <w:r>
              <w:t xml:space="preserve">Config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Description</w:t>
            </w:r>
          </w:p>
        </w:tc>
        <w:tc>
          <w:tcPr>
            <w:tcW w:w="6231" w:type="dxa"/>
            <w:gridSpan w:val="3"/>
            <w:shd w:val="clear" w:color="auto" w:fill="auto"/>
          </w:tcPr>
          <w:p w:rsidR="004025D7" w:rsidRDefault="004025D7" w:rsidP="00CD1F8E">
            <w:pPr>
              <w:pStyle w:val="SourceCode"/>
            </w:pPr>
            <w:r>
              <w:t>Store bswmdt configuration in database as bswConfigs</w:t>
            </w:r>
          </w:p>
          <w:p w:rsidR="004025D7" w:rsidRDefault="004025D7" w:rsidP="00CD1F8E">
            <w:pPr>
              <w:pStyle w:val="SourceCode"/>
            </w:pPr>
            <w:r>
              <w:t>Algorithm:</w:t>
            </w:r>
            <w:r>
              <w:br/>
              <w:t>IF moduleName is NOT null or empty and config is NOT null THEN</w:t>
            </w:r>
            <w:r>
              <w:br/>
              <w:t xml:space="preserve">     Add config to bswConfigs with key is moduleName</w:t>
            </w:r>
            <w:r>
              <w:br/>
              <w:t xml:space="preserve"> End</w:t>
            </w:r>
          </w:p>
        </w:tc>
      </w:tr>
    </w:tbl>
    <w:p w:rsidR="004025D7" w:rsidRDefault="00752B38" w:rsidP="004025D7">
      <w:pPr>
        <w:pStyle w:val="RefReq"/>
      </w:pPr>
      <w:r>
        <w:t xml:space="preserve">{Ref: </w:t>
      </w:r>
      <w:r w:rsidR="004025D7">
        <w:t>}</w:t>
      </w:r>
    </w:p>
    <w:p w:rsidR="004025D7" w:rsidRDefault="004025D7" w:rsidP="004025D7"/>
    <w:p w:rsidR="004025D7" w:rsidRDefault="004025D7">
      <w:pPr>
        <w:pStyle w:val="Heading5"/>
        <w:pPrChange w:id="2468" w:author="Pham Minh Tu" w:date="2019-12-27T10:48:00Z">
          <w:pPr>
            <w:pStyle w:val="Heading4"/>
          </w:pPr>
        </w:pPrChange>
      </w:pPr>
      <w:r>
        <w:t>SaveCdfFiles</w:t>
      </w:r>
    </w:p>
    <w:p w:rsidR="004025D7" w:rsidRDefault="004025D7" w:rsidP="004025D7">
      <w:pPr>
        <w:pStyle w:val="DesignID"/>
      </w:pPr>
      <w:r>
        <w:t>GENERIC_GDD_CLS_036_018: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SaveCdfFiles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fileName</w:t>
            </w:r>
          </w:p>
        </w:tc>
        <w:tc>
          <w:tcPr>
            <w:tcW w:w="1038" w:type="dxa"/>
            <w:gridSpan w:val="2"/>
            <w:shd w:val="clear" w:color="auto" w:fill="auto"/>
          </w:tcPr>
          <w:p w:rsidR="004025D7" w:rsidRDefault="004025D7" w:rsidP="00CD1F8E">
            <w:r>
              <w:t xml:space="preserve">File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Store CDF files in database as cdfFiles</w:t>
            </w:r>
          </w:p>
          <w:p w:rsidR="004025D7" w:rsidRDefault="004025D7" w:rsidP="00CD1F8E">
            <w:pPr>
              <w:pStyle w:val="SourceCode"/>
            </w:pPr>
            <w:r>
              <w:t>Algorithm:</w:t>
            </w:r>
            <w:r>
              <w:br/>
              <w:t>IF both moduleName and fileName are NOT null or empty THEN</w:t>
            </w:r>
            <w:r>
              <w:br/>
              <w:t xml:space="preserve">     Add fileName into database cdfFiles with key is moduleName</w:t>
            </w:r>
            <w:r>
              <w:br/>
              <w:t xml:space="preserve"> End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469" w:author="Pham Minh Tu" w:date="2019-12-27T10:48:00Z">
          <w:pPr>
            <w:pStyle w:val="Heading4"/>
          </w:pPr>
        </w:pPrChange>
      </w:pPr>
      <w:r>
        <w:t>SaveConfiguration</w:t>
      </w:r>
    </w:p>
    <w:p w:rsidR="004025D7" w:rsidRDefault="004025D7" w:rsidP="004025D7">
      <w:pPr>
        <w:pStyle w:val="DesignID"/>
      </w:pPr>
      <w:r>
        <w:t>GENERIC_GDD_CLS_036_019: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SaveConfiguration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config</w:t>
            </w:r>
          </w:p>
        </w:tc>
        <w:tc>
          <w:tcPr>
            <w:tcW w:w="1038" w:type="dxa"/>
            <w:gridSpan w:val="2"/>
            <w:shd w:val="clear" w:color="auto" w:fill="auto"/>
          </w:tcPr>
          <w:p w:rsidR="004025D7" w:rsidRDefault="004025D7" w:rsidP="00CD1F8E">
            <w:r>
              <w:t xml:space="preserve">Config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Save configuration in database with key as MCAL module name</w:t>
            </w:r>
          </w:p>
          <w:p w:rsidR="004025D7" w:rsidRDefault="004025D7" w:rsidP="00CD1F8E">
            <w:pPr>
              <w:pStyle w:val="SourceCode"/>
            </w:pPr>
            <w:r>
              <w:t>Algorithm:</w:t>
            </w:r>
            <w:r>
              <w:br/>
              <w:t>IF moduleName is NOT null or empty and config is NOT null THEN</w:t>
            </w:r>
            <w:r>
              <w:br/>
              <w:t xml:space="preserve">     Save config into configurations with key moduleName</w:t>
            </w:r>
            <w:r>
              <w:br/>
              <w:t xml:space="preserve"> End</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2470" w:author="Pham Minh Tu" w:date="2019-12-27T10:48:00Z">
          <w:pPr>
            <w:pStyle w:val="Heading4"/>
          </w:pPr>
        </w:pPrChange>
      </w:pPr>
      <w:r>
        <w:t>CdfDataDictionary</w:t>
      </w:r>
    </w:p>
    <w:p w:rsidR="004025D7" w:rsidRDefault="004025D7" w:rsidP="004025D7">
      <w:pPr>
        <w:pStyle w:val="DesignID"/>
      </w:pPr>
      <w:r>
        <w:t>GENERIC_GDD_CLS_036_020: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CdfDataDictionary</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t>Cdf data dictionary constructor without arguments</w:t>
            </w:r>
          </w:p>
        </w:tc>
      </w:tr>
    </w:tbl>
    <w:p w:rsidR="004025D7" w:rsidRDefault="004025D7" w:rsidP="004025D7">
      <w:pPr>
        <w:pStyle w:val="RefReq"/>
      </w:pPr>
      <w:r>
        <w:t>{Ref: N/A}</w:t>
      </w:r>
    </w:p>
    <w:p w:rsidR="004025D7" w:rsidRDefault="004025D7" w:rsidP="004025D7"/>
    <w:p w:rsidR="004025D7" w:rsidRDefault="004025D7">
      <w:pPr>
        <w:pStyle w:val="Heading5"/>
        <w:pPrChange w:id="2471" w:author="Pham Minh Tu" w:date="2019-12-27T10:48:00Z">
          <w:pPr>
            <w:pStyle w:val="Heading4"/>
          </w:pPr>
        </w:pPrChange>
      </w:pPr>
      <w:r>
        <w:t>getContainerByShortName</w:t>
      </w:r>
    </w:p>
    <w:p w:rsidR="004025D7" w:rsidRDefault="004025D7" w:rsidP="004025D7">
      <w:pPr>
        <w:pStyle w:val="DesignID"/>
      </w:pPr>
      <w:r>
        <w:t>GENERIC_GDD_CLS_036_021: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getContainerByShortName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shortName</w:t>
            </w:r>
          </w:p>
        </w:tc>
        <w:tc>
          <w:tcPr>
            <w:tcW w:w="1038" w:type="dxa"/>
            <w:gridSpan w:val="2"/>
            <w:shd w:val="clear" w:color="auto" w:fill="auto"/>
          </w:tcPr>
          <w:p w:rsidR="004025D7" w:rsidRDefault="004025D7" w:rsidP="00CD1F8E">
            <w:r>
              <w:t xml:space="preserve">Short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Container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container by short name</w:t>
            </w:r>
          </w:p>
          <w:p w:rsidR="004025D7" w:rsidRDefault="004025D7" w:rsidP="00CD1F8E">
            <w:pPr>
              <w:pStyle w:val="SourceCode"/>
            </w:pPr>
            <w:r>
              <w:t>Algorithm:</w:t>
            </w:r>
            <w:r>
              <w:br/>
              <w:t>Get containers of moduleName by calling method GetContainers</w:t>
            </w:r>
            <w:r>
              <w:br/>
              <w:t xml:space="preserve"> IF found 1 or more containers THEN</w:t>
            </w:r>
            <w:r>
              <w:br/>
              <w:t xml:space="preserve">     RETURN first container</w:t>
            </w:r>
            <w:r>
              <w:br/>
              <w:t xml:space="preserve"> ELSE</w:t>
            </w:r>
            <w:r>
              <w:br/>
              <w:t xml:space="preserve">     RETURN null</w:t>
            </w:r>
          </w:p>
        </w:tc>
      </w:tr>
    </w:tbl>
    <w:p w:rsidR="004025D7" w:rsidRDefault="004025D7" w:rsidP="004025D7">
      <w:pPr>
        <w:pStyle w:val="RefReq"/>
      </w:pPr>
      <w:r>
        <w:t xml:space="preserve">{Ref: </w:t>
      </w:r>
      <w:r w:rsidR="00630415">
        <w:t>N/A</w:t>
      </w:r>
      <w:r>
        <w:t>}</w:t>
      </w:r>
    </w:p>
    <w:p w:rsidR="00AB5E20" w:rsidRDefault="00AB5E20" w:rsidP="00AB5E20"/>
    <w:p w:rsidR="00AB5E20" w:rsidRDefault="00AB5E20">
      <w:pPr>
        <w:pStyle w:val="Heading5"/>
        <w:pPrChange w:id="2472" w:author="Pham Minh Tu" w:date="2019-12-27T10:48:00Z">
          <w:pPr>
            <w:pStyle w:val="Heading4"/>
          </w:pPr>
        </w:pPrChange>
      </w:pPr>
      <w:r w:rsidRPr="00AB5E20">
        <w:t>getModuleShortNameKeys</w:t>
      </w:r>
    </w:p>
    <w:p w:rsidR="00AB5E20" w:rsidRDefault="00AB5E20" w:rsidP="00AB5E20">
      <w:pPr>
        <w:pStyle w:val="DesignID"/>
      </w:pPr>
      <w:r>
        <w:t>GENERIC_GDD_CLS_036_022: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AB5E20" w:rsidTr="00AB5E20">
        <w:tc>
          <w:tcPr>
            <w:tcW w:w="2077" w:type="dxa"/>
            <w:shd w:val="clear" w:color="auto" w:fill="D0CECE"/>
          </w:tcPr>
          <w:p w:rsidR="00AB5E20" w:rsidRPr="00E2291F" w:rsidRDefault="00AB5E20" w:rsidP="00506121">
            <w:pPr>
              <w:rPr>
                <w:b/>
              </w:rPr>
            </w:pPr>
            <w:r w:rsidRPr="00E2291F">
              <w:rPr>
                <w:b/>
              </w:rPr>
              <w:t>Method Name</w:t>
            </w:r>
          </w:p>
        </w:tc>
        <w:tc>
          <w:tcPr>
            <w:tcW w:w="6231" w:type="dxa"/>
            <w:gridSpan w:val="3"/>
            <w:shd w:val="clear" w:color="auto" w:fill="auto"/>
          </w:tcPr>
          <w:p w:rsidR="00AB5E20" w:rsidRDefault="00AB5E20" w:rsidP="00506121">
            <w:r w:rsidRPr="00AB5E20">
              <w:t>getModuleShortNameKeys</w:t>
            </w:r>
          </w:p>
        </w:tc>
      </w:tr>
      <w:tr w:rsidR="00AB5E20" w:rsidTr="00AB5E20">
        <w:tc>
          <w:tcPr>
            <w:tcW w:w="2077" w:type="dxa"/>
            <w:vMerge w:val="restart"/>
            <w:shd w:val="clear" w:color="auto" w:fill="D0CECE"/>
          </w:tcPr>
          <w:p w:rsidR="00AB5E20" w:rsidRPr="00E2291F" w:rsidRDefault="00AB5E20" w:rsidP="00506121">
            <w:pPr>
              <w:rPr>
                <w:b/>
              </w:rPr>
            </w:pPr>
            <w:r w:rsidRPr="00E2291F">
              <w:rPr>
                <w:b/>
              </w:rPr>
              <w:t>Arguments</w:t>
            </w:r>
          </w:p>
        </w:tc>
        <w:tc>
          <w:tcPr>
            <w:tcW w:w="4154" w:type="dxa"/>
            <w:vMerge w:val="restart"/>
            <w:shd w:val="clear" w:color="auto" w:fill="auto"/>
          </w:tcPr>
          <w:p w:rsidR="00AB5E20" w:rsidRDefault="00AB5E20" w:rsidP="00506121">
            <w:r>
              <w:t>string moduleName</w:t>
            </w:r>
          </w:p>
        </w:tc>
        <w:tc>
          <w:tcPr>
            <w:tcW w:w="2077" w:type="dxa"/>
            <w:gridSpan w:val="2"/>
            <w:shd w:val="clear" w:color="auto" w:fill="auto"/>
          </w:tcPr>
          <w:p w:rsidR="00AB5E20" w:rsidRDefault="00AB5E20" w:rsidP="00506121">
            <w:r>
              <w:t xml:space="preserve">Module name </w:t>
            </w:r>
          </w:p>
        </w:tc>
      </w:tr>
      <w:tr w:rsidR="00AB5E20" w:rsidTr="00AB5E20">
        <w:tc>
          <w:tcPr>
            <w:tcW w:w="2077" w:type="dxa"/>
            <w:vMerge/>
            <w:shd w:val="clear" w:color="auto" w:fill="D0CECE"/>
          </w:tcPr>
          <w:p w:rsidR="00AB5E20" w:rsidRPr="00E2291F" w:rsidRDefault="00AB5E20" w:rsidP="00506121">
            <w:pPr>
              <w:rPr>
                <w:b/>
              </w:rPr>
            </w:pPr>
          </w:p>
        </w:tc>
        <w:tc>
          <w:tcPr>
            <w:tcW w:w="4154" w:type="dxa"/>
            <w:vMerge/>
            <w:shd w:val="clear" w:color="auto" w:fill="auto"/>
          </w:tcPr>
          <w:p w:rsidR="00AB5E20" w:rsidRDefault="00AB5E20" w:rsidP="00506121"/>
        </w:tc>
        <w:tc>
          <w:tcPr>
            <w:tcW w:w="1038" w:type="dxa"/>
            <w:shd w:val="clear" w:color="auto" w:fill="D3D3D3"/>
          </w:tcPr>
          <w:p w:rsidR="00AB5E20" w:rsidRDefault="00AB5E20" w:rsidP="00506121">
            <w:r>
              <w:t>Range:</w:t>
            </w:r>
          </w:p>
        </w:tc>
        <w:tc>
          <w:tcPr>
            <w:tcW w:w="1039" w:type="dxa"/>
            <w:shd w:val="clear" w:color="auto" w:fill="auto"/>
          </w:tcPr>
          <w:p w:rsidR="00AB5E20" w:rsidRDefault="00AB5E20" w:rsidP="00506121">
            <w:r>
              <w:t>None</w:t>
            </w:r>
          </w:p>
        </w:tc>
      </w:tr>
      <w:tr w:rsidR="00AB5E20" w:rsidTr="00AB5E20">
        <w:tc>
          <w:tcPr>
            <w:tcW w:w="2077" w:type="dxa"/>
            <w:vMerge w:val="restart"/>
            <w:shd w:val="clear" w:color="auto" w:fill="D0CECE"/>
          </w:tcPr>
          <w:p w:rsidR="00AB5E20" w:rsidRPr="00E2291F" w:rsidRDefault="00AB5E20" w:rsidP="00506121">
            <w:pPr>
              <w:rPr>
                <w:b/>
              </w:rPr>
            </w:pPr>
            <w:r w:rsidRPr="00E2291F">
              <w:rPr>
                <w:b/>
              </w:rPr>
              <w:lastRenderedPageBreak/>
              <w:t>Return</w:t>
            </w:r>
          </w:p>
        </w:tc>
        <w:tc>
          <w:tcPr>
            <w:tcW w:w="4154" w:type="dxa"/>
            <w:vMerge w:val="restart"/>
            <w:shd w:val="clear" w:color="auto" w:fill="auto"/>
          </w:tcPr>
          <w:p w:rsidR="00AB5E20" w:rsidRDefault="00AB5E20" w:rsidP="00AB5E20">
            <w:r>
              <w:t xml:space="preserve">return </w:t>
            </w:r>
            <w:r w:rsidRPr="00AB5E20">
              <w:t>List</w:t>
            </w:r>
            <w:r>
              <w:t xml:space="preserve"> of string</w:t>
            </w:r>
          </w:p>
        </w:tc>
        <w:tc>
          <w:tcPr>
            <w:tcW w:w="2077" w:type="dxa"/>
            <w:gridSpan w:val="2"/>
            <w:shd w:val="clear" w:color="auto" w:fill="auto"/>
          </w:tcPr>
          <w:p w:rsidR="00AB5E20" w:rsidRDefault="00AB5E20" w:rsidP="00506121">
            <w:r>
              <w:t>None</w:t>
            </w:r>
          </w:p>
        </w:tc>
      </w:tr>
      <w:tr w:rsidR="00AB5E20" w:rsidTr="00AB5E20">
        <w:tc>
          <w:tcPr>
            <w:tcW w:w="2077" w:type="dxa"/>
            <w:vMerge/>
            <w:shd w:val="clear" w:color="auto" w:fill="D0CECE"/>
          </w:tcPr>
          <w:p w:rsidR="00AB5E20" w:rsidRPr="00E2291F" w:rsidRDefault="00AB5E20" w:rsidP="00506121">
            <w:pPr>
              <w:rPr>
                <w:b/>
              </w:rPr>
            </w:pPr>
          </w:p>
        </w:tc>
        <w:tc>
          <w:tcPr>
            <w:tcW w:w="4154" w:type="dxa"/>
            <w:vMerge/>
            <w:shd w:val="clear" w:color="auto" w:fill="auto"/>
          </w:tcPr>
          <w:p w:rsidR="00AB5E20" w:rsidRDefault="00AB5E20" w:rsidP="00506121"/>
        </w:tc>
        <w:tc>
          <w:tcPr>
            <w:tcW w:w="1038" w:type="dxa"/>
            <w:shd w:val="clear" w:color="auto" w:fill="D3D3D3"/>
          </w:tcPr>
          <w:p w:rsidR="00AB5E20" w:rsidRDefault="00AB5E20" w:rsidP="00506121">
            <w:r>
              <w:t>Range:</w:t>
            </w:r>
          </w:p>
        </w:tc>
        <w:tc>
          <w:tcPr>
            <w:tcW w:w="1039" w:type="dxa"/>
            <w:shd w:val="clear" w:color="auto" w:fill="auto"/>
          </w:tcPr>
          <w:p w:rsidR="00AB5E20" w:rsidRDefault="00AB5E20" w:rsidP="00506121">
            <w:r>
              <w:t xml:space="preserve"> None </w:t>
            </w:r>
          </w:p>
        </w:tc>
      </w:tr>
      <w:tr w:rsidR="00AB5E20" w:rsidTr="00506121">
        <w:tc>
          <w:tcPr>
            <w:tcW w:w="2077" w:type="dxa"/>
            <w:shd w:val="clear" w:color="auto" w:fill="D0CECE"/>
          </w:tcPr>
          <w:p w:rsidR="00AB5E20" w:rsidRPr="00E2291F" w:rsidRDefault="00AB5E20" w:rsidP="00506121">
            <w:pPr>
              <w:rPr>
                <w:b/>
              </w:rPr>
            </w:pPr>
            <w:r w:rsidRPr="00E2291F">
              <w:rPr>
                <w:b/>
              </w:rPr>
              <w:t>Generated Value</w:t>
            </w:r>
          </w:p>
        </w:tc>
        <w:tc>
          <w:tcPr>
            <w:tcW w:w="6231" w:type="dxa"/>
            <w:gridSpan w:val="3"/>
            <w:shd w:val="clear" w:color="auto" w:fill="auto"/>
          </w:tcPr>
          <w:p w:rsidR="00AB5E20" w:rsidRDefault="00AB5E20" w:rsidP="00506121">
            <w:r>
              <w:t xml:space="preserve"> None </w:t>
            </w:r>
          </w:p>
        </w:tc>
      </w:tr>
      <w:tr w:rsidR="00AB5E20" w:rsidTr="00506121">
        <w:tc>
          <w:tcPr>
            <w:tcW w:w="2077" w:type="dxa"/>
            <w:shd w:val="clear" w:color="auto" w:fill="D0CECE"/>
          </w:tcPr>
          <w:p w:rsidR="00AB5E20" w:rsidRPr="00E2291F" w:rsidRDefault="00AB5E20" w:rsidP="00506121">
            <w:pPr>
              <w:rPr>
                <w:b/>
              </w:rPr>
            </w:pPr>
            <w:r w:rsidRPr="00E2291F">
              <w:rPr>
                <w:b/>
              </w:rPr>
              <w:t>Description</w:t>
            </w:r>
          </w:p>
        </w:tc>
        <w:tc>
          <w:tcPr>
            <w:tcW w:w="6231" w:type="dxa"/>
            <w:gridSpan w:val="3"/>
            <w:shd w:val="clear" w:color="auto" w:fill="auto"/>
          </w:tcPr>
          <w:p w:rsidR="00AB5E20" w:rsidRDefault="00AB5E20" w:rsidP="00506121">
            <w:pPr>
              <w:pStyle w:val="SourceCode"/>
            </w:pPr>
            <w:r w:rsidRPr="00AB5E20">
              <w:t>Get list of module short name</w:t>
            </w:r>
          </w:p>
          <w:p w:rsidR="00AB5E20" w:rsidRDefault="00AB5E20" w:rsidP="00506121">
            <w:pPr>
              <w:pStyle w:val="SourceCode"/>
            </w:pPr>
            <w:r>
              <w:t>Algorithm:</w:t>
            </w:r>
            <w:r>
              <w:br/>
            </w:r>
            <w:r w:rsidRPr="00AB5E20">
              <w:t>IF moduleName is NOT null or empty THEN</w:t>
            </w:r>
          </w:p>
          <w:p w:rsidR="00AB5E20" w:rsidRDefault="00AB5E20" w:rsidP="00506121">
            <w:pPr>
              <w:pStyle w:val="SourceCode"/>
            </w:pPr>
            <w:r w:rsidRPr="00AB5E20">
              <w:t xml:space="preserve">    Find where  moduleConfig contain key moduleName</w:t>
            </w:r>
          </w:p>
          <w:p w:rsidR="00AB5E20" w:rsidRDefault="00AB5E20" w:rsidP="00506121">
            <w:pPr>
              <w:pStyle w:val="SourceCode"/>
            </w:pPr>
            <w:r w:rsidRPr="00AB5E20">
              <w:t xml:space="preserve">        to add to list of found module short name</w:t>
            </w:r>
          </w:p>
          <w:p w:rsidR="00AB5E20" w:rsidRDefault="00AB5E20" w:rsidP="00506121">
            <w:pPr>
              <w:pStyle w:val="SourceCode"/>
            </w:pPr>
            <w:r w:rsidRPr="00AB5E20">
              <w:t xml:space="preserve">    Return "result"</w:t>
            </w:r>
          </w:p>
          <w:p w:rsidR="00AB5E20" w:rsidRDefault="00AB5E20" w:rsidP="00506121">
            <w:pPr>
              <w:pStyle w:val="SourceCode"/>
            </w:pPr>
            <w:r w:rsidRPr="00AB5E20">
              <w:t>Else</w:t>
            </w:r>
          </w:p>
          <w:p w:rsidR="00AB5E20" w:rsidRDefault="00AB5E20" w:rsidP="00506121">
            <w:pPr>
              <w:pStyle w:val="SourceCode"/>
            </w:pPr>
            <w:r w:rsidRPr="00AB5E20">
              <w:t>RETURN "result"</w:t>
            </w:r>
          </w:p>
        </w:tc>
      </w:tr>
    </w:tbl>
    <w:p w:rsidR="00AB5E20" w:rsidRDefault="00AB5E20" w:rsidP="00AB5E20">
      <w:pPr>
        <w:pStyle w:val="RefReq"/>
      </w:pPr>
      <w:r>
        <w:t xml:space="preserve">{Ref: </w:t>
      </w:r>
      <w:r w:rsidR="00630415">
        <w:t>N/A</w:t>
      </w:r>
      <w:r>
        <w:t>}</w:t>
      </w:r>
    </w:p>
    <w:p w:rsidR="00AB5E20" w:rsidRPr="00AB5E20" w:rsidRDefault="00AB5E20" w:rsidP="00AB5E20"/>
    <w:p w:rsidR="004025D7" w:rsidRDefault="004025D7" w:rsidP="004025D7"/>
    <w:p w:rsidR="004025D7" w:rsidRDefault="004025D7">
      <w:pPr>
        <w:pStyle w:val="Heading3"/>
        <w:pPrChange w:id="2473" w:author="Pham Minh Tu" w:date="2019-12-27T13:04:00Z">
          <w:pPr>
            <w:pStyle w:val="Heading2"/>
          </w:pPr>
        </w:pPrChange>
      </w:pPr>
      <w:bookmarkStart w:id="2474" w:name="_Toc29219005"/>
      <w:r>
        <w:t>Renesas::Generator::MCALConfGen::Data::CDFData::Items::BswConfig</w:t>
      </w:r>
      <w:bookmarkEnd w:id="247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BswConfig.cs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to store basic software configuration information.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ImplementUuid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uuid of tag Implement in BSWMDT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ImplementSortName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short name of tag Implement in BSWMDT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ProgrammingLanguage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programming language of tag Implement in BSWMDT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SwVersion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software version of tag Implement in BSWMDT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VendorId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vendor id of tag Implement in BSWMDT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ArReleaseVersion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ar release version of tag Implement in BSWMDT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BehaviorRef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behavior reference of tag Implement in BSWMDT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VendorApiInfix</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vendor api infix of tag Implement in BSWMDT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DescriptionUuid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uuid of tag Description in BSWMDT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DescriptionShortName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short name of tag Description in BSWMDT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ModuleId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module id of tag Description in BSWMDT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w:t>
            </w:r>
          </w:p>
        </w:tc>
        <w:tc>
          <w:tcPr>
            <w:tcW w:w="3739" w:type="dxa"/>
            <w:shd w:val="clear" w:color="auto" w:fill="auto"/>
            <w:vAlign w:val="center"/>
          </w:tcPr>
          <w:p w:rsidR="004025D7" w:rsidRDefault="004025D7" w:rsidP="00CD1F8E">
            <w:pPr>
              <w:spacing w:afterAutospacing="1"/>
            </w:pPr>
            <w:r>
              <w:t>VendorSpecificModuleDefRef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information Vendor Specific Module DefRef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pPr>
        <w:pStyle w:val="Heading4"/>
        <w:pPrChange w:id="2475" w:author="Pham Minh Tu" w:date="2019-12-27T13:04:00Z">
          <w:pPr>
            <w:pStyle w:val="Heading3"/>
          </w:pPr>
        </w:pPrChange>
      </w:pPr>
      <w:r>
        <w:t>Fields</w:t>
      </w:r>
    </w:p>
    <w:p w:rsidR="004025D7" w:rsidRDefault="004025D7">
      <w:pPr>
        <w:pStyle w:val="Heading5"/>
        <w:pPrChange w:id="2476" w:author="Pham Minh Tu" w:date="2019-12-27T13:04:00Z">
          <w:pPr>
            <w:pStyle w:val="Heading4"/>
          </w:pPr>
        </w:pPrChange>
      </w:pPr>
      <w:r>
        <w:t>ImplementUuid</w:t>
      </w:r>
    </w:p>
    <w:p w:rsidR="004025D7" w:rsidRDefault="004025D7" w:rsidP="004025D7">
      <w:pPr>
        <w:pStyle w:val="DesignID"/>
      </w:pPr>
      <w:r>
        <w:t>GENERIC_GDD_CLS_037_001: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ImplementUuid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uuid of tag Implement in BSWMDT </w:t>
            </w:r>
          </w:p>
        </w:tc>
      </w:tr>
    </w:tbl>
    <w:p w:rsidR="004025D7" w:rsidRDefault="004025D7" w:rsidP="004025D7"/>
    <w:p w:rsidR="004025D7" w:rsidRDefault="004025D7">
      <w:pPr>
        <w:pStyle w:val="Heading5"/>
        <w:pPrChange w:id="2477" w:author="Pham Minh Tu" w:date="2019-12-27T13:04:00Z">
          <w:pPr>
            <w:pStyle w:val="Heading4"/>
          </w:pPr>
        </w:pPrChange>
      </w:pPr>
      <w:r>
        <w:t>ImplementSortName</w:t>
      </w:r>
    </w:p>
    <w:p w:rsidR="004025D7" w:rsidRDefault="004025D7" w:rsidP="004025D7">
      <w:pPr>
        <w:pStyle w:val="DesignID"/>
      </w:pPr>
      <w:r>
        <w:t>GENERIC_GDD_CLS_037_002: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ImplementSortName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short name of tag Implement in BSWMDT </w:t>
            </w:r>
          </w:p>
        </w:tc>
      </w:tr>
    </w:tbl>
    <w:p w:rsidR="004025D7" w:rsidRDefault="004025D7" w:rsidP="004025D7"/>
    <w:p w:rsidR="004025D7" w:rsidRDefault="004025D7">
      <w:pPr>
        <w:pStyle w:val="Heading5"/>
        <w:pPrChange w:id="2478" w:author="Pham Minh Tu" w:date="2019-12-27T13:04:00Z">
          <w:pPr>
            <w:pStyle w:val="Heading4"/>
          </w:pPr>
        </w:pPrChange>
      </w:pPr>
      <w:r>
        <w:t>ProgrammingLanguage</w:t>
      </w:r>
    </w:p>
    <w:p w:rsidR="004025D7" w:rsidRDefault="004025D7" w:rsidP="004025D7">
      <w:pPr>
        <w:pStyle w:val="DesignID"/>
      </w:pPr>
      <w:r>
        <w:t>GENERIC_GDD_CLS_037_003: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ProgrammingLanguage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programming language of tag Implement in BSWMDT </w:t>
            </w:r>
          </w:p>
        </w:tc>
      </w:tr>
    </w:tbl>
    <w:p w:rsidR="004025D7" w:rsidRDefault="004025D7" w:rsidP="004025D7"/>
    <w:p w:rsidR="004025D7" w:rsidRDefault="004025D7">
      <w:pPr>
        <w:pStyle w:val="Heading5"/>
        <w:pPrChange w:id="2479" w:author="Pham Minh Tu" w:date="2019-12-27T13:04:00Z">
          <w:pPr>
            <w:pStyle w:val="Heading4"/>
          </w:pPr>
        </w:pPrChange>
      </w:pPr>
      <w:r>
        <w:t>SwVersion</w:t>
      </w:r>
    </w:p>
    <w:p w:rsidR="004025D7" w:rsidRDefault="004025D7" w:rsidP="004025D7">
      <w:pPr>
        <w:pStyle w:val="DesignID"/>
      </w:pPr>
      <w:r>
        <w:t>GENERIC_GDD_CLS_037_004: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SwVersion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software version of tag Implement in BSWMDT </w:t>
            </w:r>
          </w:p>
        </w:tc>
      </w:tr>
    </w:tbl>
    <w:p w:rsidR="004025D7" w:rsidRDefault="004025D7" w:rsidP="004025D7"/>
    <w:p w:rsidR="004025D7" w:rsidRDefault="004025D7">
      <w:pPr>
        <w:pStyle w:val="Heading5"/>
        <w:pPrChange w:id="2480" w:author="Pham Minh Tu" w:date="2019-12-27T13:04:00Z">
          <w:pPr>
            <w:pStyle w:val="Heading4"/>
          </w:pPr>
        </w:pPrChange>
      </w:pPr>
      <w:r>
        <w:t>VendorId</w:t>
      </w:r>
    </w:p>
    <w:p w:rsidR="004025D7" w:rsidRDefault="004025D7" w:rsidP="004025D7">
      <w:pPr>
        <w:pStyle w:val="DesignID"/>
      </w:pPr>
      <w:r>
        <w:t>GENERIC_GDD_CLS_037_005: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VendorId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vendor id of tag Implement in BSWMDT </w:t>
            </w:r>
          </w:p>
        </w:tc>
      </w:tr>
    </w:tbl>
    <w:p w:rsidR="004025D7" w:rsidRDefault="004025D7" w:rsidP="004025D7"/>
    <w:p w:rsidR="004025D7" w:rsidRDefault="004025D7">
      <w:pPr>
        <w:pStyle w:val="Heading5"/>
        <w:pPrChange w:id="2481" w:author="Pham Minh Tu" w:date="2019-12-27T13:04:00Z">
          <w:pPr>
            <w:pStyle w:val="Heading4"/>
          </w:pPr>
        </w:pPrChange>
      </w:pPr>
      <w:r>
        <w:t>ArReleaseVersion</w:t>
      </w:r>
    </w:p>
    <w:p w:rsidR="004025D7" w:rsidRDefault="004025D7" w:rsidP="004025D7">
      <w:pPr>
        <w:pStyle w:val="DesignID"/>
      </w:pPr>
      <w:r>
        <w:t>GENERIC_GDD_CLS_037_006: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ArReleaseVersion</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ar release version of tag Implement in BSWMDT </w:t>
            </w:r>
          </w:p>
        </w:tc>
      </w:tr>
    </w:tbl>
    <w:p w:rsidR="004025D7" w:rsidRDefault="004025D7" w:rsidP="004025D7"/>
    <w:p w:rsidR="004025D7" w:rsidRDefault="004025D7">
      <w:pPr>
        <w:pStyle w:val="Heading5"/>
        <w:pPrChange w:id="2482" w:author="Pham Minh Tu" w:date="2019-12-27T13:04:00Z">
          <w:pPr>
            <w:pStyle w:val="Heading4"/>
          </w:pPr>
        </w:pPrChange>
      </w:pPr>
      <w:r>
        <w:t>BehaviorRef</w:t>
      </w:r>
    </w:p>
    <w:p w:rsidR="004025D7" w:rsidRDefault="004025D7" w:rsidP="004025D7">
      <w:pPr>
        <w:pStyle w:val="DesignID"/>
      </w:pPr>
      <w:r>
        <w:t>GENERIC_GDD_CLS_037_007: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BehaviorRef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behavior reference of tag Implement in BSWMDT </w:t>
            </w:r>
          </w:p>
        </w:tc>
      </w:tr>
    </w:tbl>
    <w:p w:rsidR="004025D7" w:rsidRDefault="004025D7" w:rsidP="004025D7"/>
    <w:p w:rsidR="004025D7" w:rsidRDefault="004025D7">
      <w:pPr>
        <w:pStyle w:val="Heading5"/>
        <w:pPrChange w:id="2483" w:author="Pham Minh Tu" w:date="2019-12-27T13:04:00Z">
          <w:pPr>
            <w:pStyle w:val="Heading4"/>
          </w:pPr>
        </w:pPrChange>
      </w:pPr>
      <w:r>
        <w:t>VendorApiInfix</w:t>
      </w:r>
    </w:p>
    <w:p w:rsidR="004025D7" w:rsidRDefault="004025D7" w:rsidP="004025D7">
      <w:pPr>
        <w:pStyle w:val="DesignID"/>
      </w:pPr>
      <w:r>
        <w:t>GENERIC_GDD_CLS_037_008: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VendorApiInfix</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vendor api infix of tag Implement in BSWMDT </w:t>
            </w:r>
          </w:p>
        </w:tc>
      </w:tr>
    </w:tbl>
    <w:p w:rsidR="004025D7" w:rsidRDefault="004025D7" w:rsidP="004025D7"/>
    <w:p w:rsidR="004025D7" w:rsidRDefault="004025D7">
      <w:pPr>
        <w:pStyle w:val="Heading5"/>
        <w:pPrChange w:id="2484" w:author="Pham Minh Tu" w:date="2019-12-27T13:04:00Z">
          <w:pPr>
            <w:pStyle w:val="Heading4"/>
          </w:pPr>
        </w:pPrChange>
      </w:pPr>
      <w:r>
        <w:t>DescriptionUuid</w:t>
      </w:r>
    </w:p>
    <w:p w:rsidR="004025D7" w:rsidRDefault="004025D7" w:rsidP="004025D7">
      <w:pPr>
        <w:pStyle w:val="DesignID"/>
      </w:pPr>
      <w:r>
        <w:t>GENERIC_GDD_CLS_037_009: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DescriptionUuid</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uuid of tag Description in BSWMDT </w:t>
            </w:r>
          </w:p>
        </w:tc>
      </w:tr>
    </w:tbl>
    <w:p w:rsidR="004025D7" w:rsidRDefault="004025D7" w:rsidP="004025D7"/>
    <w:p w:rsidR="004025D7" w:rsidRDefault="004025D7">
      <w:pPr>
        <w:pStyle w:val="Heading5"/>
        <w:pPrChange w:id="2485" w:author="Pham Minh Tu" w:date="2019-12-27T13:04:00Z">
          <w:pPr>
            <w:pStyle w:val="Heading4"/>
          </w:pPr>
        </w:pPrChange>
      </w:pPr>
      <w:r>
        <w:t>DescriptionShortName</w:t>
      </w:r>
    </w:p>
    <w:p w:rsidR="004025D7" w:rsidRDefault="004025D7" w:rsidP="004025D7">
      <w:pPr>
        <w:pStyle w:val="DesignID"/>
      </w:pPr>
      <w:r>
        <w:t>GENERIC_GDD_CLS_037_010: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DescriptionShortName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short name of tag Description in BSWMDT </w:t>
            </w:r>
          </w:p>
        </w:tc>
      </w:tr>
    </w:tbl>
    <w:p w:rsidR="004025D7" w:rsidRDefault="004025D7" w:rsidP="004025D7"/>
    <w:p w:rsidR="004025D7" w:rsidRDefault="004025D7">
      <w:pPr>
        <w:pStyle w:val="Heading5"/>
        <w:pPrChange w:id="2486" w:author="Pham Minh Tu" w:date="2019-12-27T13:04:00Z">
          <w:pPr>
            <w:pStyle w:val="Heading4"/>
          </w:pPr>
        </w:pPrChange>
      </w:pPr>
      <w:r>
        <w:t>ModuleId</w:t>
      </w:r>
    </w:p>
    <w:p w:rsidR="004025D7" w:rsidRDefault="004025D7" w:rsidP="004025D7">
      <w:pPr>
        <w:pStyle w:val="DesignID"/>
      </w:pPr>
      <w:r>
        <w:t>GENERIC_GDD_CLS_037_011: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module id of tag Description in BSWMDT </w:t>
            </w:r>
          </w:p>
        </w:tc>
      </w:tr>
    </w:tbl>
    <w:p w:rsidR="004025D7" w:rsidRDefault="004025D7" w:rsidP="004025D7"/>
    <w:p w:rsidR="004025D7" w:rsidRDefault="004025D7">
      <w:pPr>
        <w:pStyle w:val="Heading5"/>
        <w:pPrChange w:id="2487" w:author="Pham Minh Tu" w:date="2019-12-27T13:05:00Z">
          <w:pPr>
            <w:pStyle w:val="Heading4"/>
          </w:pPr>
        </w:pPrChange>
      </w:pPr>
      <w:r>
        <w:t>VendorSpecificModuleDefRef</w:t>
      </w:r>
    </w:p>
    <w:p w:rsidR="004025D7" w:rsidRDefault="004025D7" w:rsidP="004025D7">
      <w:pPr>
        <w:pStyle w:val="DesignID"/>
      </w:pPr>
      <w:r>
        <w:t>GENERIC_GDD_CLS_037_012: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VendorSpecificModuleDefRef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information Vendor Specific Module DefRef </w:t>
            </w:r>
          </w:p>
        </w:tc>
      </w:tr>
    </w:tbl>
    <w:p w:rsidR="004025D7" w:rsidRDefault="004025D7" w:rsidP="004025D7"/>
    <w:p w:rsidR="004025D7" w:rsidRDefault="004025D7">
      <w:pPr>
        <w:pStyle w:val="Heading4"/>
        <w:pPrChange w:id="2488" w:author="Pham Minh Tu" w:date="2019-12-27T13:05:00Z">
          <w:pPr>
            <w:pStyle w:val="Heading3"/>
          </w:pPr>
        </w:pPrChange>
      </w:pPr>
      <w:r>
        <w:t>Methods</w:t>
      </w:r>
    </w:p>
    <w:p w:rsidR="004025D7" w:rsidRDefault="004025D7">
      <w:pPr>
        <w:pStyle w:val="Heading3"/>
        <w:pPrChange w:id="2489" w:author="Pham Minh Tu" w:date="2019-12-27T13:05:00Z">
          <w:pPr>
            <w:pStyle w:val="Heading2"/>
          </w:pPr>
        </w:pPrChange>
      </w:pPr>
      <w:bookmarkStart w:id="2490" w:name="_Toc29219006"/>
      <w:r>
        <w:t>Renesas::Generator::MCALConfGen::Data::CDFData::Items::Configuration</w:t>
      </w:r>
      <w:bookmarkEnd w:id="249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Configuration.cs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to store basic formation of a CDF tag ECUC-MODULE-CONFIGURATION-VALUES.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Uuid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Uuid in tag ECUC-MODULE-CONFIGURATION-VALUES in CDF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ShortName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short name in tag ECUC-MODULE-CONFIGURATION-VALUES in CDF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DefinitionRef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DEFINITION-REF information in tag ECUC-MODULE-CONFIGURATION-VALUES in CDF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ModuleDescriptionRef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content of tag MODULE-DESCRIPTION-REF in CDF files.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pPr>
        <w:pStyle w:val="Heading4"/>
        <w:pPrChange w:id="2491" w:author="Pham Minh Tu" w:date="2019-12-27T13:05:00Z">
          <w:pPr>
            <w:pStyle w:val="Heading3"/>
          </w:pPr>
        </w:pPrChange>
      </w:pPr>
      <w:r>
        <w:t>Fields</w:t>
      </w:r>
    </w:p>
    <w:p w:rsidR="004025D7" w:rsidRDefault="004025D7">
      <w:pPr>
        <w:pStyle w:val="Heading5"/>
        <w:pPrChange w:id="2492" w:author="Pham Minh Tu" w:date="2019-12-27T13:05:00Z">
          <w:pPr>
            <w:pStyle w:val="Heading4"/>
          </w:pPr>
        </w:pPrChange>
      </w:pPr>
      <w:r>
        <w:t>Uuid</w:t>
      </w:r>
    </w:p>
    <w:p w:rsidR="004025D7" w:rsidRDefault="004025D7" w:rsidP="004025D7">
      <w:pPr>
        <w:pStyle w:val="DesignID"/>
      </w:pPr>
      <w:r>
        <w:t>GENERIC_GDD_CLS_038_001: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Uuid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Uuid in tag ECUC-MODULE-CONFIGURATION-VALUES in CDF files. </w:t>
            </w:r>
          </w:p>
        </w:tc>
      </w:tr>
    </w:tbl>
    <w:p w:rsidR="004025D7" w:rsidRDefault="004025D7" w:rsidP="004025D7"/>
    <w:p w:rsidR="004025D7" w:rsidRDefault="004025D7">
      <w:pPr>
        <w:pStyle w:val="Heading5"/>
        <w:pPrChange w:id="2493" w:author="Pham Minh Tu" w:date="2019-12-27T13:05:00Z">
          <w:pPr>
            <w:pStyle w:val="Heading4"/>
          </w:pPr>
        </w:pPrChange>
      </w:pPr>
      <w:r>
        <w:t>ShortName</w:t>
      </w:r>
    </w:p>
    <w:p w:rsidR="004025D7" w:rsidRDefault="004025D7" w:rsidP="004025D7">
      <w:pPr>
        <w:pStyle w:val="DesignID"/>
      </w:pPr>
      <w:r>
        <w:t>GENERIC_GDD_CLS_038_002: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ShortName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short name in tag ECUC-MODULE-CONFIGURATION-VALUES in CDF files. </w:t>
            </w:r>
          </w:p>
        </w:tc>
      </w:tr>
    </w:tbl>
    <w:p w:rsidR="004025D7" w:rsidRDefault="004025D7" w:rsidP="004025D7"/>
    <w:p w:rsidR="004025D7" w:rsidRDefault="004025D7">
      <w:pPr>
        <w:pStyle w:val="Heading5"/>
        <w:pPrChange w:id="2494" w:author="Pham Minh Tu" w:date="2019-12-27T13:05:00Z">
          <w:pPr>
            <w:pStyle w:val="Heading4"/>
          </w:pPr>
        </w:pPrChange>
      </w:pPr>
      <w:r>
        <w:lastRenderedPageBreak/>
        <w:t>DefinitionRef</w:t>
      </w:r>
    </w:p>
    <w:p w:rsidR="004025D7" w:rsidRDefault="004025D7" w:rsidP="004025D7">
      <w:pPr>
        <w:pStyle w:val="DesignID"/>
      </w:pPr>
      <w:r>
        <w:t>GENERIC_GDD_CLS_038_003: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DefinitionRef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DEFINITION-REF information in tag ECUC-MODULE-CONFIGURATION-VALUES in CDF files. </w:t>
            </w:r>
          </w:p>
        </w:tc>
      </w:tr>
    </w:tbl>
    <w:p w:rsidR="004025D7" w:rsidRDefault="004025D7" w:rsidP="004025D7"/>
    <w:p w:rsidR="004025D7" w:rsidRDefault="004025D7">
      <w:pPr>
        <w:pStyle w:val="Heading5"/>
        <w:pPrChange w:id="2495" w:author="Pham Minh Tu" w:date="2019-12-27T13:05:00Z">
          <w:pPr>
            <w:pStyle w:val="Heading4"/>
          </w:pPr>
        </w:pPrChange>
      </w:pPr>
      <w:r>
        <w:t>ModuleDescriptionRef</w:t>
      </w:r>
    </w:p>
    <w:p w:rsidR="004025D7" w:rsidRDefault="004025D7" w:rsidP="004025D7">
      <w:pPr>
        <w:pStyle w:val="DesignID"/>
      </w:pPr>
      <w:r>
        <w:t>GENERIC_GDD_CLS_038_004: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ModuleDescriptionRef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content of tag MODULE-DESCRIPTION-REF in CDF files. </w:t>
            </w:r>
          </w:p>
        </w:tc>
      </w:tr>
    </w:tbl>
    <w:p w:rsidR="004025D7" w:rsidRDefault="004025D7" w:rsidP="004025D7"/>
    <w:p w:rsidR="004025D7" w:rsidRDefault="004025D7">
      <w:pPr>
        <w:pStyle w:val="Heading4"/>
        <w:pPrChange w:id="2496" w:author="Pham Minh Tu" w:date="2019-12-27T13:05:00Z">
          <w:pPr>
            <w:pStyle w:val="Heading3"/>
          </w:pPr>
        </w:pPrChange>
      </w:pPr>
      <w:r>
        <w:t>Methods</w:t>
      </w:r>
    </w:p>
    <w:p w:rsidR="004025D7" w:rsidRDefault="004025D7">
      <w:pPr>
        <w:pStyle w:val="Heading3"/>
        <w:pPrChange w:id="2497" w:author="Pham Minh Tu" w:date="2019-12-27T13:05:00Z">
          <w:pPr>
            <w:pStyle w:val="Heading2"/>
          </w:pPr>
        </w:pPrChange>
      </w:pPr>
      <w:bookmarkStart w:id="2498" w:name="_Toc29219007"/>
      <w:r>
        <w:t>Renesas::Generator::MCALConfGen::Data::CDFData::Items::Container</w:t>
      </w:r>
      <w:bookmarkEnd w:id="249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Container.cs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that stores information of a CDF tag ECUC-CONTAINER-VALUE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Uuid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Uuid in tag ECUC-CONTAINER-VALUE in CDF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ShortName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short name in tag ECUC-CONTAINER-VALUE in CDF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DefinitionRef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definition reference in tag ECUC-CONTAINER-VALUE in CDF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ParameterValues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parameter values in tag ECUC-CONTAINER-VALUE/PARAMETER-VALUES in CDF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(5)</w:t>
            </w:r>
          </w:p>
        </w:tc>
        <w:tc>
          <w:tcPr>
            <w:tcW w:w="3739" w:type="dxa"/>
            <w:shd w:val="clear" w:color="auto" w:fill="auto"/>
            <w:vAlign w:val="center"/>
          </w:tcPr>
          <w:p w:rsidR="004025D7" w:rsidRDefault="004025D7" w:rsidP="00CD1F8E">
            <w:pPr>
              <w:spacing w:afterAutospacing="1"/>
            </w:pPr>
            <w:r>
              <w:t>ReferenceValues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reference values in tag ECUC-CONTAINER-VALUE/REFERENCE-VALUES in CDF files.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Parent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parent of container information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path information of container as CanConfigSet/CanController/CanControllerBaudrateConfig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Childs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childs of container information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Equals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Check if this object and target are equal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GetHashCode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hash code of container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GetParameterValue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 parameter value from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GetParameterValues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all parameters' values from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GetReferenceValue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 reference value from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GetReferenceValues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all references' values from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GetDescendant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all descendant containers (including this container)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GetChildsByDefName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list of children by definition reference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GetChildByDefName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 child by definition reference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Compare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Compare 2 containers by their def names and short names </w:t>
            </w:r>
          </w:p>
        </w:tc>
      </w:tr>
    </w:tbl>
    <w:p w:rsidR="004025D7" w:rsidRDefault="004025D7">
      <w:pPr>
        <w:pStyle w:val="Heading4"/>
        <w:pPrChange w:id="2499" w:author="Pham Minh Tu" w:date="2019-12-27T13:05:00Z">
          <w:pPr>
            <w:pStyle w:val="Heading3"/>
          </w:pPr>
        </w:pPrChange>
      </w:pPr>
      <w:r>
        <w:t>Fields</w:t>
      </w:r>
    </w:p>
    <w:p w:rsidR="004025D7" w:rsidRDefault="004025D7">
      <w:pPr>
        <w:pStyle w:val="Heading5"/>
        <w:pPrChange w:id="2500" w:author="Pham Minh Tu" w:date="2019-12-27T13:05:00Z">
          <w:pPr>
            <w:pStyle w:val="Heading4"/>
          </w:pPr>
        </w:pPrChange>
      </w:pPr>
      <w:r>
        <w:t>Uuid</w:t>
      </w:r>
    </w:p>
    <w:p w:rsidR="004025D7" w:rsidRDefault="004025D7" w:rsidP="004025D7">
      <w:pPr>
        <w:pStyle w:val="DesignID"/>
      </w:pPr>
      <w:r>
        <w:t>GENERIC_GDD_CLS_039_001: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Uuid</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Uuid in tag ECUC-CONTAINER-VALUE in CDF files. </w:t>
            </w:r>
          </w:p>
        </w:tc>
      </w:tr>
    </w:tbl>
    <w:p w:rsidR="004025D7" w:rsidRDefault="004025D7" w:rsidP="004025D7"/>
    <w:p w:rsidR="004025D7" w:rsidRDefault="004025D7">
      <w:pPr>
        <w:pStyle w:val="Heading5"/>
        <w:pPrChange w:id="2501" w:author="Pham Minh Tu" w:date="2019-12-27T13:05:00Z">
          <w:pPr>
            <w:pStyle w:val="Heading4"/>
          </w:pPr>
        </w:pPrChange>
      </w:pPr>
      <w:r>
        <w:t>ShortName</w:t>
      </w:r>
    </w:p>
    <w:p w:rsidR="004025D7" w:rsidRDefault="004025D7" w:rsidP="004025D7">
      <w:pPr>
        <w:pStyle w:val="DesignID"/>
      </w:pPr>
      <w:r>
        <w:t>GENERIC_GDD_CLS_039_002: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ShortName</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short name in tag ECUC-CONTAINER-VALUE in CDF files. </w:t>
            </w:r>
          </w:p>
        </w:tc>
      </w:tr>
    </w:tbl>
    <w:p w:rsidR="004025D7" w:rsidRDefault="004025D7" w:rsidP="004025D7"/>
    <w:p w:rsidR="004025D7" w:rsidRDefault="004025D7">
      <w:pPr>
        <w:pStyle w:val="Heading5"/>
        <w:pPrChange w:id="2502" w:author="Pham Minh Tu" w:date="2019-12-27T13:05:00Z">
          <w:pPr>
            <w:pStyle w:val="Heading4"/>
          </w:pPr>
        </w:pPrChange>
      </w:pPr>
      <w:r>
        <w:t>DefinitionRef</w:t>
      </w:r>
    </w:p>
    <w:p w:rsidR="004025D7" w:rsidRDefault="004025D7" w:rsidP="004025D7">
      <w:pPr>
        <w:pStyle w:val="DesignID"/>
      </w:pPr>
      <w:r>
        <w:t>GENERIC_GDD_CLS_039_003: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DefinitionRef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definition reference in tag ECUC-CONTAINER-VALUE in CDF files. </w:t>
            </w:r>
          </w:p>
        </w:tc>
      </w:tr>
    </w:tbl>
    <w:p w:rsidR="004025D7" w:rsidRDefault="004025D7" w:rsidP="004025D7"/>
    <w:p w:rsidR="004025D7" w:rsidRDefault="004025D7">
      <w:pPr>
        <w:pStyle w:val="Heading5"/>
        <w:pPrChange w:id="2503" w:author="Pham Minh Tu" w:date="2019-12-27T13:05:00Z">
          <w:pPr>
            <w:pStyle w:val="Heading4"/>
          </w:pPr>
        </w:pPrChange>
      </w:pPr>
      <w:r>
        <w:t>ParameterValues</w:t>
      </w:r>
    </w:p>
    <w:p w:rsidR="004025D7" w:rsidRDefault="004025D7" w:rsidP="004025D7">
      <w:pPr>
        <w:pStyle w:val="DesignID"/>
      </w:pPr>
      <w:r>
        <w:t>GENERIC_GDD_CLS_039_004: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ParameterValues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IList&lt; ItemValue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parameter values in tag ECUC-CONTAINER-VALUE/PARAMETER-VALUES in CDF files. </w:t>
            </w:r>
          </w:p>
        </w:tc>
      </w:tr>
    </w:tbl>
    <w:p w:rsidR="004025D7" w:rsidRDefault="004025D7" w:rsidP="004025D7"/>
    <w:p w:rsidR="004025D7" w:rsidRDefault="004025D7">
      <w:pPr>
        <w:pStyle w:val="Heading5"/>
        <w:pPrChange w:id="2504" w:author="Pham Minh Tu" w:date="2019-12-27T13:05:00Z">
          <w:pPr>
            <w:pStyle w:val="Heading4"/>
          </w:pPr>
        </w:pPrChange>
      </w:pPr>
      <w:r>
        <w:t>ReferenceValues</w:t>
      </w:r>
    </w:p>
    <w:p w:rsidR="004025D7" w:rsidRDefault="004025D7" w:rsidP="004025D7">
      <w:pPr>
        <w:pStyle w:val="DesignID"/>
      </w:pPr>
      <w:r>
        <w:t>GENERIC_GDD_CLS_039_005: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ReferenceValues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IList&lt; ItemValue</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reference values in tag ECUC-CONTAINER-VALUE/REFERENCE-VALUES in CDF files. </w:t>
            </w:r>
          </w:p>
        </w:tc>
      </w:tr>
    </w:tbl>
    <w:p w:rsidR="004025D7" w:rsidRDefault="004025D7" w:rsidP="004025D7"/>
    <w:p w:rsidR="004025D7" w:rsidRDefault="004025D7">
      <w:pPr>
        <w:pStyle w:val="Heading5"/>
        <w:pPrChange w:id="2505" w:author="Pham Minh Tu" w:date="2019-12-27T13:05:00Z">
          <w:pPr>
            <w:pStyle w:val="Heading4"/>
          </w:pPr>
        </w:pPrChange>
      </w:pPr>
      <w:r>
        <w:t>Parent</w:t>
      </w:r>
    </w:p>
    <w:p w:rsidR="004025D7" w:rsidRDefault="004025D7" w:rsidP="004025D7">
      <w:pPr>
        <w:pStyle w:val="DesignID"/>
      </w:pPr>
      <w:r>
        <w:t>GENERIC_GDD_CLS_039_006: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Parent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Container</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Description</w:t>
            </w:r>
          </w:p>
        </w:tc>
        <w:tc>
          <w:tcPr>
            <w:tcW w:w="5816" w:type="dxa"/>
            <w:shd w:val="clear" w:color="auto" w:fill="auto"/>
          </w:tcPr>
          <w:p w:rsidR="004025D7" w:rsidRDefault="004025D7" w:rsidP="00CD1F8E">
            <w:r>
              <w:t xml:space="preserve">Contain parent of container information </w:t>
            </w:r>
          </w:p>
        </w:tc>
      </w:tr>
    </w:tbl>
    <w:p w:rsidR="004025D7" w:rsidRDefault="004025D7" w:rsidP="004025D7"/>
    <w:p w:rsidR="004025D7" w:rsidRDefault="004025D7">
      <w:pPr>
        <w:pStyle w:val="Heading5"/>
        <w:pPrChange w:id="2506" w:author="Pham Minh Tu" w:date="2019-12-27T13:05:00Z">
          <w:pPr>
            <w:pStyle w:val="Heading4"/>
          </w:pPr>
        </w:pPrChange>
      </w:pPr>
      <w:r>
        <w:t>Path</w:t>
      </w:r>
    </w:p>
    <w:p w:rsidR="004025D7" w:rsidRDefault="004025D7" w:rsidP="004025D7">
      <w:pPr>
        <w:pStyle w:val="DesignID"/>
      </w:pPr>
      <w:r>
        <w:t>GENERIC_GDD_CLS_039_007: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Path</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path information of container as CanConfigSet/CanController/CanControllerBaudrateConfig </w:t>
            </w:r>
          </w:p>
        </w:tc>
      </w:tr>
    </w:tbl>
    <w:p w:rsidR="004025D7" w:rsidRDefault="004025D7" w:rsidP="004025D7"/>
    <w:p w:rsidR="004025D7" w:rsidRDefault="004025D7">
      <w:pPr>
        <w:pStyle w:val="Heading5"/>
        <w:pPrChange w:id="2507" w:author="Pham Minh Tu" w:date="2019-12-27T13:05:00Z">
          <w:pPr>
            <w:pStyle w:val="Heading4"/>
          </w:pPr>
        </w:pPrChange>
      </w:pPr>
      <w:r>
        <w:t>Childs</w:t>
      </w:r>
    </w:p>
    <w:p w:rsidR="004025D7" w:rsidRDefault="004025D7" w:rsidP="004025D7">
      <w:pPr>
        <w:pStyle w:val="DesignID"/>
      </w:pPr>
      <w:r>
        <w:t>GENERIC_GDD_CLS_039_008: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Childs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List&lt; Container</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childs of container information </w:t>
            </w:r>
          </w:p>
        </w:tc>
      </w:tr>
    </w:tbl>
    <w:p w:rsidR="004025D7" w:rsidRDefault="004025D7" w:rsidP="004025D7"/>
    <w:p w:rsidR="004025D7" w:rsidRDefault="004025D7">
      <w:pPr>
        <w:pStyle w:val="Heading4"/>
        <w:pPrChange w:id="2508" w:author="Pham Minh Tu" w:date="2019-12-27T13:05:00Z">
          <w:pPr>
            <w:pStyle w:val="Heading3"/>
          </w:pPr>
        </w:pPrChange>
      </w:pPr>
      <w:r>
        <w:t>Methods</w:t>
      </w:r>
    </w:p>
    <w:p w:rsidR="004025D7" w:rsidRDefault="004025D7">
      <w:pPr>
        <w:pStyle w:val="Heading5"/>
        <w:pPrChange w:id="2509" w:author="Pham Minh Tu" w:date="2019-12-27T13:05:00Z">
          <w:pPr>
            <w:pStyle w:val="Heading4"/>
          </w:pPr>
        </w:pPrChange>
      </w:pPr>
      <w:r>
        <w:t>Compare</w:t>
      </w:r>
    </w:p>
    <w:p w:rsidR="004025D7" w:rsidRDefault="004025D7" w:rsidP="004025D7">
      <w:pPr>
        <w:pStyle w:val="DesignID"/>
      </w:pPr>
      <w:r>
        <w:t>GENERIC_GDD_CLS_039_009: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Compare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con1</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con2</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int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Compare 2 containers by their def names and short names</w:t>
            </w:r>
          </w:p>
          <w:p w:rsidR="004025D7" w:rsidRDefault="004025D7" w:rsidP="00CD1F8E">
            <w:pPr>
              <w:pStyle w:val="SourceCode"/>
            </w:pPr>
            <w:r>
              <w:t>Algorithm:</w:t>
            </w:r>
            <w:r>
              <w:br/>
              <w:t>IF both are null THEN</w:t>
            </w:r>
            <w:r>
              <w:br/>
              <w:t xml:space="preserve">     RETURN 0</w:t>
            </w:r>
            <w:r>
              <w:br/>
              <w:t xml:space="preserve"> ELSE IF container1 is null AND container2 NOT null THEN</w:t>
            </w:r>
            <w:r>
              <w:br/>
              <w:t xml:space="preserve">     RETURN -1</w:t>
            </w:r>
            <w:r>
              <w:br/>
              <w:t xml:space="preserve"> ELSE IF container1 NOT null AND container2 is null THEN</w:t>
            </w:r>
            <w:r>
              <w:br/>
            </w:r>
            <w:r>
              <w:lastRenderedPageBreak/>
              <w:t xml:space="preserve">     RETURN 1</w:t>
            </w:r>
            <w:r>
              <w:br/>
              <w:t xml:space="preserve"> ELSE</w:t>
            </w:r>
            <w:r>
              <w:br/>
              <w:t xml:space="preserve">     IF container1.DefinitionRef and container2.DefinitionRef NOT equal THEN</w:t>
            </w:r>
            <w:r>
              <w:br/>
              <w:t xml:space="preserve">         RETURN string comparision result of container1.ShortName and container2.ShortName</w:t>
            </w:r>
            <w:r>
              <w:br/>
              <w:t xml:space="preserve">     ELSE</w:t>
            </w:r>
            <w:r>
              <w:br/>
              <w:t xml:space="preserve">         RETURN string comparision result of container1.DefinitionRef and container2.DefinitionRef</w:t>
            </w:r>
            <w:r>
              <w:br/>
              <w:t xml:space="preserve">     End</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2510" w:author="Pham Minh Tu" w:date="2019-12-27T13:05:00Z">
          <w:pPr>
            <w:pStyle w:val="Heading4"/>
          </w:pPr>
        </w:pPrChange>
      </w:pPr>
      <w:r>
        <w:t>Equals</w:t>
      </w:r>
    </w:p>
    <w:p w:rsidR="004025D7" w:rsidRDefault="004025D7" w:rsidP="004025D7">
      <w:pPr>
        <w:pStyle w:val="DesignID"/>
      </w:pPr>
      <w:r>
        <w:t>GENERIC_GDD_CLS_039_010: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Equals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object target</w:t>
            </w:r>
          </w:p>
        </w:tc>
        <w:tc>
          <w:tcPr>
            <w:tcW w:w="1038" w:type="dxa"/>
            <w:gridSpan w:val="2"/>
            <w:shd w:val="clear" w:color="auto" w:fill="auto"/>
          </w:tcPr>
          <w:p w:rsidR="004025D7" w:rsidRDefault="004025D7" w:rsidP="00CD1F8E">
            <w:r>
              <w:t xml:space="preserve">Target object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if this object and target are equal</w:t>
            </w:r>
          </w:p>
          <w:p w:rsidR="004025D7" w:rsidRDefault="004025D7" w:rsidP="00CD1F8E">
            <w:pPr>
              <w:pStyle w:val="SourceCode"/>
            </w:pPr>
            <w:r>
              <w:t>Algorithm:</w:t>
            </w:r>
            <w:r>
              <w:br/>
              <w:t>IF target is null or not instance of Container THEN</w:t>
            </w:r>
            <w:r>
              <w:br/>
              <w:t xml:space="preserve">     RETURN false</w:t>
            </w:r>
            <w:r>
              <w:br/>
              <w:t xml:space="preserve"> ELSE</w:t>
            </w:r>
            <w:r>
              <w:br/>
              <w:t xml:space="preserve">     IF Uuid and short name of this object are equal to target object THEN</w:t>
            </w:r>
            <w:r>
              <w:br/>
              <w:t xml:space="preserve">         RETURN true</w:t>
            </w:r>
            <w:r>
              <w:br/>
              <w:t xml:space="preserve">     ELSE</w:t>
            </w:r>
            <w:r>
              <w:br/>
              <w:t xml:space="preserve">         RETURN false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11" w:author="Pham Minh Tu" w:date="2019-12-27T13:05:00Z">
          <w:pPr>
            <w:pStyle w:val="Heading4"/>
          </w:pPr>
        </w:pPrChange>
      </w:pPr>
      <w:r>
        <w:t>GetChildByDefName</w:t>
      </w:r>
    </w:p>
    <w:p w:rsidR="004025D7" w:rsidRDefault="004025D7" w:rsidP="004025D7">
      <w:pPr>
        <w:pStyle w:val="DesignID"/>
      </w:pPr>
      <w:r>
        <w:t>GENERIC_GDD_CLS_039_011: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GetChildByDefName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defName</w:t>
            </w:r>
          </w:p>
        </w:tc>
        <w:tc>
          <w:tcPr>
            <w:tcW w:w="4154" w:type="dxa"/>
            <w:gridSpan w:val="2"/>
            <w:shd w:val="clear" w:color="auto" w:fill="auto"/>
          </w:tcPr>
          <w:p w:rsidR="004025D7" w:rsidRDefault="004025D7" w:rsidP="00CD1F8E">
            <w:r>
              <w:t xml:space="preserve">Def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int sortOption</w:t>
            </w:r>
          </w:p>
        </w:tc>
        <w:tc>
          <w:tcPr>
            <w:tcW w:w="4154" w:type="dxa"/>
            <w:gridSpan w:val="2"/>
            <w:shd w:val="clear" w:color="auto" w:fill="auto"/>
          </w:tcPr>
          <w:p w:rsidR="004025D7" w:rsidRDefault="004025D7" w:rsidP="00CD1F8E">
            <w:r>
              <w:t xml:space="preserve">Sort option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return a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 child by definition reference name</w:t>
            </w:r>
          </w:p>
          <w:p w:rsidR="004025D7" w:rsidRDefault="004025D7" w:rsidP="00CD1F8E">
            <w:pPr>
              <w:pStyle w:val="SourceCode"/>
            </w:pPr>
            <w:r>
              <w:t>Algorithm:</w:t>
            </w:r>
            <w:r>
              <w:br/>
              <w:t>Get a list of child by def name by calling method GetChildsByDefName</w:t>
            </w:r>
            <w:r>
              <w:br/>
              <w:t xml:space="preserve"> IF not found THEN</w:t>
            </w:r>
            <w:r>
              <w:br/>
              <w:t xml:space="preserve">     Return null</w:t>
            </w:r>
            <w:r>
              <w:br/>
              <w:t xml:space="preserve"> ELSE</w:t>
            </w:r>
            <w:r>
              <w:br/>
              <w:t xml:space="preserve">     Return first child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12" w:author="Pham Minh Tu" w:date="2019-12-27T13:05:00Z">
          <w:pPr>
            <w:pStyle w:val="Heading4"/>
          </w:pPr>
        </w:pPrChange>
      </w:pPr>
      <w:r>
        <w:t>GetChildsByDefName</w:t>
      </w:r>
    </w:p>
    <w:p w:rsidR="004025D7" w:rsidRDefault="004025D7" w:rsidP="004025D7">
      <w:pPr>
        <w:pStyle w:val="DesignID"/>
      </w:pPr>
      <w:r>
        <w:t>GENERIC_GDD_CLS_039_012: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GetChildsByDefName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defName</w:t>
            </w:r>
          </w:p>
        </w:tc>
        <w:tc>
          <w:tcPr>
            <w:tcW w:w="4154" w:type="dxa"/>
            <w:gridSpan w:val="2"/>
            <w:shd w:val="clear" w:color="auto" w:fill="auto"/>
          </w:tcPr>
          <w:p w:rsidR="004025D7" w:rsidRDefault="004025D7" w:rsidP="00CD1F8E">
            <w:r>
              <w:t xml:space="preserve">Def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int sortOption</w:t>
            </w:r>
          </w:p>
        </w:tc>
        <w:tc>
          <w:tcPr>
            <w:tcW w:w="4154" w:type="dxa"/>
            <w:gridSpan w:val="2"/>
            <w:shd w:val="clear" w:color="auto" w:fill="auto"/>
          </w:tcPr>
          <w:p w:rsidR="004025D7" w:rsidRDefault="004025D7" w:rsidP="00CD1F8E">
            <w:r>
              <w:t xml:space="preserve">Sort option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return a List of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list of children by definition reference name</w:t>
            </w:r>
          </w:p>
          <w:p w:rsidR="004025D7" w:rsidRDefault="004025D7" w:rsidP="00CD1F8E">
            <w:pPr>
              <w:pStyle w:val="SourceCode"/>
            </w:pPr>
            <w:r>
              <w:t>Algorithm:</w:t>
            </w:r>
            <w:r>
              <w:br/>
              <w:t>Scan all direct children of this container</w:t>
            </w:r>
            <w:r>
              <w:br/>
              <w:t xml:space="preserve">     Collect a list of children where their DefinitionRef end with "/" + defName</w:t>
            </w:r>
            <w:r>
              <w:br/>
              <w:t xml:space="preserve"> End</w:t>
            </w:r>
            <w:r>
              <w:br/>
            </w:r>
            <w:r>
              <w:br/>
              <w:t xml:space="preserve"> Short list if sortOption = 1</w:t>
            </w:r>
            <w:r>
              <w:br/>
            </w:r>
            <w:r>
              <w:br/>
              <w:t xml:space="preserve"> Return list</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13" w:author="Pham Minh Tu" w:date="2019-12-27T13:05:00Z">
          <w:pPr>
            <w:pStyle w:val="Heading4"/>
          </w:pPr>
        </w:pPrChange>
      </w:pPr>
      <w:r>
        <w:t>GetDescendant</w:t>
      </w:r>
    </w:p>
    <w:p w:rsidR="004025D7" w:rsidRDefault="004025D7" w:rsidP="004025D7">
      <w:pPr>
        <w:pStyle w:val="DesignID"/>
      </w:pPr>
      <w:r>
        <w:t>GENERIC_GDD_CLS_039_013: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GetDescendant</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return a List of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Description</w:t>
            </w:r>
          </w:p>
        </w:tc>
        <w:tc>
          <w:tcPr>
            <w:tcW w:w="6231" w:type="dxa"/>
            <w:gridSpan w:val="3"/>
            <w:shd w:val="clear" w:color="auto" w:fill="auto"/>
          </w:tcPr>
          <w:p w:rsidR="004025D7" w:rsidRDefault="004025D7" w:rsidP="00CD1F8E">
            <w:pPr>
              <w:pStyle w:val="SourceCode"/>
            </w:pPr>
            <w:r>
              <w:t>Get all descendant containers (including this container)</w:t>
            </w:r>
          </w:p>
          <w:p w:rsidR="004025D7" w:rsidRDefault="004025D7" w:rsidP="00CD1F8E">
            <w:pPr>
              <w:pStyle w:val="SourceCode"/>
            </w:pPr>
            <w:r>
              <w:t>Algorithm:</w:t>
            </w:r>
            <w:r>
              <w:br/>
              <w:t>list.Add(this container)</w:t>
            </w:r>
            <w:r>
              <w:br/>
            </w:r>
            <w:r>
              <w:br/>
              <w:t xml:space="preserve"> Recursively scan all descendant containers of this container</w:t>
            </w:r>
            <w:r>
              <w:br/>
              <w:t xml:space="preserve">     list.Add(descendant container)</w:t>
            </w:r>
            <w:r>
              <w:br/>
              <w:t xml:space="preserve"> End</w:t>
            </w:r>
            <w:r>
              <w:br/>
            </w:r>
            <w:r>
              <w:br/>
              <w:t xml:space="preserve"> Return list</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14" w:author="Pham Minh Tu" w:date="2019-12-27T13:05:00Z">
          <w:pPr>
            <w:pStyle w:val="Heading4"/>
          </w:pPr>
        </w:pPrChange>
      </w:pPr>
      <w:r>
        <w:t>GetHashCode</w:t>
      </w:r>
    </w:p>
    <w:p w:rsidR="004025D7" w:rsidRDefault="004025D7" w:rsidP="004025D7">
      <w:pPr>
        <w:pStyle w:val="DesignID"/>
      </w:pPr>
      <w:r>
        <w:t>GENERIC_GDD_CLS_039_014: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GetHashCode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int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hash code of container</w:t>
            </w:r>
          </w:p>
          <w:p w:rsidR="004025D7" w:rsidRDefault="004025D7" w:rsidP="00CD1F8E">
            <w:pPr>
              <w:pStyle w:val="SourceCode"/>
            </w:pPr>
            <w:r>
              <w:t>Algorithm:</w:t>
            </w:r>
            <w:r>
              <w:br/>
              <w:t>IF Uuid is NOT null or empty THEN</w:t>
            </w:r>
            <w:r>
              <w:br/>
              <w:t xml:space="preserve">     RETURN hash code of Uuid</w:t>
            </w:r>
            <w:r>
              <w:br/>
              <w:t xml:space="preserve"> ELSE</w:t>
            </w:r>
            <w:r>
              <w:br/>
              <w:t xml:space="preserve">     RETURN hash code from base method Object.GetHashCode()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15" w:author="Pham Minh Tu" w:date="2019-12-27T13:05:00Z">
          <w:pPr>
            <w:pStyle w:val="Heading4"/>
          </w:pPr>
        </w:pPrChange>
      </w:pPr>
      <w:r>
        <w:t>GetParameterValue</w:t>
      </w:r>
    </w:p>
    <w:p w:rsidR="004025D7" w:rsidRDefault="004025D7" w:rsidP="004025D7">
      <w:pPr>
        <w:pStyle w:val="DesignID"/>
      </w:pPr>
      <w:r>
        <w:t>GENERIC_GDD_CLS_039_015: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GetParameterValue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paramName</w:t>
            </w:r>
          </w:p>
        </w:tc>
        <w:tc>
          <w:tcPr>
            <w:tcW w:w="4154" w:type="dxa"/>
            <w:gridSpan w:val="2"/>
            <w:shd w:val="clear" w:color="auto" w:fill="auto"/>
          </w:tcPr>
          <w:p w:rsidR="004025D7" w:rsidRDefault="004025D7" w:rsidP="00CD1F8E">
            <w:r>
              <w:t xml:space="preserve">Param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return a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 parameter value from name</w:t>
            </w:r>
          </w:p>
          <w:p w:rsidR="004025D7" w:rsidRDefault="004025D7" w:rsidP="00CD1F8E">
            <w:pPr>
              <w:pStyle w:val="SourceCode"/>
            </w:pPr>
            <w:r>
              <w:t>Algorithm:</w:t>
            </w:r>
            <w:r>
              <w:br/>
              <w:t>Scan all ParameterValues of this container</w:t>
            </w:r>
            <w:r>
              <w:br/>
              <w:t xml:space="preserve">     IF definition name of a parameter item is equal to paramName THEN</w:t>
            </w:r>
            <w:r>
              <w:br/>
              <w:t xml:space="preserve">         RETURN first found parameter item</w:t>
            </w:r>
            <w:r>
              <w:br/>
              <w:t xml:space="preserve">     End</w:t>
            </w:r>
            <w:r>
              <w:br/>
              <w:t xml:space="preserve"> End</w:t>
            </w:r>
            <w:r>
              <w:br/>
            </w:r>
            <w:r>
              <w:br/>
            </w:r>
            <w:r>
              <w:lastRenderedPageBreak/>
              <w:t xml:space="preserve"> Return null if NOT found</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2516" w:author="Pham Minh Tu" w:date="2019-12-27T13:05:00Z">
          <w:pPr>
            <w:pStyle w:val="Heading4"/>
          </w:pPr>
        </w:pPrChange>
      </w:pPr>
      <w:r>
        <w:t>GetParameterValues</w:t>
      </w:r>
    </w:p>
    <w:p w:rsidR="004025D7" w:rsidRDefault="004025D7" w:rsidP="004025D7">
      <w:pPr>
        <w:pStyle w:val="DesignID"/>
      </w:pPr>
      <w:r>
        <w:t>GENERIC_GDD_CLS_039_016: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GetParameterValues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paramName</w:t>
            </w:r>
          </w:p>
        </w:tc>
        <w:tc>
          <w:tcPr>
            <w:tcW w:w="4154" w:type="dxa"/>
            <w:gridSpan w:val="2"/>
            <w:shd w:val="clear" w:color="auto" w:fill="auto"/>
          </w:tcPr>
          <w:p w:rsidR="004025D7" w:rsidRDefault="004025D7" w:rsidP="00CD1F8E">
            <w:r>
              <w:t xml:space="preserve">Param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return a List of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all parameters' values from name</w:t>
            </w:r>
          </w:p>
          <w:p w:rsidR="004025D7" w:rsidRDefault="004025D7" w:rsidP="00CD1F8E">
            <w:pPr>
              <w:pStyle w:val="SourceCode"/>
            </w:pPr>
            <w:r>
              <w:t>Algorithm:</w:t>
            </w:r>
            <w:r>
              <w:br/>
              <w:t>Scan all ParameterValues of this container</w:t>
            </w:r>
            <w:r>
              <w:br/>
              <w:t xml:space="preserve">     If definition name of a parameter item is equal to paramName THEN</w:t>
            </w:r>
            <w:r>
              <w:br/>
              <w:t xml:space="preserve">         RETURN a list of found parameter items</w:t>
            </w:r>
            <w:r>
              <w:br/>
              <w:t xml:space="preserve">     End</w:t>
            </w:r>
            <w:r>
              <w:br/>
              <w:t xml:space="preserve"> End</w:t>
            </w:r>
            <w:r>
              <w:br/>
            </w:r>
            <w:r>
              <w:br/>
              <w:t xml:space="preserve"> Return null if NOT found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17" w:author="Pham Minh Tu" w:date="2019-12-27T13:05:00Z">
          <w:pPr>
            <w:pStyle w:val="Heading4"/>
          </w:pPr>
        </w:pPrChange>
      </w:pPr>
      <w:r>
        <w:t>GetReferenceValue</w:t>
      </w:r>
    </w:p>
    <w:p w:rsidR="004025D7" w:rsidRDefault="004025D7" w:rsidP="004025D7">
      <w:pPr>
        <w:pStyle w:val="DesignID"/>
      </w:pPr>
      <w:r>
        <w:t>GENERIC_GDD_CLS_039_017: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GetReferenceValue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paramName</w:t>
            </w:r>
          </w:p>
        </w:tc>
        <w:tc>
          <w:tcPr>
            <w:tcW w:w="4154" w:type="dxa"/>
            <w:gridSpan w:val="2"/>
            <w:shd w:val="clear" w:color="auto" w:fill="auto"/>
          </w:tcPr>
          <w:p w:rsidR="004025D7" w:rsidRDefault="004025D7" w:rsidP="00CD1F8E">
            <w:r>
              <w:t xml:space="preserve">Param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return a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 reference value from name</w:t>
            </w:r>
          </w:p>
          <w:p w:rsidR="004025D7" w:rsidRDefault="004025D7" w:rsidP="00CD1F8E">
            <w:pPr>
              <w:pStyle w:val="SourceCode"/>
            </w:pPr>
            <w:r>
              <w:t>Algorithm:</w:t>
            </w:r>
            <w:r>
              <w:br/>
              <w:t>Scan all ReferenceValues of this container</w:t>
            </w:r>
            <w:r>
              <w:br/>
              <w:t xml:space="preserve">     IF definition name of a reference item is equal to paramName THEN</w:t>
            </w:r>
            <w:r>
              <w:br/>
              <w:t xml:space="preserve">         RETURN first found reference item</w:t>
            </w:r>
            <w:r>
              <w:br/>
              <w:t xml:space="preserve">     End</w:t>
            </w:r>
            <w:r>
              <w:br/>
              <w:t xml:space="preserve"> End</w:t>
            </w:r>
            <w:r>
              <w:br/>
            </w:r>
            <w:r>
              <w:br/>
              <w:t xml:space="preserve"> Return null if NOT found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18" w:author="Pham Minh Tu" w:date="2019-12-27T13:05:00Z">
          <w:pPr>
            <w:pStyle w:val="Heading4"/>
          </w:pPr>
        </w:pPrChange>
      </w:pPr>
      <w:r>
        <w:t>GetReferenceValues</w:t>
      </w:r>
    </w:p>
    <w:p w:rsidR="004025D7" w:rsidRDefault="004025D7" w:rsidP="004025D7">
      <w:pPr>
        <w:pStyle w:val="DesignID"/>
      </w:pPr>
      <w:r>
        <w:t>GENERIC_GDD_CLS_039_018: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GetReferenceValues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paramName</w:t>
            </w:r>
          </w:p>
        </w:tc>
        <w:tc>
          <w:tcPr>
            <w:tcW w:w="4154" w:type="dxa"/>
            <w:gridSpan w:val="2"/>
            <w:shd w:val="clear" w:color="auto" w:fill="auto"/>
          </w:tcPr>
          <w:p w:rsidR="004025D7" w:rsidRDefault="004025D7" w:rsidP="00CD1F8E">
            <w:r>
              <w:t xml:space="preserve">Param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return a List of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all references' values from name</w:t>
            </w:r>
          </w:p>
          <w:p w:rsidR="004025D7" w:rsidRDefault="004025D7" w:rsidP="00CD1F8E">
            <w:pPr>
              <w:pStyle w:val="SourceCode"/>
            </w:pPr>
            <w:r>
              <w:t>Algorithm:</w:t>
            </w:r>
            <w:r>
              <w:br/>
              <w:t>Scan all ReferenceValues of this container</w:t>
            </w:r>
            <w:r>
              <w:br/>
              <w:t xml:space="preserve">     IF definition name of a reference item is equal to paramName THEN</w:t>
            </w:r>
            <w:r>
              <w:br/>
              <w:t xml:space="preserve">         RETURN a list of found reference items</w:t>
            </w:r>
            <w:r>
              <w:br/>
              <w:t xml:space="preserve">     End</w:t>
            </w:r>
            <w:r>
              <w:br/>
              <w:t xml:space="preserve"> End</w:t>
            </w:r>
            <w:r>
              <w:br/>
            </w:r>
            <w:r>
              <w:br/>
              <w:t xml:space="preserve"> Return null if NOT found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2519" w:author="Pham Minh Tu" w:date="2019-12-27T13:05:00Z">
          <w:pPr>
            <w:pStyle w:val="Heading2"/>
          </w:pPr>
        </w:pPrChange>
      </w:pPr>
      <w:bookmarkStart w:id="2520" w:name="_Toc29219008"/>
      <w:r>
        <w:t>Renesas::Generator::MCALConfGen::Data::CDFData::Items::ItemValue</w:t>
      </w:r>
      <w:bookmarkEnd w:id="252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ItemValue.cs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This class stores information of Parameter value specified by CDF tag ECUC-TEXTUAL-PARAM-VALUE or ECUC-NUMERICAL-PARAM-VALUE Reference value specified by CDF tag ECUC-REFERENCE-VALUE </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definitionRef</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definition reference in tag DEFINITION-REF. E.g: /Renesas/EcucDefs_Can/Can/CanConfigSet/CanController/CanBusoffProcessing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value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value of definition reference in tag VALUE. E.g: POLLING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lastRenderedPageBreak/>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ItemValue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Item value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DefinitionRef</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definition reference information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Value&lt; T &gt;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value of definition reference information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InternalValue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internal value of definition reference information Only used by Generic and for testing </w:t>
            </w:r>
          </w:p>
        </w:tc>
      </w:tr>
    </w:tbl>
    <w:p w:rsidR="004025D7" w:rsidRDefault="004025D7">
      <w:pPr>
        <w:pStyle w:val="Heading4"/>
        <w:pPrChange w:id="2521" w:author="Pham Minh Tu" w:date="2019-12-27T13:06:00Z">
          <w:pPr>
            <w:pStyle w:val="Heading3"/>
          </w:pPr>
        </w:pPrChange>
      </w:pPr>
      <w:r>
        <w:t>Fields</w:t>
      </w:r>
    </w:p>
    <w:p w:rsidR="004025D7" w:rsidRDefault="004025D7">
      <w:pPr>
        <w:pStyle w:val="Heading5"/>
        <w:pPrChange w:id="2522" w:author="Pham Minh Tu" w:date="2019-12-27T13:06:00Z">
          <w:pPr>
            <w:pStyle w:val="Heading4"/>
          </w:pPr>
        </w:pPrChange>
      </w:pPr>
      <w:r>
        <w:t>definitionRef</w:t>
      </w:r>
    </w:p>
    <w:p w:rsidR="004025D7" w:rsidRDefault="004025D7" w:rsidP="004025D7">
      <w:pPr>
        <w:pStyle w:val="DesignID"/>
      </w:pPr>
      <w:r>
        <w:t>GENERIC_GDD_CLS_040_001: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1286"/>
        <w:gridCol w:w="7237"/>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definitionRef</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definition reference in tag DEFINITION-REF. E.g: /Renesas/EcucDefs_Can/Can/CanConfigSet/CanController/CanBusoffProcessing </w:t>
            </w:r>
          </w:p>
        </w:tc>
      </w:tr>
    </w:tbl>
    <w:p w:rsidR="004025D7" w:rsidRDefault="004025D7" w:rsidP="004025D7"/>
    <w:p w:rsidR="004025D7" w:rsidRDefault="004025D7">
      <w:pPr>
        <w:pStyle w:val="Heading5"/>
        <w:pPrChange w:id="2523" w:author="Pham Minh Tu" w:date="2019-12-27T13:06:00Z">
          <w:pPr>
            <w:pStyle w:val="Heading4"/>
          </w:pPr>
        </w:pPrChange>
      </w:pPr>
      <w:r>
        <w:t>value</w:t>
      </w:r>
    </w:p>
    <w:p w:rsidR="004025D7" w:rsidRDefault="004025D7" w:rsidP="004025D7">
      <w:pPr>
        <w:pStyle w:val="DesignID"/>
      </w:pPr>
      <w:r>
        <w:t>GENERIC_GDD_CLS_040_002: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object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value of definition reference in tag VALUE. E.g: POLLING </w:t>
            </w:r>
          </w:p>
        </w:tc>
      </w:tr>
    </w:tbl>
    <w:p w:rsidR="004025D7" w:rsidRDefault="004025D7" w:rsidP="004025D7"/>
    <w:p w:rsidR="004025D7" w:rsidRDefault="004025D7">
      <w:pPr>
        <w:pStyle w:val="Heading4"/>
        <w:pPrChange w:id="2524" w:author="Pham Minh Tu" w:date="2019-12-27T13:06:00Z">
          <w:pPr>
            <w:pStyle w:val="Heading3"/>
          </w:pPr>
        </w:pPrChange>
      </w:pPr>
      <w:r>
        <w:t>Methods</w:t>
      </w:r>
    </w:p>
    <w:p w:rsidR="004025D7" w:rsidRDefault="004025D7">
      <w:pPr>
        <w:pStyle w:val="Heading5"/>
        <w:pPrChange w:id="2525" w:author="Pham Minh Tu" w:date="2019-12-27T13:06:00Z">
          <w:pPr>
            <w:pStyle w:val="Heading4"/>
          </w:pPr>
        </w:pPrChange>
      </w:pPr>
      <w:r>
        <w:t>DefinitionRef</w:t>
      </w:r>
    </w:p>
    <w:p w:rsidR="004025D7" w:rsidRDefault="004025D7" w:rsidP="004025D7">
      <w:pPr>
        <w:pStyle w:val="DesignID"/>
      </w:pPr>
      <w:r>
        <w:t>GENERIC_GDD_CLS_040_003: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DefinitionRef</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t>Get definition reference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26" w:author="Pham Minh Tu" w:date="2019-12-27T13:06:00Z">
          <w:pPr>
            <w:pStyle w:val="Heading4"/>
          </w:pPr>
        </w:pPrChange>
      </w:pPr>
      <w:r>
        <w:t>InternalValue</w:t>
      </w:r>
    </w:p>
    <w:p w:rsidR="004025D7" w:rsidRDefault="004025D7" w:rsidP="004025D7">
      <w:pPr>
        <w:pStyle w:val="DesignID"/>
      </w:pPr>
      <w:r>
        <w:t>GENERIC_GDD_CLS_040_004: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InternalValue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t>Get internal value of definition reference information Only used by Generic and for testing</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27" w:author="Pham Minh Tu" w:date="2019-12-27T13:06:00Z">
          <w:pPr>
            <w:pStyle w:val="Heading4"/>
          </w:pPr>
        </w:pPrChange>
      </w:pPr>
      <w:r>
        <w:t>ItemValue</w:t>
      </w:r>
    </w:p>
    <w:p w:rsidR="004025D7" w:rsidRDefault="004025D7" w:rsidP="004025D7">
      <w:pPr>
        <w:pStyle w:val="DesignID"/>
      </w:pPr>
      <w:r>
        <w:t>GENERIC_GDD_CLS_040_005: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ItemValue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definitionRef</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object value</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Item value constructor with arguments</w:t>
            </w:r>
          </w:p>
          <w:p w:rsidR="004025D7" w:rsidRDefault="004025D7" w:rsidP="00CD1F8E">
            <w:pPr>
              <w:pStyle w:val="SourceCode"/>
            </w:pPr>
            <w:r>
              <w:t>Algorithm:</w:t>
            </w:r>
            <w:r>
              <w:br/>
              <w:t>Init values such as definitionRef, value</w:t>
            </w:r>
          </w:p>
        </w:tc>
      </w:tr>
    </w:tbl>
    <w:p w:rsidR="004025D7" w:rsidRDefault="004025D7" w:rsidP="004025D7">
      <w:pPr>
        <w:pStyle w:val="RefReq"/>
      </w:pPr>
      <w:r>
        <w:t>{Ref: N/A}</w:t>
      </w:r>
    </w:p>
    <w:p w:rsidR="004025D7" w:rsidRDefault="004025D7" w:rsidP="004025D7"/>
    <w:p w:rsidR="004025D7" w:rsidRDefault="004025D7">
      <w:pPr>
        <w:pStyle w:val="Heading5"/>
        <w:pPrChange w:id="2528" w:author="Pham Minh Tu" w:date="2019-12-27T13:06:00Z">
          <w:pPr>
            <w:pStyle w:val="Heading4"/>
          </w:pPr>
        </w:pPrChange>
      </w:pPr>
      <w:r>
        <w:t>Value&lt; T &gt;</w:t>
      </w:r>
    </w:p>
    <w:p w:rsidR="004025D7" w:rsidRDefault="004025D7" w:rsidP="004025D7">
      <w:pPr>
        <w:pStyle w:val="DesignID"/>
      </w:pPr>
      <w:r>
        <w:t>GENERIC_GDD_CLS_040_006: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Value&lt; T &gt;</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Description</w:t>
            </w:r>
          </w:p>
        </w:tc>
        <w:tc>
          <w:tcPr>
            <w:tcW w:w="6231" w:type="dxa"/>
            <w:shd w:val="clear" w:color="auto" w:fill="auto"/>
          </w:tcPr>
          <w:p w:rsidR="004025D7" w:rsidRDefault="004025D7" w:rsidP="00CD1F8E">
            <w:pPr>
              <w:pStyle w:val="SourceCode"/>
            </w:pPr>
            <w:r>
              <w:t>Get value of definition reference information</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3"/>
        <w:pPrChange w:id="2529" w:author="Pham Minh Tu" w:date="2019-12-27T13:06:00Z">
          <w:pPr>
            <w:pStyle w:val="Heading2"/>
          </w:pPr>
        </w:pPrChange>
      </w:pPr>
      <w:bookmarkStart w:id="2530" w:name="_Toc29219009"/>
      <w:r>
        <w:t>Renesas::Generator::MCALConfGen::Data::CDFData::RepositoryLinQ</w:t>
      </w:r>
      <w:bookmarkEnd w:id="253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RepositoryLinQ.cs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851B78">
            <w:r>
              <w:t>This RepositoryLinQ class that implements IRepository interfaces and use basic operations of CdfDataDictionary to provide more convenience operations to upper layers.</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Instance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851B78" w:rsidP="00CD1F8E">
            <w:pPr>
              <w:spacing w:afterAutospacing="1"/>
            </w:pPr>
            <w:r w:rsidRPr="00851B78">
              <w:t>RepositoryLinQ instance used by ObjectFactory to get a new RepositoryLinQ object</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cdfData</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data from cdf file as a database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register</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component Register Processing to access register value and definition macro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GetCdfFileName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CDF file name that stored in database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GetContainerByDefName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 container by definition reference E.g: &lt;DEFINITION-REF&gt; /Renesas/EcucDefs_Can/Can/CanConfigSet/CanController &lt;/DEFINITION-REF&gt; GetContainerByDefName("Can", "CanController")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GetContainersByDefName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all container by definition reference E.g: &lt;DEFINITION-REF&gt; /Renesas/EcucDefs_Can/Can/CanConfigSet/CanController &lt;/DEFINITION-REF&gt; GetContainersByDefName("Can", "CanController")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GetContainerByShortNamePath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 container by short name path E.g: path: CanConfigSet/CanController/CanControllerBaudrateConfig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GetContainers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all containers by module name E.g: GetContainers("Can"), </w:t>
            </w:r>
            <w:r>
              <w:lastRenderedPageBreak/>
              <w:t xml:space="preserve">GetContainers("Dio"), GetContainers("Dem")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(6)</w:t>
            </w:r>
          </w:p>
        </w:tc>
        <w:tc>
          <w:tcPr>
            <w:tcW w:w="3739" w:type="dxa"/>
            <w:shd w:val="clear" w:color="auto" w:fill="auto"/>
            <w:vAlign w:val="center"/>
          </w:tcPr>
          <w:p w:rsidR="004025D7" w:rsidRDefault="004025D7" w:rsidP="00CD1F8E">
            <w:pPr>
              <w:spacing w:afterAutospacing="1"/>
            </w:pPr>
            <w:r>
              <w:t>GetMacroAddressValue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macro address value from database as Register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GetAddressByMacroDefinition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address by macro definition from database as Register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(8)</w:t>
            </w:r>
          </w:p>
        </w:tc>
        <w:tc>
          <w:tcPr>
            <w:tcW w:w="3739" w:type="dxa"/>
            <w:shd w:val="clear" w:color="auto" w:fill="auto"/>
            <w:vAlign w:val="center"/>
          </w:tcPr>
          <w:p w:rsidR="004025D7" w:rsidRDefault="004025D7" w:rsidP="00CD1F8E">
            <w:pPr>
              <w:spacing w:afterAutospacing="1"/>
            </w:pPr>
            <w:r>
              <w:t>GetMacroLabelValue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value based on definition macro from database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(9)</w:t>
            </w:r>
          </w:p>
        </w:tc>
        <w:tc>
          <w:tcPr>
            <w:tcW w:w="3739" w:type="dxa"/>
            <w:shd w:val="clear" w:color="auto" w:fill="auto"/>
            <w:vAlign w:val="center"/>
          </w:tcPr>
          <w:p w:rsidR="004025D7" w:rsidRDefault="004025D7" w:rsidP="00CD1F8E">
            <w:pPr>
              <w:spacing w:afterAutospacing="1"/>
            </w:pPr>
            <w:r>
              <w:t>GetParameterValue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value of parameter based on definition reference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(10)</w:t>
            </w:r>
          </w:p>
        </w:tc>
        <w:tc>
          <w:tcPr>
            <w:tcW w:w="3739" w:type="dxa"/>
            <w:shd w:val="clear" w:color="auto" w:fill="auto"/>
            <w:vAlign w:val="center"/>
          </w:tcPr>
          <w:p w:rsidR="004025D7" w:rsidRDefault="004025D7" w:rsidP="00CD1F8E">
            <w:pPr>
              <w:spacing w:afterAutospacing="1"/>
            </w:pPr>
            <w:r>
              <w:t>GetParameterValues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parameter values by definition reference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(11)</w:t>
            </w:r>
          </w:p>
        </w:tc>
        <w:tc>
          <w:tcPr>
            <w:tcW w:w="3739" w:type="dxa"/>
            <w:shd w:val="clear" w:color="auto" w:fill="auto"/>
            <w:vAlign w:val="center"/>
          </w:tcPr>
          <w:p w:rsidR="004025D7" w:rsidRDefault="004025D7" w:rsidP="00CD1F8E">
            <w:pPr>
              <w:spacing w:afterAutospacing="1"/>
            </w:pPr>
            <w:r>
              <w:t>GetReferenceValue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reference value of container based on definition reference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(12)</w:t>
            </w:r>
          </w:p>
        </w:tc>
        <w:tc>
          <w:tcPr>
            <w:tcW w:w="3739" w:type="dxa"/>
            <w:shd w:val="clear" w:color="auto" w:fill="auto"/>
            <w:vAlign w:val="center"/>
          </w:tcPr>
          <w:p w:rsidR="004025D7" w:rsidRDefault="004025D7" w:rsidP="00CD1F8E">
            <w:pPr>
              <w:spacing w:afterAutospacing="1"/>
            </w:pPr>
            <w:r>
              <w:t>GetChilds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all children container of a container which is identified by module name and short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(13)</w:t>
            </w:r>
          </w:p>
        </w:tc>
        <w:tc>
          <w:tcPr>
            <w:tcW w:w="3739" w:type="dxa"/>
            <w:shd w:val="clear" w:color="auto" w:fill="auto"/>
            <w:vAlign w:val="center"/>
          </w:tcPr>
          <w:p w:rsidR="004025D7" w:rsidRDefault="004025D7" w:rsidP="00CD1F8E">
            <w:pPr>
              <w:spacing w:afterAutospacing="1"/>
            </w:pPr>
            <w:r>
              <w:t>GetContainer</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container based on module name and short name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(14)</w:t>
            </w:r>
          </w:p>
        </w:tc>
        <w:tc>
          <w:tcPr>
            <w:tcW w:w="3739" w:type="dxa"/>
            <w:shd w:val="clear" w:color="auto" w:fill="auto"/>
            <w:vAlign w:val="center"/>
          </w:tcPr>
          <w:p w:rsidR="004025D7" w:rsidRDefault="004025D7" w:rsidP="00CD1F8E">
            <w:pPr>
              <w:spacing w:afterAutospacing="1"/>
            </w:pPr>
            <w:r>
              <w:t>GetVersionInformation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version information based on components name from BSWMDT E.g: Components name: AR-RELEASE-VERSION SW-VERSION VENDOR-ID MODULE-ID VENDOR-API-INFIX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(15)</w:t>
            </w:r>
          </w:p>
        </w:tc>
        <w:tc>
          <w:tcPr>
            <w:tcW w:w="3739" w:type="dxa"/>
            <w:shd w:val="clear" w:color="auto" w:fill="auto"/>
            <w:vAlign w:val="center"/>
          </w:tcPr>
          <w:p w:rsidR="004025D7" w:rsidRDefault="004025D7" w:rsidP="00CD1F8E">
            <w:pPr>
              <w:spacing w:afterAutospacing="1"/>
            </w:pPr>
            <w:r>
              <w:t>IsExistedPath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Check whether path does exist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(16)</w:t>
            </w:r>
          </w:p>
        </w:tc>
        <w:tc>
          <w:tcPr>
            <w:tcW w:w="3739" w:type="dxa"/>
            <w:shd w:val="clear" w:color="auto" w:fill="auto"/>
            <w:vAlign w:val="center"/>
          </w:tcPr>
          <w:p w:rsidR="004025D7" w:rsidRDefault="004025D7" w:rsidP="00CD1F8E">
            <w:pPr>
              <w:spacing w:afterAutospacing="1"/>
            </w:pPr>
            <w:r>
              <w:t>GetStartOfDbToc</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start of db toc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(17)</w:t>
            </w:r>
          </w:p>
        </w:tc>
        <w:tc>
          <w:tcPr>
            <w:tcW w:w="3739" w:type="dxa"/>
            <w:shd w:val="clear" w:color="auto" w:fill="auto"/>
            <w:vAlign w:val="center"/>
          </w:tcPr>
          <w:p w:rsidR="004025D7" w:rsidRDefault="004025D7" w:rsidP="00CD1F8E">
            <w:pPr>
              <w:spacing w:afterAutospacing="1"/>
            </w:pPr>
            <w:r>
              <w:t>IsExistModuleName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Check whether module name does exist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(18)</w:t>
            </w:r>
          </w:p>
        </w:tc>
        <w:tc>
          <w:tcPr>
            <w:tcW w:w="3739" w:type="dxa"/>
            <w:shd w:val="clear" w:color="auto" w:fill="auto"/>
            <w:vAlign w:val="center"/>
          </w:tcPr>
          <w:p w:rsidR="004025D7" w:rsidRDefault="004025D7" w:rsidP="00CD1F8E">
            <w:pPr>
              <w:spacing w:afterAutospacing="1"/>
            </w:pPr>
            <w:r>
              <w:t>GetConfiguration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configuration based on module name include on information as follow: Short name Definition reference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(19)</w:t>
            </w:r>
          </w:p>
        </w:tc>
        <w:tc>
          <w:tcPr>
            <w:tcW w:w="3739" w:type="dxa"/>
            <w:shd w:val="clear" w:color="auto" w:fill="auto"/>
            <w:vAlign w:val="center"/>
          </w:tcPr>
          <w:p w:rsidR="004025D7" w:rsidRDefault="004025D7" w:rsidP="00CD1F8E">
            <w:pPr>
              <w:spacing w:afterAutospacing="1"/>
            </w:pPr>
            <w:r>
              <w:t>GetConfigurations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all configurations based on module name include on information as follow: Short name Definition reference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(20)</w:t>
            </w:r>
          </w:p>
        </w:tc>
        <w:tc>
          <w:tcPr>
            <w:tcW w:w="3739" w:type="dxa"/>
            <w:shd w:val="clear" w:color="auto" w:fill="auto"/>
            <w:vAlign w:val="center"/>
          </w:tcPr>
          <w:p w:rsidR="004025D7" w:rsidRDefault="004025D7" w:rsidP="00CD1F8E">
            <w:pPr>
              <w:spacing w:afterAutospacing="1"/>
            </w:pPr>
            <w:r>
              <w:t>IsRegisterExist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Check whether register does exist or not.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(21)</w:t>
            </w:r>
          </w:p>
        </w:tc>
        <w:tc>
          <w:tcPr>
            <w:tcW w:w="3739" w:type="dxa"/>
            <w:shd w:val="clear" w:color="auto" w:fill="auto"/>
            <w:vAlign w:val="center"/>
          </w:tcPr>
          <w:p w:rsidR="004025D7" w:rsidRDefault="004025D7" w:rsidP="00CD1F8E">
            <w:pPr>
              <w:spacing w:afterAutospacing="1"/>
            </w:pPr>
            <w:r>
              <w:t>ComputeOnOffParams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Compute values of bool parameter such as STD_ON or STD_OFF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(22)</w:t>
            </w:r>
          </w:p>
        </w:tc>
        <w:tc>
          <w:tcPr>
            <w:tcW w:w="3739" w:type="dxa"/>
            <w:shd w:val="clear" w:color="auto" w:fill="auto"/>
            <w:vAlign w:val="center"/>
          </w:tcPr>
          <w:p w:rsidR="004025D7" w:rsidRDefault="004025D7" w:rsidP="00CD1F8E">
            <w:pPr>
              <w:spacing w:afterAutospacing="1"/>
            </w:pPr>
            <w:r>
              <w:t>ComputeDemEventParams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Process values of dem event paramaters.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(23)</w:t>
            </w:r>
          </w:p>
        </w:tc>
        <w:tc>
          <w:tcPr>
            <w:tcW w:w="3739" w:type="dxa"/>
            <w:shd w:val="clear" w:color="auto" w:fill="auto"/>
            <w:vAlign w:val="center"/>
          </w:tcPr>
          <w:p w:rsidR="004025D7" w:rsidRDefault="004025D7" w:rsidP="00CD1F8E">
            <w:pPr>
              <w:spacing w:afterAutospacing="1"/>
            </w:pPr>
            <w:r>
              <w:t>GetVersionInformation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To compute value of all parameters Version Information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(24)</w:t>
            </w:r>
          </w:p>
        </w:tc>
        <w:tc>
          <w:tcPr>
            <w:tcW w:w="3739" w:type="dxa"/>
            <w:shd w:val="clear" w:color="auto" w:fill="auto"/>
            <w:vAlign w:val="center"/>
          </w:tcPr>
          <w:p w:rsidR="004025D7" w:rsidRDefault="004025D7" w:rsidP="00CD1F8E">
            <w:pPr>
              <w:spacing w:afterAutospacing="1"/>
            </w:pPr>
            <w:r>
              <w:t>RepositoryLinQ</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Repository LinQ constructor without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(25)</w:t>
            </w:r>
          </w:p>
        </w:tc>
        <w:tc>
          <w:tcPr>
            <w:tcW w:w="3739" w:type="dxa"/>
            <w:shd w:val="clear" w:color="auto" w:fill="auto"/>
            <w:vAlign w:val="center"/>
          </w:tcPr>
          <w:p w:rsidR="004025D7" w:rsidRDefault="004025D7" w:rsidP="00CD1F8E">
            <w:pPr>
              <w:spacing w:afterAutospacing="1"/>
            </w:pPr>
            <w:r>
              <w:t>RepositoryLinQ</w:t>
            </w:r>
          </w:p>
        </w:tc>
        <w:tc>
          <w:tcPr>
            <w:tcW w:w="1080" w:type="dxa"/>
            <w:shd w:val="clear" w:color="auto" w:fill="auto"/>
            <w:vAlign w:val="center"/>
          </w:tcPr>
          <w:p w:rsidR="004025D7" w:rsidRDefault="004025D7" w:rsidP="00CD1F8E">
            <w:pPr>
              <w:spacing w:afterAutospacing="1"/>
            </w:pPr>
            <w:r>
              <w:t>Protected</w:t>
            </w:r>
          </w:p>
        </w:tc>
        <w:tc>
          <w:tcPr>
            <w:tcW w:w="2908" w:type="dxa"/>
            <w:shd w:val="clear" w:color="auto" w:fill="auto"/>
            <w:vAlign w:val="center"/>
          </w:tcPr>
          <w:p w:rsidR="004025D7" w:rsidRDefault="004025D7" w:rsidP="00CD1F8E">
            <w:pPr>
              <w:spacing w:afterAutospacing="1"/>
            </w:pPr>
            <w:r>
              <w:t xml:space="preserve">Repository LinQ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(26)</w:t>
            </w:r>
          </w:p>
        </w:tc>
        <w:tc>
          <w:tcPr>
            <w:tcW w:w="3739" w:type="dxa"/>
            <w:shd w:val="clear" w:color="auto" w:fill="auto"/>
            <w:vAlign w:val="center"/>
          </w:tcPr>
          <w:p w:rsidR="004025D7" w:rsidRDefault="004025D7" w:rsidP="00CD1F8E">
            <w:pPr>
              <w:spacing w:afterAutospacing="1"/>
            </w:pPr>
            <w:r>
              <w:t>initVersionInformation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Init values autosar version requirement and software version </w:t>
            </w:r>
          </w:p>
        </w:tc>
      </w:tr>
    </w:tbl>
    <w:p w:rsidR="004025D7" w:rsidRDefault="004025D7">
      <w:pPr>
        <w:pStyle w:val="Heading4"/>
        <w:pPrChange w:id="2531" w:author="Pham Minh Tu" w:date="2019-12-27T13:06:00Z">
          <w:pPr>
            <w:pStyle w:val="Heading3"/>
          </w:pPr>
        </w:pPrChange>
      </w:pPr>
      <w:r>
        <w:lastRenderedPageBreak/>
        <w:t>Fields</w:t>
      </w:r>
    </w:p>
    <w:p w:rsidR="004025D7" w:rsidRDefault="004025D7">
      <w:pPr>
        <w:pStyle w:val="Heading5"/>
        <w:pPrChange w:id="2532" w:author="Pham Minh Tu" w:date="2019-12-27T13:06:00Z">
          <w:pPr>
            <w:pStyle w:val="Heading4"/>
          </w:pPr>
        </w:pPrChange>
      </w:pPr>
      <w:r>
        <w:t>Instance</w:t>
      </w:r>
    </w:p>
    <w:p w:rsidR="004025D7" w:rsidRDefault="004025D7" w:rsidP="004025D7">
      <w:pPr>
        <w:pStyle w:val="DesignID"/>
      </w:pPr>
      <w:r>
        <w:t>GENERIC_GDD_CLS_041_001: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Instance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RepositoryLinQ</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CD1F8E">
            <w:r w:rsidRPr="00851B78">
              <w:t>RepositoryLinQ instance used by ObjectFactory to get a new RepositoryLinQ object</w:t>
            </w:r>
          </w:p>
        </w:tc>
      </w:tr>
    </w:tbl>
    <w:p w:rsidR="004025D7" w:rsidRDefault="004025D7" w:rsidP="004025D7"/>
    <w:p w:rsidR="004025D7" w:rsidRDefault="004025D7">
      <w:pPr>
        <w:pStyle w:val="Heading5"/>
        <w:pPrChange w:id="2533" w:author="Pham Minh Tu" w:date="2019-12-27T13:06:00Z">
          <w:pPr>
            <w:pStyle w:val="Heading4"/>
          </w:pPr>
        </w:pPrChange>
      </w:pPr>
      <w:r>
        <w:t>cdfData</w:t>
      </w:r>
    </w:p>
    <w:p w:rsidR="004025D7" w:rsidRDefault="004025D7" w:rsidP="004025D7">
      <w:pPr>
        <w:pStyle w:val="DesignID"/>
      </w:pPr>
      <w:r>
        <w:t>GENERIC_GDD_CLS_041_002: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cdfData</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ICdfData</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data from cdf file as a database </w:t>
            </w:r>
          </w:p>
        </w:tc>
      </w:tr>
    </w:tbl>
    <w:p w:rsidR="004025D7" w:rsidRDefault="004025D7" w:rsidP="004025D7"/>
    <w:p w:rsidR="004025D7" w:rsidRDefault="004025D7">
      <w:pPr>
        <w:pStyle w:val="Heading5"/>
        <w:pPrChange w:id="2534" w:author="Pham Minh Tu" w:date="2019-12-27T13:06:00Z">
          <w:pPr>
            <w:pStyle w:val="Heading4"/>
          </w:pPr>
        </w:pPrChange>
      </w:pPr>
      <w:r>
        <w:t>register</w:t>
      </w:r>
    </w:p>
    <w:p w:rsidR="004025D7" w:rsidRDefault="004025D7" w:rsidP="004025D7">
      <w:pPr>
        <w:pStyle w:val="DesignID"/>
      </w:pPr>
      <w:r>
        <w:t>GENERIC_GDD_CLS_041_003: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register</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IRegisterProcessing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component Register Processing to access register value and definition macro </w:t>
            </w:r>
          </w:p>
        </w:tc>
      </w:tr>
    </w:tbl>
    <w:p w:rsidR="004025D7" w:rsidRDefault="004025D7" w:rsidP="004025D7"/>
    <w:p w:rsidR="004025D7" w:rsidRDefault="004025D7">
      <w:pPr>
        <w:pStyle w:val="Heading4"/>
        <w:pPrChange w:id="2535" w:author="Pham Minh Tu" w:date="2019-12-27T13:06:00Z">
          <w:pPr>
            <w:pStyle w:val="Heading3"/>
          </w:pPr>
        </w:pPrChange>
      </w:pPr>
      <w:r>
        <w:t>Methods</w:t>
      </w:r>
    </w:p>
    <w:p w:rsidR="004025D7" w:rsidRDefault="004025D7">
      <w:pPr>
        <w:pStyle w:val="Heading5"/>
        <w:pPrChange w:id="2536" w:author="Pham Minh Tu" w:date="2019-12-27T13:06:00Z">
          <w:pPr>
            <w:pStyle w:val="Heading4"/>
          </w:pPr>
        </w:pPrChange>
      </w:pPr>
      <w:r>
        <w:t>ComputeDemEventParams</w:t>
      </w:r>
    </w:p>
    <w:p w:rsidR="004025D7" w:rsidRDefault="004025D7" w:rsidP="004025D7">
      <w:pPr>
        <w:pStyle w:val="DesignID"/>
      </w:pPr>
      <w:r>
        <w:t>GENERIC_GDD_CLS_041_004: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ComputeDemEventParams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Dictionary&lt; string, string &gt; demEventParamsGroup</w:t>
            </w:r>
          </w:p>
        </w:tc>
        <w:tc>
          <w:tcPr>
            <w:tcW w:w="1038" w:type="dxa"/>
            <w:gridSpan w:val="2"/>
            <w:shd w:val="clear" w:color="auto" w:fill="auto"/>
          </w:tcPr>
          <w:p w:rsidR="004025D7" w:rsidRDefault="004025D7" w:rsidP="00CD1F8E">
            <w:r>
              <w:t xml:space="preserve">A dictionary contains key as parameter name and value as definition macro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4025D7" w:rsidP="00CD1F8E">
            <w:r>
              <w:t xml:space="preserve">BaseIntermediateItem[]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Process values of dem event paramaters.</w:t>
            </w:r>
          </w:p>
          <w:p w:rsidR="004025D7" w:rsidRDefault="004025D7" w:rsidP="00CD1F8E">
            <w:pPr>
              <w:pStyle w:val="SourceCode"/>
            </w:pPr>
            <w:r>
              <w:t>Algorithm:</w:t>
            </w:r>
            <w:r>
              <w:br/>
              <w:t>If parameter is configured, concatenate "DemConf_DemEventParameter_" and last value of paramater</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37" w:author="Pham Minh Tu" w:date="2019-12-27T13:06:00Z">
          <w:pPr>
            <w:pStyle w:val="Heading4"/>
          </w:pPr>
        </w:pPrChange>
      </w:pPr>
      <w:r>
        <w:t>ComputeOnOffParams</w:t>
      </w:r>
    </w:p>
    <w:p w:rsidR="004025D7" w:rsidRDefault="004025D7" w:rsidP="004025D7">
      <w:pPr>
        <w:pStyle w:val="DesignID"/>
      </w:pPr>
      <w:r>
        <w:t>GENERIC_GDD_CLS_041_005: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ComputeOnOffParams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Dictionary&lt; string, string &gt; onOffParamsGroup</w:t>
            </w:r>
          </w:p>
        </w:tc>
        <w:tc>
          <w:tcPr>
            <w:tcW w:w="1038" w:type="dxa"/>
            <w:gridSpan w:val="2"/>
            <w:shd w:val="clear" w:color="auto" w:fill="auto"/>
          </w:tcPr>
          <w:p w:rsidR="004025D7" w:rsidRDefault="004025D7" w:rsidP="00CD1F8E">
            <w:r>
              <w:t>A dictionary contains key as parameter name and value as generated definition macro</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BaseIntermediateItem[]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Compute values of bool parameter such as STD_ON or STD_OFF</w:t>
            </w:r>
          </w:p>
          <w:p w:rsidR="004025D7" w:rsidRDefault="004025D7" w:rsidP="00CD1F8E">
            <w:pPr>
              <w:pStyle w:val="SourceCode"/>
            </w:pPr>
            <w:r>
              <w:t>Algorithm:</w:t>
            </w:r>
            <w:r>
              <w:br/>
              <w:t>Based on parameter name, get value from CDFs.</w:t>
            </w:r>
            <w:r>
              <w:br/>
              <w:t xml:space="preserve"> Set STD_ON If value is true and else set false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38" w:author="Pham Minh Tu" w:date="2019-12-27T13:06:00Z">
          <w:pPr>
            <w:pStyle w:val="Heading4"/>
          </w:pPr>
        </w:pPrChange>
      </w:pPr>
      <w:r>
        <w:t>GetAddressByMacroDefinition</w:t>
      </w:r>
    </w:p>
    <w:p w:rsidR="004025D7" w:rsidRDefault="004025D7" w:rsidP="004025D7">
      <w:pPr>
        <w:pStyle w:val="DesignID"/>
      </w:pPr>
      <w:r>
        <w:t>GENERIC_GDD_CLS_041_006: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GetAddressByMacroDefinition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renesasMacroName</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address by macro definition from database as Register</w:t>
            </w:r>
          </w:p>
          <w:p w:rsidR="004025D7" w:rsidRDefault="004025D7" w:rsidP="00CD1F8E">
            <w:pPr>
              <w:pStyle w:val="SourceCode"/>
            </w:pPr>
            <w:r>
              <w:t>Algorithm:</w:t>
            </w:r>
            <w:r>
              <w:br/>
              <w:t>Get macro value from macro definition by calling method GetMacroLabelValue</w:t>
            </w:r>
            <w:r>
              <w:br/>
              <w:t xml:space="preserve"> IF macro value is NOT null or empty THEN</w:t>
            </w:r>
            <w:r>
              <w:br/>
            </w:r>
            <w:r>
              <w:lastRenderedPageBreak/>
              <w:t xml:space="preserve">     Get macro address from macro value by calling method GetMacroAddressValue</w:t>
            </w:r>
            <w:r>
              <w:br/>
              <w:t xml:space="preserve">     RETURN macro address</w:t>
            </w:r>
            <w:r>
              <w:br/>
              <w:t xml:space="preserve"> ELSE</w:t>
            </w:r>
            <w:r>
              <w:br/>
              <w:t xml:space="preserve">     RETURN empty</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2539" w:author="Pham Minh Tu" w:date="2019-12-27T13:06:00Z">
          <w:pPr>
            <w:pStyle w:val="Heading4"/>
          </w:pPr>
        </w:pPrChange>
      </w:pPr>
      <w:r>
        <w:t>GetCdfFileName</w:t>
      </w:r>
    </w:p>
    <w:p w:rsidR="004025D7" w:rsidRDefault="004025D7" w:rsidP="004025D7">
      <w:pPr>
        <w:pStyle w:val="DesignID"/>
      </w:pPr>
      <w:r>
        <w:t>GENERIC_GDD_CLS_041_007: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GetCdfFileName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CDF file name that stored in database</w:t>
            </w:r>
          </w:p>
          <w:p w:rsidR="004025D7" w:rsidRDefault="004025D7" w:rsidP="00CD1F8E">
            <w:pPr>
              <w:pStyle w:val="SourceCode"/>
            </w:pPr>
            <w:r>
              <w:t>Algorithm:</w:t>
            </w:r>
            <w:r>
              <w:br/>
              <w:t>Get CDF file name based on moduleName from database as cdfFiles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40" w:author="Pham Minh Tu" w:date="2019-12-27T13:06:00Z">
          <w:pPr>
            <w:pStyle w:val="Heading4"/>
          </w:pPr>
        </w:pPrChange>
      </w:pPr>
      <w:r>
        <w:t>GetChilds</w:t>
      </w:r>
    </w:p>
    <w:p w:rsidR="004025D7" w:rsidRDefault="004025D7" w:rsidP="004025D7">
      <w:pPr>
        <w:pStyle w:val="DesignID"/>
      </w:pPr>
      <w:r>
        <w:t>GENERIC_GDD_CLS_041_008: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GetChilds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Module name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shortName</w:t>
            </w:r>
          </w:p>
        </w:tc>
        <w:tc>
          <w:tcPr>
            <w:tcW w:w="1038" w:type="dxa"/>
            <w:gridSpan w:val="2"/>
            <w:shd w:val="clear" w:color="auto" w:fill="auto"/>
          </w:tcPr>
          <w:p w:rsidR="004025D7" w:rsidRDefault="004025D7" w:rsidP="00CD1F8E">
            <w:r>
              <w:t>Short name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List of Container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all children container of a container which is identified by module name and short name</w:t>
            </w:r>
          </w:p>
          <w:p w:rsidR="004025D7" w:rsidRDefault="004025D7" w:rsidP="00CD1F8E">
            <w:pPr>
              <w:pStyle w:val="SourceCode"/>
            </w:pPr>
            <w:r>
              <w:t>Algorithm:</w:t>
            </w:r>
            <w:r>
              <w:br/>
              <w:t>Get root container which is identified by module name and short name</w:t>
            </w:r>
            <w:r>
              <w:br/>
              <w:t xml:space="preserve"> IF container != null THEN</w:t>
            </w:r>
            <w:r>
              <w:br/>
              <w:t xml:space="preserve">     Recursively find children of the container</w:t>
            </w:r>
            <w:r>
              <w:br/>
              <w:t xml:space="preserve">     RETURN found children</w:t>
            </w:r>
            <w:r>
              <w:br/>
              <w:t xml:space="preserve"> ELSE</w:t>
            </w:r>
            <w:r>
              <w:br/>
              <w:t xml:space="preserve">     RETURN empty list</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2541" w:author="Pham Minh Tu" w:date="2019-12-27T13:06:00Z">
          <w:pPr>
            <w:pStyle w:val="Heading4"/>
          </w:pPr>
        </w:pPrChange>
      </w:pPr>
      <w:r>
        <w:t>GetConfiguration</w:t>
      </w:r>
    </w:p>
    <w:p w:rsidR="004025D7" w:rsidRDefault="004025D7" w:rsidP="004025D7">
      <w:pPr>
        <w:pStyle w:val="DesignID"/>
      </w:pPr>
      <w:r>
        <w:t>GENERIC_GDD_CLS_041_009: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GetConfiguration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Configuration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configuration based on module name include on information as follow: Short name Definition reference</w:t>
            </w:r>
          </w:p>
          <w:p w:rsidR="004025D7" w:rsidRDefault="004025D7" w:rsidP="00CD1F8E">
            <w:pPr>
              <w:pStyle w:val="SourceCode"/>
            </w:pPr>
            <w:r>
              <w:t>Algorithm:</w:t>
            </w:r>
            <w:r>
              <w:br/>
              <w:t>Get configuration of MCAL module from database as cdfData</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42" w:author="Pham Minh Tu" w:date="2019-12-27T13:06:00Z">
          <w:pPr>
            <w:pStyle w:val="Heading4"/>
          </w:pPr>
        </w:pPrChange>
      </w:pPr>
      <w:r>
        <w:t>GetConfigurations</w:t>
      </w:r>
    </w:p>
    <w:p w:rsidR="004025D7" w:rsidRDefault="004025D7" w:rsidP="004025D7">
      <w:pPr>
        <w:pStyle w:val="DesignID"/>
      </w:pPr>
      <w:r>
        <w:t>GENERIC_GDD_CLS_041_010: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GetConfigurations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all Configuration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all configurations based on module name include on information as follow: Short name Definition reference</w:t>
            </w:r>
          </w:p>
          <w:p w:rsidR="004025D7" w:rsidRDefault="004025D7" w:rsidP="00CD1F8E">
            <w:pPr>
              <w:pStyle w:val="SourceCode"/>
            </w:pPr>
            <w:r>
              <w:t>Algorithm:</w:t>
            </w:r>
            <w:r>
              <w:br/>
              <w:t>Get all configurations of MCAL module from database as cdfData based on moduleName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43" w:author="Pham Minh Tu" w:date="2019-12-27T13:06:00Z">
          <w:pPr>
            <w:pStyle w:val="Heading4"/>
          </w:pPr>
        </w:pPrChange>
      </w:pPr>
      <w:r>
        <w:t>GetContainer</w:t>
      </w:r>
    </w:p>
    <w:p w:rsidR="004025D7" w:rsidRDefault="004025D7" w:rsidP="004025D7">
      <w:pPr>
        <w:pStyle w:val="DesignID"/>
      </w:pPr>
      <w:r>
        <w:t>GENERIC_GDD_CLS_041_011: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GetContainer</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shortName</w:t>
            </w:r>
          </w:p>
        </w:tc>
        <w:tc>
          <w:tcPr>
            <w:tcW w:w="1038" w:type="dxa"/>
            <w:gridSpan w:val="2"/>
            <w:shd w:val="clear" w:color="auto" w:fill="auto"/>
          </w:tcPr>
          <w:p w:rsidR="004025D7" w:rsidRDefault="004025D7" w:rsidP="00CD1F8E">
            <w:r>
              <w:t xml:space="preserve">Short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Container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container based on module name and short name</w:t>
            </w:r>
          </w:p>
          <w:p w:rsidR="004025D7" w:rsidRDefault="004025D7" w:rsidP="00CD1F8E">
            <w:pPr>
              <w:pStyle w:val="SourceCode"/>
            </w:pPr>
            <w:r>
              <w:t>Algorithm:</w:t>
            </w:r>
            <w:r>
              <w:br/>
              <w:t>Get a list of containers in cdfData by moduleName</w:t>
            </w:r>
            <w:r>
              <w:br/>
              <w:t xml:space="preserve"> FOREACH container in container list</w:t>
            </w:r>
            <w:r>
              <w:br/>
              <w:t xml:space="preserve">     IF container's ShortName = shortName THEN</w:t>
            </w:r>
            <w:r>
              <w:br/>
              <w:t xml:space="preserve">         Return container</w:t>
            </w:r>
            <w:r>
              <w:br/>
              <w:t xml:space="preserve">     End</w:t>
            </w:r>
            <w:r>
              <w:br/>
              <w:t xml:space="preserve"> End</w:t>
            </w:r>
            <w:r>
              <w:br/>
            </w:r>
            <w:r>
              <w:br/>
              <w:t xml:space="preserve"> Return null if NOT found a container</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44" w:author="Pham Minh Tu" w:date="2019-12-27T13:06:00Z">
          <w:pPr>
            <w:pStyle w:val="Heading4"/>
          </w:pPr>
        </w:pPrChange>
      </w:pPr>
      <w:r>
        <w:t>GetContainerByDefName</w:t>
      </w:r>
    </w:p>
    <w:p w:rsidR="004025D7" w:rsidRDefault="004025D7" w:rsidP="004025D7">
      <w:pPr>
        <w:pStyle w:val="DesignID"/>
      </w:pPr>
      <w:r>
        <w:t>GENERIC_GDD_CLS_041_012: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GetContainerByDefName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defName</w:t>
            </w:r>
          </w:p>
        </w:tc>
        <w:tc>
          <w:tcPr>
            <w:tcW w:w="1038" w:type="dxa"/>
            <w:gridSpan w:val="2"/>
            <w:shd w:val="clear" w:color="auto" w:fill="auto"/>
          </w:tcPr>
          <w:p w:rsidR="004025D7" w:rsidRDefault="004025D7" w:rsidP="00CD1F8E">
            <w:r>
              <w:t xml:space="preserve">Def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sortOption</w:t>
            </w:r>
          </w:p>
        </w:tc>
        <w:tc>
          <w:tcPr>
            <w:tcW w:w="1038" w:type="dxa"/>
            <w:gridSpan w:val="2"/>
            <w:shd w:val="clear" w:color="auto" w:fill="auto"/>
          </w:tcPr>
          <w:p w:rsidR="004025D7" w:rsidRDefault="004025D7" w:rsidP="00CD1F8E">
            <w:r>
              <w:t xml:space="preserve">Sort option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Container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 container by definition reference E.g: &lt;DEFINITION-REF&gt; /Renesas/EcucDefs_Can/Can/CanConfigSet/CanController &lt;/DEFINITION-REF&gt; GetContainerByDefName("Can", "CanController")</w:t>
            </w:r>
          </w:p>
          <w:p w:rsidR="004025D7" w:rsidRDefault="004025D7" w:rsidP="00CD1F8E">
            <w:pPr>
              <w:pStyle w:val="SourceCode"/>
            </w:pPr>
            <w:r>
              <w:t>Algorithm:</w:t>
            </w:r>
            <w:r>
              <w:br/>
              <w:t>CALL GetContainersByDefName to get a list of containers</w:t>
            </w:r>
            <w:r>
              <w:br/>
              <w:t xml:space="preserve"> IF found a container THEN</w:t>
            </w:r>
            <w:r>
              <w:br/>
              <w:t xml:space="preserve">     RETURN first found</w:t>
            </w:r>
            <w:r>
              <w:br/>
              <w:t xml:space="preserve"> ELSE</w:t>
            </w:r>
            <w:r>
              <w:br/>
              <w:t xml:space="preserve">     RETURN null</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45" w:author="Pham Minh Tu" w:date="2019-12-27T13:06:00Z">
          <w:pPr>
            <w:pStyle w:val="Heading4"/>
          </w:pPr>
        </w:pPrChange>
      </w:pPr>
      <w:r>
        <w:lastRenderedPageBreak/>
        <w:t>GetContainerByShortNamePath</w:t>
      </w:r>
    </w:p>
    <w:p w:rsidR="004025D7" w:rsidRDefault="004025D7" w:rsidP="004025D7">
      <w:pPr>
        <w:pStyle w:val="DesignID"/>
      </w:pPr>
      <w:r>
        <w:t>GENERIC_GDD_CLS_041_013: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GetContainerByShortNamePath</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Container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 container by short name path E.g: path: CanConfigSet/CanController/CanControllerBaudrateConfig</w:t>
            </w:r>
          </w:p>
          <w:p w:rsidR="004025D7" w:rsidRDefault="004025D7" w:rsidP="00CD1F8E">
            <w:pPr>
              <w:pStyle w:val="SourceCode"/>
            </w:pPr>
            <w:r>
              <w:t>Algorithm:</w:t>
            </w:r>
            <w:r>
              <w:br/>
              <w:t>Get all containers in cdfData by moduleName</w:t>
            </w:r>
            <w:r>
              <w:br/>
              <w:t xml:space="preserve"> IF found a container where container.Path = path THEN</w:t>
            </w:r>
            <w:r>
              <w:br/>
              <w:t xml:space="preserve">     RETURN first found</w:t>
            </w:r>
            <w:r>
              <w:br/>
              <w:t xml:space="preserve"> ELSE</w:t>
            </w:r>
            <w:r>
              <w:br/>
              <w:t xml:space="preserve">     RETURN null</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46" w:author="Pham Minh Tu" w:date="2019-12-27T13:06:00Z">
          <w:pPr>
            <w:pStyle w:val="Heading4"/>
          </w:pPr>
        </w:pPrChange>
      </w:pPr>
      <w:r>
        <w:t>GetContainers</w:t>
      </w:r>
    </w:p>
    <w:p w:rsidR="004025D7" w:rsidRDefault="004025D7" w:rsidP="004025D7">
      <w:pPr>
        <w:pStyle w:val="DesignID"/>
      </w:pPr>
      <w:r>
        <w:t>GENERIC_GDD_CLS_041_014: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GetContainers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Container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all containers by module name E.g: GetContainers("Can"), GetContainers("Dio"), GetContainers("Dem")</w:t>
            </w:r>
          </w:p>
          <w:p w:rsidR="004025D7" w:rsidRDefault="004025D7" w:rsidP="00CD1F8E">
            <w:pPr>
              <w:pStyle w:val="SourceCode"/>
            </w:pPr>
            <w:r>
              <w:t>Algorithm:</w:t>
            </w:r>
            <w:r>
              <w:br/>
              <w:t>Get all containers in cdfData by moduleName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47" w:author="Pham Minh Tu" w:date="2019-12-27T13:06:00Z">
          <w:pPr>
            <w:pStyle w:val="Heading4"/>
          </w:pPr>
        </w:pPrChange>
      </w:pPr>
      <w:r>
        <w:t>GetContainersByDefName</w:t>
      </w:r>
    </w:p>
    <w:p w:rsidR="004025D7" w:rsidRDefault="004025D7" w:rsidP="004025D7">
      <w:pPr>
        <w:pStyle w:val="DesignID"/>
      </w:pPr>
      <w:r>
        <w:t>GENERIC_GDD_CLS_041_015: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GetContainersByDefName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defName</w:t>
            </w:r>
          </w:p>
        </w:tc>
        <w:tc>
          <w:tcPr>
            <w:tcW w:w="1038" w:type="dxa"/>
            <w:gridSpan w:val="2"/>
            <w:shd w:val="clear" w:color="auto" w:fill="auto"/>
          </w:tcPr>
          <w:p w:rsidR="004025D7" w:rsidRDefault="004025D7" w:rsidP="00CD1F8E">
            <w:r>
              <w:t xml:space="preserve">Def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int sortOption</w:t>
            </w:r>
          </w:p>
        </w:tc>
        <w:tc>
          <w:tcPr>
            <w:tcW w:w="1038" w:type="dxa"/>
            <w:gridSpan w:val="2"/>
            <w:shd w:val="clear" w:color="auto" w:fill="auto"/>
          </w:tcPr>
          <w:p w:rsidR="004025D7" w:rsidRDefault="004025D7" w:rsidP="00CD1F8E">
            <w:r>
              <w:t xml:space="preserve">Sort option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List of Container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all container by definition reference E.g: &lt;DEFINITION-REF&gt; /Renesas/EcucDefs_Can/Can/CanConfigSet/CanController &lt;/DEFINITION-REF&gt; GetContainersByDefName("Can", "CanController")</w:t>
            </w:r>
          </w:p>
          <w:p w:rsidR="004025D7" w:rsidRDefault="004025D7" w:rsidP="00CD1F8E">
            <w:pPr>
              <w:pStyle w:val="SourceCode"/>
            </w:pPr>
            <w:r>
              <w:t>Algorithm:</w:t>
            </w:r>
            <w:r>
              <w:br/>
              <w:t>IF defName is NOT null or empty THEN</w:t>
            </w:r>
            <w:r>
              <w:br/>
              <w:t xml:space="preserve">     Get list of containers from cdfData by moduleName where last element of container's DefinitionRef</w:t>
            </w:r>
            <w:r>
              <w:br/>
              <w:t xml:space="preserve">     is defName</w:t>
            </w:r>
            <w:r>
              <w:br/>
              <w:t xml:space="preserve"> Else</w:t>
            </w:r>
            <w:r>
              <w:br/>
              <w:t xml:space="preserve">     Get list of containers from cdfData by moduleName</w:t>
            </w:r>
            <w:r>
              <w:br/>
            </w:r>
            <w:r>
              <w:br/>
              <w:t xml:space="preserve"> IF sortOption = 1 THEN</w:t>
            </w:r>
            <w:r>
              <w:br/>
              <w:t xml:space="preserve">     Sort the list of containers</w:t>
            </w:r>
            <w:r>
              <w:br/>
              <w:t xml:space="preserve"> End</w:t>
            </w:r>
            <w:r>
              <w:br/>
            </w:r>
            <w:r>
              <w:br/>
              <w:t xml:space="preserve"> RETURN the list of containers</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48" w:author="Pham Minh Tu" w:date="2019-12-27T13:06:00Z">
          <w:pPr>
            <w:pStyle w:val="Heading4"/>
          </w:pPr>
        </w:pPrChange>
      </w:pPr>
      <w:r>
        <w:t>GetMacroAddressValue</w:t>
      </w:r>
    </w:p>
    <w:p w:rsidR="004025D7" w:rsidRDefault="004025D7" w:rsidP="004025D7">
      <w:pPr>
        <w:pStyle w:val="DesignID"/>
      </w:pPr>
      <w:r>
        <w:t>GENERIC_GDD_CLS_041_016: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GetMacroAddressValue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macroValue</w:t>
            </w:r>
          </w:p>
        </w:tc>
        <w:tc>
          <w:tcPr>
            <w:tcW w:w="1038" w:type="dxa"/>
            <w:gridSpan w:val="2"/>
            <w:shd w:val="clear" w:color="auto" w:fill="auto"/>
          </w:tcPr>
          <w:p w:rsidR="004025D7" w:rsidRDefault="004025D7" w:rsidP="00CD1F8E">
            <w:r>
              <w:t xml:space="preserve">Macro value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macro address value from database as Register</w:t>
            </w:r>
          </w:p>
          <w:p w:rsidR="004025D7" w:rsidRDefault="004025D7" w:rsidP="00CD1F8E">
            <w:pPr>
              <w:pStyle w:val="SourceCode"/>
            </w:pPr>
            <w:r>
              <w:t>Algorithm:</w:t>
            </w:r>
            <w:r>
              <w:br/>
              <w:t>CALL GetMacroAddressValue from component RegisterProcessing to get address value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49" w:author="Pham Minh Tu" w:date="2019-12-27T13:06:00Z">
          <w:pPr>
            <w:pStyle w:val="Heading4"/>
          </w:pPr>
        </w:pPrChange>
      </w:pPr>
      <w:r>
        <w:lastRenderedPageBreak/>
        <w:t>GetMacroLabelValue</w:t>
      </w:r>
    </w:p>
    <w:p w:rsidR="004025D7" w:rsidRDefault="004025D7" w:rsidP="004025D7">
      <w:pPr>
        <w:pStyle w:val="DesignID"/>
      </w:pPr>
      <w:r>
        <w:t>GENERIC_GDD_CLS_041_017: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GetMacroLabelValue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renesasMacroName</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value based on definition macro from database</w:t>
            </w:r>
          </w:p>
          <w:p w:rsidR="004025D7" w:rsidRDefault="004025D7" w:rsidP="00CD1F8E">
            <w:pPr>
              <w:pStyle w:val="SourceCode"/>
            </w:pPr>
            <w:r>
              <w:t>Algorithm:</w:t>
            </w:r>
            <w:r>
              <w:br/>
              <w:t>CALL GetMacroLabelValue from component RegisterProcessing to get label value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50" w:author="Pham Minh Tu" w:date="2019-12-27T13:06:00Z">
          <w:pPr>
            <w:pStyle w:val="Heading4"/>
          </w:pPr>
        </w:pPrChange>
      </w:pPr>
      <w:r>
        <w:t>GetParameterValue</w:t>
      </w:r>
    </w:p>
    <w:p w:rsidR="004025D7" w:rsidRDefault="004025D7" w:rsidP="004025D7">
      <w:pPr>
        <w:pStyle w:val="DesignID"/>
      </w:pPr>
      <w:r>
        <w:t>GENERIC_GDD_CLS_041_018: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GetParameterValue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defName</w:t>
            </w:r>
          </w:p>
        </w:tc>
        <w:tc>
          <w:tcPr>
            <w:tcW w:w="1038" w:type="dxa"/>
            <w:gridSpan w:val="2"/>
            <w:shd w:val="clear" w:color="auto" w:fill="auto"/>
          </w:tcPr>
          <w:p w:rsidR="004025D7" w:rsidRDefault="004025D7" w:rsidP="00CD1F8E">
            <w:r>
              <w:t xml:space="preserve">Definition Reference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ItemValue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value of parameter based on definition reference name</w:t>
            </w:r>
          </w:p>
          <w:p w:rsidR="004025D7" w:rsidRDefault="004025D7" w:rsidP="00CD1F8E">
            <w:pPr>
              <w:pStyle w:val="SourceCode"/>
            </w:pPr>
            <w:r>
              <w:t>Algorithm:</w:t>
            </w:r>
            <w:r>
              <w:br/>
              <w:t>Get all containers in database as cdfData based on moduleName</w:t>
            </w:r>
            <w:r>
              <w:br/>
              <w:t xml:space="preserve"> IF found any parameter of container has defName THEN</w:t>
            </w:r>
            <w:r>
              <w:br/>
              <w:t xml:space="preserve">     RETURN first found parameter</w:t>
            </w:r>
            <w:r>
              <w:br/>
              <w:t xml:space="preserve"> ELSE</w:t>
            </w:r>
            <w:r>
              <w:br/>
              <w:t xml:space="preserve">     RETURN null</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51" w:author="Pham Minh Tu" w:date="2019-12-27T13:07:00Z">
          <w:pPr>
            <w:pStyle w:val="Heading4"/>
          </w:pPr>
        </w:pPrChange>
      </w:pPr>
      <w:r>
        <w:t>GetParameterValues</w:t>
      </w:r>
    </w:p>
    <w:p w:rsidR="004025D7" w:rsidRDefault="004025D7" w:rsidP="004025D7">
      <w:pPr>
        <w:pStyle w:val="DesignID"/>
      </w:pPr>
      <w:r>
        <w:t>GENERIC_GDD_CLS_041_019: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GetParameterValues</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defName</w:t>
            </w:r>
          </w:p>
        </w:tc>
        <w:tc>
          <w:tcPr>
            <w:tcW w:w="1038" w:type="dxa"/>
            <w:gridSpan w:val="2"/>
            <w:shd w:val="clear" w:color="auto" w:fill="auto"/>
          </w:tcPr>
          <w:p w:rsidR="004025D7" w:rsidRDefault="004025D7" w:rsidP="00CD1F8E">
            <w:r>
              <w:t>Definition reference name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list of ItemValue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parameter values by definition reference name</w:t>
            </w:r>
          </w:p>
          <w:p w:rsidR="004025D7" w:rsidRDefault="004025D7" w:rsidP="00CD1F8E">
            <w:pPr>
              <w:pStyle w:val="SourceCode"/>
            </w:pPr>
            <w:r>
              <w:t>Algorithm:</w:t>
            </w:r>
            <w:r>
              <w:br/>
              <w:t>Get all containers in cdfData by moduleName</w:t>
            </w:r>
            <w:r>
              <w:br/>
              <w:t xml:space="preserve"> Scan all container in container list</w:t>
            </w:r>
            <w:r>
              <w:br/>
              <w:t xml:space="preserve">     Get parameter value by defName and add to a collection "result"</w:t>
            </w:r>
            <w:r>
              <w:br/>
              <w:t xml:space="preserve"> End</w:t>
            </w:r>
            <w:r>
              <w:br/>
            </w:r>
            <w:r>
              <w:br/>
              <w:t xml:space="preserve"> RETURN collection "result"</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52" w:author="Pham Minh Tu" w:date="2019-12-27T13:07:00Z">
          <w:pPr>
            <w:pStyle w:val="Heading4"/>
          </w:pPr>
        </w:pPrChange>
      </w:pPr>
      <w:r>
        <w:t>GetReferenceValue</w:t>
      </w:r>
    </w:p>
    <w:p w:rsidR="004025D7" w:rsidRDefault="004025D7" w:rsidP="004025D7">
      <w:pPr>
        <w:pStyle w:val="DesignID"/>
      </w:pPr>
      <w:r>
        <w:t>GENERIC_GDD_CLS_041_020: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GetReferenceValue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defName</w:t>
            </w:r>
          </w:p>
        </w:tc>
        <w:tc>
          <w:tcPr>
            <w:tcW w:w="1038" w:type="dxa"/>
            <w:gridSpan w:val="2"/>
            <w:shd w:val="clear" w:color="auto" w:fill="auto"/>
          </w:tcPr>
          <w:p w:rsidR="004025D7" w:rsidRDefault="004025D7" w:rsidP="00CD1F8E">
            <w:r>
              <w:t xml:space="preserve">Definition Reference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ItemValue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reference value of container based on definition reference</w:t>
            </w:r>
          </w:p>
          <w:p w:rsidR="004025D7" w:rsidRDefault="004025D7" w:rsidP="00CD1F8E">
            <w:pPr>
              <w:pStyle w:val="SourceCode"/>
            </w:pPr>
            <w:r>
              <w:t>Algorithm:</w:t>
            </w:r>
            <w:r>
              <w:br/>
              <w:t>Get all containers in cdfData by moduleName</w:t>
            </w:r>
            <w:r>
              <w:br/>
              <w:t xml:space="preserve"> IF found any reference of container has defName THEN</w:t>
            </w:r>
            <w:r>
              <w:br/>
              <w:t xml:space="preserve">     RETURN first found reference</w:t>
            </w:r>
            <w:r>
              <w:br/>
              <w:t xml:space="preserve"> ELSE</w:t>
            </w:r>
            <w:r>
              <w:br/>
              <w:t xml:space="preserve">     RETURN null</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53" w:author="Pham Minh Tu" w:date="2019-12-27T13:07:00Z">
          <w:pPr>
            <w:pStyle w:val="Heading4"/>
          </w:pPr>
        </w:pPrChange>
      </w:pPr>
      <w:r>
        <w:t>GetStartOfDbToc</w:t>
      </w:r>
    </w:p>
    <w:p w:rsidR="004025D7" w:rsidRDefault="004025D7" w:rsidP="004025D7">
      <w:pPr>
        <w:pStyle w:val="DesignID"/>
      </w:pPr>
      <w:r>
        <w:t>GENERIC_GDD_CLS_041_021: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1038" w:type="dxa"/>
            <w:gridSpan w:val="3"/>
            <w:shd w:val="clear" w:color="auto" w:fill="auto"/>
          </w:tcPr>
          <w:p w:rsidR="004025D7" w:rsidRDefault="004025D7" w:rsidP="00CD1F8E">
            <w:r>
              <w:t>GetStartOfDbToc</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start of db toc</w:t>
            </w:r>
          </w:p>
          <w:p w:rsidR="004025D7" w:rsidRDefault="004025D7" w:rsidP="00CD1F8E">
            <w:pPr>
              <w:pStyle w:val="SourceCode"/>
            </w:pPr>
            <w:r>
              <w:t>Algorithm:</w:t>
            </w:r>
            <w:r>
              <w:br/>
              <w:t>1. Get swMajorVersion in basic software configuration "SW-VERSION"</w:t>
            </w:r>
            <w:r>
              <w:br/>
              <w:t xml:space="preserve">    Use 0 for swMajorVersion if it's NOT a integer</w:t>
            </w:r>
            <w:r>
              <w:br/>
              <w:t xml:space="preserve"> 2. Get swMinorVersion in basic software configuration "SW-VERSION"</w:t>
            </w:r>
            <w:r>
              <w:br/>
              <w:t xml:space="preserve">    Use 0 for swMinorVersion if it's NOT a integer</w:t>
            </w:r>
            <w:r>
              <w:br/>
              <w:t xml:space="preserve"> 3. Get moduleId in basic software configuration "MODULE-ID"</w:t>
            </w:r>
            <w:r>
              <w:br/>
              <w:t xml:space="preserve">    Use 0 for moduleId if it's NOT a integer</w:t>
            </w:r>
            <w:r>
              <w:br/>
              <w:t xml:space="preserve"> 4. Get vendorId in basic software configuration "VENDOR-ID"</w:t>
            </w:r>
            <w:r>
              <w:br/>
              <w:t xml:space="preserve">    Use 0 for vendorId if it's NOT a integer</w:t>
            </w:r>
            <w:r>
              <w:br/>
            </w:r>
            <w:r>
              <w:br/>
              <w:t xml:space="preserve"> Calculate start of db toc =</w:t>
            </w:r>
            <w:r>
              <w:br/>
              <w:t xml:space="preserve">     shift_left(vendorId, 22) or</w:t>
            </w:r>
            <w:r>
              <w:br/>
              <w:t xml:space="preserve">     shift_left(moduleId, 14) or</w:t>
            </w:r>
            <w:r>
              <w:br/>
              <w:t xml:space="preserve">     shift_left(swMajorVersion, 8) or</w:t>
            </w:r>
            <w:r>
              <w:br/>
              <w:t xml:space="preserve">     shift_left(swMinorVersion, 3)</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54" w:author="Pham Minh Tu" w:date="2019-12-27T13:07:00Z">
          <w:pPr>
            <w:pStyle w:val="Heading4"/>
          </w:pPr>
        </w:pPrChange>
      </w:pPr>
      <w:r>
        <w:t>GetVersionInformation</w:t>
      </w:r>
    </w:p>
    <w:p w:rsidR="004025D7" w:rsidRDefault="004025D7" w:rsidP="004025D7">
      <w:pPr>
        <w:pStyle w:val="DesignID"/>
      </w:pPr>
      <w:r>
        <w:t>GENERIC_GDD_CLS_041_022: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GetVersionInformation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name</w:t>
            </w:r>
          </w:p>
        </w:tc>
        <w:tc>
          <w:tcPr>
            <w:tcW w:w="1038" w:type="dxa"/>
            <w:gridSpan w:val="2"/>
            <w:shd w:val="clear" w:color="auto" w:fill="auto"/>
          </w:tcPr>
          <w:p w:rsidR="004025D7" w:rsidRDefault="004025D7" w:rsidP="00CD1F8E">
            <w:r>
              <w:t xml:space="preserve">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version information based on components name from BSWMDT E.g: Components name: AR-RELEASE-VERSION SW-VERSION VENDOR-ID MODULE-ID VENDOR-API-INFIX</w:t>
            </w:r>
          </w:p>
          <w:p w:rsidR="004025D7" w:rsidRDefault="004025D7" w:rsidP="00CD1F8E">
            <w:pPr>
              <w:pStyle w:val="SourceCode"/>
            </w:pPr>
            <w:r>
              <w:t>Algorithm:</w:t>
            </w:r>
            <w:r>
              <w:br/>
              <w:t>Get basic software config in cdfData by moduleName</w:t>
            </w:r>
            <w:r>
              <w:br/>
              <w:t xml:space="preserve"> IF found a field in basic software config based that match with name THEN</w:t>
            </w:r>
            <w:r>
              <w:br/>
              <w:t xml:space="preserve">     RETURN value of found field</w:t>
            </w:r>
            <w:r>
              <w:br/>
              <w:t xml:space="preserve"> ELSE</w:t>
            </w:r>
            <w:r>
              <w:br/>
              <w:t xml:space="preserve">     RETURN null</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2555" w:author="Pham Minh Tu" w:date="2019-12-27T13:07:00Z">
          <w:pPr>
            <w:pStyle w:val="Heading4"/>
          </w:pPr>
        </w:pPrChange>
      </w:pPr>
      <w:r>
        <w:t>GetVersionInformation</w:t>
      </w:r>
    </w:p>
    <w:p w:rsidR="004025D7" w:rsidRDefault="004025D7" w:rsidP="004025D7">
      <w:pPr>
        <w:pStyle w:val="DesignID"/>
      </w:pPr>
      <w:r>
        <w:t>GENERIC_GDD_CLS_041_023: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GetVersionInformation</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BaseIntermediateItem: Name: GetVersionInformation Value: empty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To compute value of all parameters Version Information</w:t>
            </w:r>
          </w:p>
          <w:p w:rsidR="004025D7" w:rsidRDefault="004025D7" w:rsidP="00CD1F8E">
            <w:pPr>
              <w:pStyle w:val="SourceCode"/>
            </w:pPr>
            <w:r>
              <w:t>Algorithm:</w:t>
            </w:r>
            <w:r>
              <w:br/>
              <w:t>From Repository, call GetVersionInformation method for get</w:t>
            </w:r>
            <w:r>
              <w:br/>
              <w:t xml:space="preserve"> "AR-RELEASE-VERSION", "SW-VERSION", "VENDOR-ID", "MODULE-ID"</w:t>
            </w:r>
            <w:r>
              <w:br/>
              <w:t xml:space="preserve">  Check if Ar version &amp; Sw version is not null or not empty</w:t>
            </w:r>
            <w:r>
              <w:br/>
              <w:t xml:space="preserve"> </w:t>
            </w:r>
            <w:r>
              <w:tab/>
              <w:t>Slipt information to {x,y,z}.</w:t>
            </w:r>
            <w:r>
              <w:br/>
              <w:t xml:space="preserve"> </w:t>
            </w:r>
            <w:r>
              <w:tab/>
              <w:t>Check if Ar version &amp; Sw version have 3 element {x,y,z}</w:t>
            </w:r>
            <w:r>
              <w:br/>
              <w:t xml:space="preserve"> </w:t>
            </w:r>
            <w:r>
              <w:tab/>
            </w:r>
            <w:r>
              <w:tab/>
              <w:t>Add Cfg Version Information to child of return value</w:t>
            </w:r>
            <w:r>
              <w:br/>
              <w:t xml:space="preserve"> </w:t>
            </w:r>
            <w:r>
              <w:tab/>
            </w:r>
            <w:r>
              <w:tab/>
              <w:t>Add Cbk Version Information to child of return value</w:t>
            </w:r>
            <w:r>
              <w:br/>
              <w:t xml:space="preserve"> </w:t>
            </w:r>
            <w:r>
              <w:tab/>
            </w:r>
            <w:r>
              <w:tab/>
              <w:t>Add Pbcfg Version Information to child of return value</w:t>
            </w:r>
            <w:r>
              <w:br/>
              <w:t xml:space="preserve"> </w:t>
            </w:r>
            <w:r>
              <w:tab/>
            </w:r>
            <w:r>
              <w:tab/>
              <w:t>Add LinkTime Version Information to child of return value</w:t>
            </w:r>
            <w:r>
              <w:br/>
            </w:r>
            <w:r>
              <w:tab/>
            </w:r>
            <w:r>
              <w:tab/>
              <w:t>else do nothing</w:t>
            </w:r>
            <w:r>
              <w:br/>
              <w:t xml:space="preserve"> else do nothing</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56" w:author="Pham Minh Tu" w:date="2019-12-27T13:07:00Z">
          <w:pPr>
            <w:pStyle w:val="Heading4"/>
          </w:pPr>
        </w:pPrChange>
      </w:pPr>
      <w:r>
        <w:t>IsExistModuleName</w:t>
      </w:r>
    </w:p>
    <w:p w:rsidR="004025D7" w:rsidRDefault="004025D7" w:rsidP="004025D7">
      <w:pPr>
        <w:pStyle w:val="DesignID"/>
      </w:pPr>
      <w:r>
        <w:t>GENERIC_GDD_CLS_041_024: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IsExistModuleName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whether module name does exist or not.</w:t>
            </w:r>
          </w:p>
          <w:p w:rsidR="004025D7" w:rsidRDefault="004025D7" w:rsidP="00CD1F8E">
            <w:pPr>
              <w:pStyle w:val="SourceCode"/>
            </w:pPr>
            <w:r>
              <w:t>Algorithm:</w:t>
            </w:r>
            <w:r>
              <w:br/>
              <w:t>Call GetContainers method to get all containers by moduleName</w:t>
            </w:r>
            <w:r>
              <w:br/>
              <w:t xml:space="preserve"> If number of containers is larger than 0</w:t>
            </w:r>
            <w:r>
              <w:br/>
              <w:t xml:space="preserve">     Return true</w:t>
            </w:r>
            <w:r>
              <w:br/>
              <w:t xml:space="preserve"> Else</w:t>
            </w:r>
            <w:r>
              <w:br/>
              <w:t xml:space="preserve">     Return false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57" w:author="Pham Minh Tu" w:date="2019-12-27T13:07:00Z">
          <w:pPr>
            <w:pStyle w:val="Heading4"/>
          </w:pPr>
        </w:pPrChange>
      </w:pPr>
      <w:r>
        <w:t>IsExistedPath</w:t>
      </w:r>
    </w:p>
    <w:p w:rsidR="004025D7" w:rsidRDefault="004025D7" w:rsidP="004025D7">
      <w:pPr>
        <w:pStyle w:val="DesignID"/>
      </w:pPr>
      <w:r>
        <w:t>GENERIC_GDD_CLS_041_025: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IsExistedPath</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moduleName</w:t>
            </w:r>
          </w:p>
        </w:tc>
        <w:tc>
          <w:tcPr>
            <w:tcW w:w="1038" w:type="dxa"/>
            <w:gridSpan w:val="2"/>
            <w:shd w:val="clear" w:color="auto" w:fill="auto"/>
          </w:tcPr>
          <w:p w:rsidR="004025D7" w:rsidRDefault="004025D7" w:rsidP="00CD1F8E">
            <w:r>
              <w:t xml:space="preserve">Module 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whether path does exist or not.</w:t>
            </w:r>
          </w:p>
          <w:p w:rsidR="004025D7" w:rsidRDefault="004025D7" w:rsidP="00CD1F8E">
            <w:pPr>
              <w:pStyle w:val="SourceCode"/>
            </w:pPr>
            <w:r>
              <w:t>Algorithm:</w:t>
            </w:r>
            <w:r>
              <w:br/>
              <w:t>Get all containers in cdfData by moduleName</w:t>
            </w:r>
            <w:r>
              <w:br/>
              <w:t xml:space="preserve"> FOREACH container in container list</w:t>
            </w:r>
            <w:r>
              <w:br/>
              <w:t xml:space="preserve">     IF found a container that container.Path = path THEN</w:t>
            </w:r>
            <w:r>
              <w:br/>
              <w:t xml:space="preserve">         RETURN true</w:t>
            </w:r>
            <w:r>
              <w:br/>
              <w:t xml:space="preserve">     ELSE</w:t>
            </w:r>
            <w:r>
              <w:br/>
              <w:t xml:space="preserve">         RETURN false</w:t>
            </w:r>
            <w:r>
              <w:br/>
              <w:t xml:space="preserve"> End</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58" w:author="Pham Minh Tu" w:date="2019-12-27T13:07:00Z">
          <w:pPr>
            <w:pStyle w:val="Heading4"/>
          </w:pPr>
        </w:pPrChange>
      </w:pPr>
      <w:r>
        <w:t>IsRegisterExist</w:t>
      </w:r>
    </w:p>
    <w:p w:rsidR="004025D7" w:rsidRDefault="004025D7" w:rsidP="004025D7">
      <w:pPr>
        <w:pStyle w:val="DesignID"/>
      </w:pPr>
      <w:r>
        <w:t>GENERIC_GDD_CLS_041_026: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IsRegisterExist</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renesasMacroDefinition</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bool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Check whether register does exist or not.</w:t>
            </w:r>
          </w:p>
          <w:p w:rsidR="004025D7" w:rsidRDefault="004025D7" w:rsidP="00CD1F8E">
            <w:pPr>
              <w:pStyle w:val="SourceCode"/>
            </w:pPr>
            <w:r>
              <w:t>Algorithm:</w:t>
            </w:r>
            <w:r>
              <w:br/>
              <w:t>CALL IsRegisterExist from component Register Processing</w:t>
            </w:r>
            <w:r>
              <w:br/>
              <w:t xml:space="preserve"> to check whether macro definition does exist or not.</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2559" w:author="Pham Minh Tu" w:date="2019-12-27T13:07:00Z">
          <w:pPr>
            <w:pStyle w:val="Heading4"/>
          </w:pPr>
        </w:pPrChange>
      </w:pPr>
      <w:r>
        <w:t>RepositoryLinQ</w:t>
      </w:r>
    </w:p>
    <w:p w:rsidR="004025D7" w:rsidRDefault="004025D7" w:rsidP="004025D7">
      <w:pPr>
        <w:pStyle w:val="DesignID"/>
      </w:pPr>
      <w:r>
        <w:t>GENERIC_GDD_CLS_041_027: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lastRenderedPageBreak/>
              <w:t>Method Name</w:t>
            </w:r>
          </w:p>
        </w:tc>
        <w:tc>
          <w:tcPr>
            <w:tcW w:w="6230" w:type="dxa"/>
            <w:shd w:val="clear" w:color="auto" w:fill="auto"/>
          </w:tcPr>
          <w:p w:rsidR="004025D7" w:rsidRDefault="004025D7" w:rsidP="00CD1F8E">
            <w:r>
              <w:t>RepositoryLinQ</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t>Repository LinQ constructor without arguments.</w:t>
            </w:r>
          </w:p>
        </w:tc>
      </w:tr>
    </w:tbl>
    <w:p w:rsidR="004025D7" w:rsidRDefault="004025D7" w:rsidP="004025D7">
      <w:pPr>
        <w:pStyle w:val="RefReq"/>
      </w:pPr>
      <w:r>
        <w:t>{Ref: N/A}</w:t>
      </w:r>
    </w:p>
    <w:p w:rsidR="004025D7" w:rsidRDefault="004025D7" w:rsidP="004025D7"/>
    <w:p w:rsidR="004025D7" w:rsidRDefault="004025D7">
      <w:pPr>
        <w:pStyle w:val="Heading5"/>
        <w:pPrChange w:id="2560" w:author="Pham Minh Tu" w:date="2019-12-27T13:07:00Z">
          <w:pPr>
            <w:pStyle w:val="Heading4"/>
          </w:pPr>
        </w:pPrChange>
      </w:pPr>
      <w:r>
        <w:t>RepositoryLinQ</w:t>
      </w:r>
    </w:p>
    <w:p w:rsidR="004025D7" w:rsidRDefault="004025D7" w:rsidP="004025D7">
      <w:pPr>
        <w:pStyle w:val="DesignID"/>
      </w:pPr>
      <w:r>
        <w:t>GENERIC_GDD_CLS_041_028: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RepositoryLinQ</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 xml:space="preserve"> cdfData</w:t>
            </w:r>
          </w:p>
        </w:tc>
        <w:tc>
          <w:tcPr>
            <w:tcW w:w="4154" w:type="dxa"/>
            <w:gridSpan w:val="2"/>
            <w:shd w:val="clear" w:color="auto" w:fill="auto"/>
          </w:tcPr>
          <w:p w:rsidR="004025D7" w:rsidRDefault="004025D7" w:rsidP="00CD1F8E">
            <w:r>
              <w:t xml:space="preserve">Cdf data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 xml:space="preserve"> register</w:t>
            </w:r>
          </w:p>
        </w:tc>
        <w:tc>
          <w:tcPr>
            <w:tcW w:w="4154" w:type="dxa"/>
            <w:gridSpan w:val="2"/>
            <w:shd w:val="clear" w:color="auto" w:fill="auto"/>
          </w:tcPr>
          <w:p w:rsidR="004025D7" w:rsidRDefault="007F71FB" w:rsidP="00CD1F8E">
            <w:r>
              <w:t>Register</w:t>
            </w:r>
            <w:r w:rsidR="004025D7">
              <w:t xml:space="preserv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Repository LinQ constructor with arguments</w:t>
            </w:r>
          </w:p>
          <w:p w:rsidR="004025D7" w:rsidRDefault="004025D7" w:rsidP="00CD1F8E">
            <w:pPr>
              <w:pStyle w:val="SourceCode"/>
            </w:pPr>
            <w:r>
              <w:t>Algorithm:</w:t>
            </w:r>
            <w:r>
              <w:br/>
              <w:t>Init values such as cdfData, register</w:t>
            </w:r>
          </w:p>
        </w:tc>
      </w:tr>
    </w:tbl>
    <w:p w:rsidR="004025D7" w:rsidRDefault="004025D7" w:rsidP="004025D7">
      <w:pPr>
        <w:pStyle w:val="RefReq"/>
      </w:pPr>
      <w:r>
        <w:t>{Ref: N/A}</w:t>
      </w:r>
    </w:p>
    <w:p w:rsidR="004025D7" w:rsidRDefault="004025D7" w:rsidP="004025D7"/>
    <w:p w:rsidR="004025D7" w:rsidRDefault="004025D7">
      <w:pPr>
        <w:pStyle w:val="Heading5"/>
        <w:pPrChange w:id="2561" w:author="Pham Minh Tu" w:date="2019-12-27T13:07:00Z">
          <w:pPr>
            <w:pStyle w:val="Heading4"/>
          </w:pPr>
        </w:pPrChange>
      </w:pPr>
      <w:r>
        <w:t>initVersionInformation</w:t>
      </w:r>
    </w:p>
    <w:p w:rsidR="004025D7" w:rsidRDefault="004025D7" w:rsidP="004025D7">
      <w:pPr>
        <w:pStyle w:val="DesignID"/>
      </w:pPr>
      <w:r>
        <w:t>GENERIC_GDD_CLS_041_029: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initVersionInformation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autosarReqInfo</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softWareInfo</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vendorId</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string moduleId</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Dictionary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Init values autosar version requirement and software version</w:t>
            </w:r>
          </w:p>
          <w:p w:rsidR="004025D7" w:rsidRDefault="004025D7" w:rsidP="00CD1F8E">
            <w:pPr>
              <w:pStyle w:val="SourceCode"/>
            </w:pPr>
            <w:r>
              <w:t>Algorithm:</w:t>
            </w:r>
            <w:r>
              <w:br/>
              <w:t>Compute all autosar version and software version that is accessed from bsw module.</w:t>
            </w:r>
          </w:p>
        </w:tc>
      </w:tr>
    </w:tbl>
    <w:p w:rsidR="004025D7" w:rsidRDefault="004025D7" w:rsidP="004025D7">
      <w:pPr>
        <w:pStyle w:val="RefReq"/>
      </w:pPr>
      <w:r>
        <w:t xml:space="preserve">{Ref: </w:t>
      </w:r>
      <w:r w:rsidR="00630415">
        <w:t>N/A</w:t>
      </w:r>
      <w:r>
        <w:t>}</w:t>
      </w:r>
    </w:p>
    <w:p w:rsidR="004025D7" w:rsidRDefault="004025D7" w:rsidP="004025D7"/>
    <w:p w:rsidR="008241FD" w:rsidRDefault="008241FD">
      <w:pPr>
        <w:pStyle w:val="Heading3"/>
        <w:rPr>
          <w:moveTo w:id="2562" w:author="Pham Minh Tu" w:date="2019-12-27T14:07:00Z"/>
        </w:rPr>
        <w:pPrChange w:id="2563" w:author="Pham Minh Tu" w:date="2019-12-27T14:07:00Z">
          <w:pPr>
            <w:pStyle w:val="Heading2"/>
          </w:pPr>
        </w:pPrChange>
      </w:pPr>
      <w:bookmarkStart w:id="2564" w:name="_Toc29219010"/>
      <w:moveToRangeStart w:id="2565" w:author="Pham Minh Tu" w:date="2019-12-27T14:07:00Z" w:name="move28348036"/>
      <w:moveTo w:id="2566" w:author="Pham Minh Tu" w:date="2019-12-27T14:07:00Z">
        <w:r>
          <w:t>Renesas::Generator::MCALConfGen::Data::RuntimeConfiguration::RuntimeConfiguration</w:t>
        </w:r>
        <w:bookmarkEnd w:id="2564"/>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2567" w:author="Pham Minh Tu" w:date="2019-12-27T14:07:00Z"/>
                <w:b/>
              </w:rPr>
            </w:pPr>
            <w:moveTo w:id="2568" w:author="Pham Minh Tu" w:date="2019-12-27T14:07:00Z">
              <w:r w:rsidRPr="00E2291F">
                <w:rPr>
                  <w:b/>
                </w:rPr>
                <w:t>Location File Name</w:t>
              </w:r>
            </w:moveTo>
          </w:p>
        </w:tc>
        <w:tc>
          <w:tcPr>
            <w:tcW w:w="5816" w:type="dxa"/>
            <w:shd w:val="clear" w:color="auto" w:fill="auto"/>
          </w:tcPr>
          <w:p w:rsidR="008241FD" w:rsidRDefault="008241FD" w:rsidP="002E7FE0">
            <w:pPr>
              <w:rPr>
                <w:moveTo w:id="2569" w:author="Pham Minh Tu" w:date="2019-12-27T14:07:00Z"/>
              </w:rPr>
            </w:pPr>
            <w:moveTo w:id="2570" w:author="Pham Minh Tu" w:date="2019-12-27T14:07:00Z">
              <w:r>
                <w:t>RuntimeConfiguration.cs</w:t>
              </w:r>
            </w:moveTo>
          </w:p>
        </w:tc>
      </w:tr>
      <w:tr w:rsidR="008241FD" w:rsidTr="002E7FE0">
        <w:tc>
          <w:tcPr>
            <w:tcW w:w="2492" w:type="dxa"/>
            <w:shd w:val="clear" w:color="auto" w:fill="D0CECE"/>
          </w:tcPr>
          <w:p w:rsidR="008241FD" w:rsidRPr="00E2291F" w:rsidRDefault="008241FD" w:rsidP="002E7FE0">
            <w:pPr>
              <w:rPr>
                <w:moveTo w:id="2571" w:author="Pham Minh Tu" w:date="2019-12-27T14:07:00Z"/>
                <w:b/>
              </w:rPr>
            </w:pPr>
            <w:moveTo w:id="2572" w:author="Pham Minh Tu" w:date="2019-12-27T14:07:00Z">
              <w:r w:rsidRPr="00E2291F">
                <w:rPr>
                  <w:b/>
                </w:rPr>
                <w:t>Description</w:t>
              </w:r>
            </w:moveTo>
          </w:p>
        </w:tc>
        <w:tc>
          <w:tcPr>
            <w:tcW w:w="5816" w:type="dxa"/>
            <w:shd w:val="clear" w:color="auto" w:fill="auto"/>
          </w:tcPr>
          <w:p w:rsidR="008241FD" w:rsidRDefault="008241FD" w:rsidP="002E7FE0">
            <w:pPr>
              <w:rPr>
                <w:moveTo w:id="2573" w:author="Pham Minh Tu" w:date="2019-12-27T14:07:00Z"/>
              </w:rPr>
            </w:pPr>
            <w:moveTo w:id="2574" w:author="Pham Minh Tu" w:date="2019-12-27T14:07:00Z">
              <w:r>
                <w:t>This class implement IRuntimeConfiguration interface to store  information processed by command line.</w:t>
              </w:r>
            </w:moveTo>
          </w:p>
        </w:tc>
      </w:tr>
    </w:tbl>
    <w:p w:rsidR="008241FD" w:rsidRDefault="008241FD" w:rsidP="008241FD">
      <w:pPr>
        <w:rPr>
          <w:moveTo w:id="2575" w:author="Pham Minh Tu" w:date="2019-12-27T14:07:00Z"/>
        </w:rPr>
      </w:pPr>
    </w:p>
    <w:p w:rsidR="008241FD" w:rsidRDefault="008241FD" w:rsidP="008241FD">
      <w:pPr>
        <w:rPr>
          <w:moveTo w:id="2576" w:author="Pham Minh Tu" w:date="2019-12-27T14:07:00Z"/>
        </w:rPr>
      </w:pPr>
    </w:p>
    <w:p w:rsidR="008241FD" w:rsidRDefault="008241FD" w:rsidP="008241FD">
      <w:pPr>
        <w:pStyle w:val="CaptionTable"/>
        <w:rPr>
          <w:moveTo w:id="2577" w:author="Pham Minh Tu" w:date="2019-12-27T14:07:00Z"/>
        </w:rPr>
      </w:pPr>
      <w:moveTo w:id="2578" w:author="Pham Minh Tu" w:date="2019-12-27T14:07:00Z">
        <w:r>
          <w:t>Field List</w:t>
        </w:r>
      </w:moveTo>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8241FD" w:rsidTr="002E7FE0">
        <w:trPr>
          <w:jc w:val="center"/>
        </w:trPr>
        <w:tc>
          <w:tcPr>
            <w:tcW w:w="582" w:type="dxa"/>
            <w:shd w:val="clear" w:color="auto" w:fill="CCCCCC"/>
            <w:vAlign w:val="center"/>
          </w:tcPr>
          <w:p w:rsidR="008241FD" w:rsidRPr="00E2291F" w:rsidRDefault="008241FD" w:rsidP="002E7FE0">
            <w:pPr>
              <w:spacing w:before="100" w:beforeAutospacing="1" w:afterAutospacing="1"/>
              <w:rPr>
                <w:moveTo w:id="2579" w:author="Pham Minh Tu" w:date="2019-12-27T14:07:00Z"/>
                <w:b/>
              </w:rPr>
            </w:pPr>
            <w:moveTo w:id="2580" w:author="Pham Minh Tu" w:date="2019-12-27T14:07:00Z">
              <w:r w:rsidRPr="00E2291F">
                <w:rPr>
                  <w:b/>
                </w:rPr>
                <w:t>No.</w:t>
              </w:r>
            </w:moveTo>
          </w:p>
        </w:tc>
        <w:tc>
          <w:tcPr>
            <w:tcW w:w="3739" w:type="dxa"/>
            <w:shd w:val="clear" w:color="auto" w:fill="CCCCCC"/>
            <w:vAlign w:val="center"/>
          </w:tcPr>
          <w:p w:rsidR="008241FD" w:rsidRPr="00E2291F" w:rsidRDefault="008241FD" w:rsidP="002E7FE0">
            <w:pPr>
              <w:spacing w:before="100" w:beforeAutospacing="1" w:afterAutospacing="1"/>
              <w:rPr>
                <w:moveTo w:id="2581" w:author="Pham Minh Tu" w:date="2019-12-27T14:07:00Z"/>
                <w:b/>
              </w:rPr>
            </w:pPr>
            <w:moveTo w:id="2582" w:author="Pham Minh Tu" w:date="2019-12-27T14:07:00Z">
              <w:r w:rsidRPr="00E2291F">
                <w:rPr>
                  <w:b/>
                </w:rPr>
                <w:t>Name</w:t>
              </w:r>
            </w:moveTo>
          </w:p>
        </w:tc>
        <w:tc>
          <w:tcPr>
            <w:tcW w:w="1080" w:type="dxa"/>
            <w:shd w:val="clear" w:color="auto" w:fill="CCCCCC"/>
            <w:vAlign w:val="center"/>
          </w:tcPr>
          <w:p w:rsidR="008241FD" w:rsidRPr="00E2291F" w:rsidRDefault="008241FD" w:rsidP="002E7FE0">
            <w:pPr>
              <w:spacing w:before="100" w:beforeAutospacing="1" w:afterAutospacing="1"/>
              <w:rPr>
                <w:moveTo w:id="2583" w:author="Pham Minh Tu" w:date="2019-12-27T14:07:00Z"/>
                <w:b/>
              </w:rPr>
            </w:pPr>
            <w:moveTo w:id="2584" w:author="Pham Minh Tu" w:date="2019-12-27T14:07:00Z">
              <w:r w:rsidRPr="00E2291F">
                <w:rPr>
                  <w:b/>
                </w:rPr>
                <w:t>Type</w:t>
              </w:r>
            </w:moveTo>
          </w:p>
        </w:tc>
        <w:tc>
          <w:tcPr>
            <w:tcW w:w="2908" w:type="dxa"/>
            <w:shd w:val="clear" w:color="auto" w:fill="CCCCCC"/>
            <w:vAlign w:val="center"/>
          </w:tcPr>
          <w:p w:rsidR="008241FD" w:rsidRPr="00E2291F" w:rsidRDefault="008241FD" w:rsidP="002E7FE0">
            <w:pPr>
              <w:spacing w:before="100" w:beforeAutospacing="1" w:afterAutospacing="1"/>
              <w:rPr>
                <w:moveTo w:id="2585" w:author="Pham Minh Tu" w:date="2019-12-27T14:07:00Z"/>
                <w:b/>
              </w:rPr>
            </w:pPr>
            <w:moveTo w:id="2586" w:author="Pham Minh Tu" w:date="2019-12-27T14:07:00Z">
              <w:r w:rsidRPr="00E2291F">
                <w:rPr>
                  <w:b/>
                </w:rPr>
                <w:t>Description</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587" w:author="Pham Minh Tu" w:date="2019-12-27T14:07:00Z"/>
              </w:rPr>
            </w:pPr>
            <w:moveTo w:id="2588" w:author="Pham Minh Tu" w:date="2019-12-27T14:07:00Z">
              <w:r>
                <w:t>(1)</w:t>
              </w:r>
            </w:moveTo>
          </w:p>
        </w:tc>
        <w:tc>
          <w:tcPr>
            <w:tcW w:w="3739" w:type="dxa"/>
            <w:shd w:val="clear" w:color="auto" w:fill="auto"/>
            <w:vAlign w:val="center"/>
          </w:tcPr>
          <w:p w:rsidR="008241FD" w:rsidRDefault="008241FD" w:rsidP="002E7FE0">
            <w:pPr>
              <w:spacing w:afterAutospacing="1"/>
              <w:rPr>
                <w:moveTo w:id="2589" w:author="Pham Minh Tu" w:date="2019-12-27T14:07:00Z"/>
              </w:rPr>
            </w:pPr>
            <w:moveTo w:id="2590" w:author="Pham Minh Tu" w:date="2019-12-27T14:07:00Z">
              <w:r>
                <w:t>DefaultVendors</w:t>
              </w:r>
            </w:moveTo>
          </w:p>
        </w:tc>
        <w:tc>
          <w:tcPr>
            <w:tcW w:w="1080" w:type="dxa"/>
            <w:shd w:val="clear" w:color="auto" w:fill="auto"/>
            <w:vAlign w:val="center"/>
          </w:tcPr>
          <w:p w:rsidR="008241FD" w:rsidRDefault="008241FD" w:rsidP="002E7FE0">
            <w:pPr>
              <w:spacing w:afterAutospacing="1"/>
              <w:rPr>
                <w:moveTo w:id="2591" w:author="Pham Minh Tu" w:date="2019-12-27T14:07:00Z"/>
              </w:rPr>
            </w:pPr>
            <w:moveTo w:id="2592" w:author="Pham Minh Tu" w:date="2019-12-27T14:07:00Z">
              <w:r>
                <w:t>Public</w:t>
              </w:r>
            </w:moveTo>
          </w:p>
        </w:tc>
        <w:tc>
          <w:tcPr>
            <w:tcW w:w="2908" w:type="dxa"/>
            <w:shd w:val="clear" w:color="auto" w:fill="auto"/>
            <w:vAlign w:val="center"/>
          </w:tcPr>
          <w:p w:rsidR="008241FD" w:rsidRDefault="008241FD" w:rsidP="002E7FE0">
            <w:pPr>
              <w:spacing w:afterAutospacing="1"/>
              <w:rPr>
                <w:moveTo w:id="2593" w:author="Pham Minh Tu" w:date="2019-12-27T14:07:00Z"/>
              </w:rPr>
            </w:pPr>
            <w:moveTo w:id="2594" w:author="Pham Minh Tu" w:date="2019-12-27T14:07:00Z">
              <w:r>
                <w:t xml:space="preserve">Contain vendor values such as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595" w:author="Pham Minh Tu" w:date="2019-12-27T14:07:00Z"/>
              </w:rPr>
            </w:pPr>
            <w:moveTo w:id="2596" w:author="Pham Minh Tu" w:date="2019-12-27T14:07:00Z">
              <w:r>
                <w:t>(2)</w:t>
              </w:r>
            </w:moveTo>
          </w:p>
        </w:tc>
        <w:tc>
          <w:tcPr>
            <w:tcW w:w="3739" w:type="dxa"/>
            <w:shd w:val="clear" w:color="auto" w:fill="auto"/>
            <w:vAlign w:val="center"/>
          </w:tcPr>
          <w:p w:rsidR="008241FD" w:rsidRDefault="008241FD" w:rsidP="002E7FE0">
            <w:pPr>
              <w:spacing w:afterAutospacing="1"/>
              <w:rPr>
                <w:moveTo w:id="2597" w:author="Pham Minh Tu" w:date="2019-12-27T14:07:00Z"/>
              </w:rPr>
            </w:pPr>
            <w:moveTo w:id="2598" w:author="Pham Minh Tu" w:date="2019-12-27T14:07:00Z">
              <w:r>
                <w:t>Instance</w:t>
              </w:r>
            </w:moveTo>
          </w:p>
        </w:tc>
        <w:tc>
          <w:tcPr>
            <w:tcW w:w="1080" w:type="dxa"/>
            <w:shd w:val="clear" w:color="auto" w:fill="auto"/>
            <w:vAlign w:val="center"/>
          </w:tcPr>
          <w:p w:rsidR="008241FD" w:rsidRDefault="008241FD" w:rsidP="002E7FE0">
            <w:pPr>
              <w:spacing w:afterAutospacing="1"/>
              <w:rPr>
                <w:moveTo w:id="2599" w:author="Pham Minh Tu" w:date="2019-12-27T14:07:00Z"/>
              </w:rPr>
            </w:pPr>
            <w:moveTo w:id="2600" w:author="Pham Minh Tu" w:date="2019-12-27T14:07:00Z">
              <w:r>
                <w:t>Public</w:t>
              </w:r>
            </w:moveTo>
          </w:p>
        </w:tc>
        <w:tc>
          <w:tcPr>
            <w:tcW w:w="2908" w:type="dxa"/>
            <w:shd w:val="clear" w:color="auto" w:fill="auto"/>
            <w:vAlign w:val="center"/>
          </w:tcPr>
          <w:p w:rsidR="008241FD" w:rsidRDefault="008241FD" w:rsidP="002E7FE0">
            <w:pPr>
              <w:spacing w:afterAutospacing="1"/>
              <w:rPr>
                <w:moveTo w:id="2601" w:author="Pham Minh Tu" w:date="2019-12-27T14:07:00Z"/>
              </w:rPr>
            </w:pPr>
            <w:moveTo w:id="2602" w:author="Pham Minh Tu" w:date="2019-12-27T14:07:00Z">
              <w:r w:rsidRPr="00851B78">
                <w:t>RuntimeConfiguration instance used by ObjectFactory to get a new RuntimeConfiguration object</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03" w:author="Pham Minh Tu" w:date="2019-12-27T14:07:00Z"/>
              </w:rPr>
            </w:pPr>
            <w:moveTo w:id="2604" w:author="Pham Minh Tu" w:date="2019-12-27T14:07:00Z">
              <w:r>
                <w:t>(3)</w:t>
              </w:r>
            </w:moveTo>
          </w:p>
        </w:tc>
        <w:tc>
          <w:tcPr>
            <w:tcW w:w="3739" w:type="dxa"/>
            <w:shd w:val="clear" w:color="auto" w:fill="auto"/>
            <w:vAlign w:val="center"/>
          </w:tcPr>
          <w:p w:rsidR="008241FD" w:rsidRDefault="008241FD" w:rsidP="002E7FE0">
            <w:pPr>
              <w:spacing w:afterAutospacing="1"/>
              <w:rPr>
                <w:moveTo w:id="2605" w:author="Pham Minh Tu" w:date="2019-12-27T14:07:00Z"/>
              </w:rPr>
            </w:pPr>
            <w:moveTo w:id="2606" w:author="Pham Minh Tu" w:date="2019-12-27T14:07:00Z">
              <w:r>
                <w:t>TranslationFilePath</w:t>
              </w:r>
            </w:moveTo>
          </w:p>
        </w:tc>
        <w:tc>
          <w:tcPr>
            <w:tcW w:w="1080" w:type="dxa"/>
            <w:shd w:val="clear" w:color="auto" w:fill="auto"/>
            <w:vAlign w:val="center"/>
          </w:tcPr>
          <w:p w:rsidR="008241FD" w:rsidRDefault="008241FD" w:rsidP="002E7FE0">
            <w:pPr>
              <w:spacing w:afterAutospacing="1"/>
              <w:rPr>
                <w:moveTo w:id="2607" w:author="Pham Minh Tu" w:date="2019-12-27T14:07:00Z"/>
              </w:rPr>
            </w:pPr>
            <w:moveTo w:id="2608" w:author="Pham Minh Tu" w:date="2019-12-27T14:07:00Z">
              <w:r>
                <w:t>Public</w:t>
              </w:r>
            </w:moveTo>
          </w:p>
        </w:tc>
        <w:tc>
          <w:tcPr>
            <w:tcW w:w="2908" w:type="dxa"/>
            <w:shd w:val="clear" w:color="auto" w:fill="auto"/>
            <w:vAlign w:val="center"/>
          </w:tcPr>
          <w:p w:rsidR="008241FD" w:rsidRDefault="008241FD" w:rsidP="002E7FE0">
            <w:pPr>
              <w:spacing w:afterAutospacing="1"/>
              <w:rPr>
                <w:moveTo w:id="2609" w:author="Pham Minh Tu" w:date="2019-12-27T14:07:00Z"/>
              </w:rPr>
            </w:pPr>
            <w:moveTo w:id="2610" w:author="Pham Minh Tu" w:date="2019-12-27T14:07:00Z">
              <w:r>
                <w:t xml:space="preserve">Contain path of translation file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11" w:author="Pham Minh Tu" w:date="2019-12-27T14:07:00Z"/>
              </w:rPr>
            </w:pPr>
            <w:moveTo w:id="2612" w:author="Pham Minh Tu" w:date="2019-12-27T14:07:00Z">
              <w:r>
                <w:t>(4)</w:t>
              </w:r>
            </w:moveTo>
          </w:p>
        </w:tc>
        <w:tc>
          <w:tcPr>
            <w:tcW w:w="3739" w:type="dxa"/>
            <w:shd w:val="clear" w:color="auto" w:fill="auto"/>
            <w:vAlign w:val="center"/>
          </w:tcPr>
          <w:p w:rsidR="008241FD" w:rsidRDefault="008241FD" w:rsidP="002E7FE0">
            <w:pPr>
              <w:spacing w:afterAutospacing="1"/>
              <w:rPr>
                <w:moveTo w:id="2613" w:author="Pham Minh Tu" w:date="2019-12-27T14:07:00Z"/>
              </w:rPr>
            </w:pPr>
            <w:moveTo w:id="2614" w:author="Pham Minh Tu" w:date="2019-12-27T14:07:00Z">
              <w:r>
                <w:t>CDFFilePaths</w:t>
              </w:r>
            </w:moveTo>
          </w:p>
        </w:tc>
        <w:tc>
          <w:tcPr>
            <w:tcW w:w="1080" w:type="dxa"/>
            <w:shd w:val="clear" w:color="auto" w:fill="auto"/>
            <w:vAlign w:val="center"/>
          </w:tcPr>
          <w:p w:rsidR="008241FD" w:rsidRDefault="008241FD" w:rsidP="002E7FE0">
            <w:pPr>
              <w:spacing w:afterAutospacing="1"/>
              <w:rPr>
                <w:moveTo w:id="2615" w:author="Pham Minh Tu" w:date="2019-12-27T14:07:00Z"/>
              </w:rPr>
            </w:pPr>
            <w:moveTo w:id="2616" w:author="Pham Minh Tu" w:date="2019-12-27T14:07:00Z">
              <w:r>
                <w:t>Public</w:t>
              </w:r>
            </w:moveTo>
          </w:p>
        </w:tc>
        <w:tc>
          <w:tcPr>
            <w:tcW w:w="2908" w:type="dxa"/>
            <w:shd w:val="clear" w:color="auto" w:fill="auto"/>
            <w:vAlign w:val="center"/>
          </w:tcPr>
          <w:p w:rsidR="008241FD" w:rsidRDefault="008241FD" w:rsidP="002E7FE0">
            <w:pPr>
              <w:spacing w:afterAutospacing="1"/>
              <w:rPr>
                <w:moveTo w:id="2617" w:author="Pham Minh Tu" w:date="2019-12-27T14:07:00Z"/>
              </w:rPr>
            </w:pPr>
            <w:moveTo w:id="2618" w:author="Pham Minh Tu" w:date="2019-12-27T14:07:00Z">
              <w:r>
                <w:t xml:space="preserve">Contain path of CDF files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19" w:author="Pham Minh Tu" w:date="2019-12-27T14:07:00Z"/>
              </w:rPr>
            </w:pPr>
            <w:moveTo w:id="2620" w:author="Pham Minh Tu" w:date="2019-12-27T14:07:00Z">
              <w:r>
                <w:t>(5)</w:t>
              </w:r>
            </w:moveTo>
          </w:p>
        </w:tc>
        <w:tc>
          <w:tcPr>
            <w:tcW w:w="3739" w:type="dxa"/>
            <w:shd w:val="clear" w:color="auto" w:fill="auto"/>
            <w:vAlign w:val="center"/>
          </w:tcPr>
          <w:p w:rsidR="008241FD" w:rsidRDefault="008241FD" w:rsidP="002E7FE0">
            <w:pPr>
              <w:spacing w:afterAutospacing="1"/>
              <w:rPr>
                <w:moveTo w:id="2621" w:author="Pham Minh Tu" w:date="2019-12-27T14:07:00Z"/>
              </w:rPr>
            </w:pPr>
            <w:moveTo w:id="2622" w:author="Pham Minh Tu" w:date="2019-12-27T14:07:00Z">
              <w:r>
                <w:t>Module</w:t>
              </w:r>
            </w:moveTo>
          </w:p>
        </w:tc>
        <w:tc>
          <w:tcPr>
            <w:tcW w:w="1080" w:type="dxa"/>
            <w:shd w:val="clear" w:color="auto" w:fill="auto"/>
            <w:vAlign w:val="center"/>
          </w:tcPr>
          <w:p w:rsidR="008241FD" w:rsidRDefault="008241FD" w:rsidP="002E7FE0">
            <w:pPr>
              <w:spacing w:afterAutospacing="1"/>
              <w:rPr>
                <w:moveTo w:id="2623" w:author="Pham Minh Tu" w:date="2019-12-27T14:07:00Z"/>
              </w:rPr>
            </w:pPr>
            <w:moveTo w:id="2624" w:author="Pham Minh Tu" w:date="2019-12-27T14:07:00Z">
              <w:r>
                <w:t>Public</w:t>
              </w:r>
            </w:moveTo>
          </w:p>
        </w:tc>
        <w:tc>
          <w:tcPr>
            <w:tcW w:w="2908" w:type="dxa"/>
            <w:shd w:val="clear" w:color="auto" w:fill="auto"/>
            <w:vAlign w:val="center"/>
          </w:tcPr>
          <w:p w:rsidR="008241FD" w:rsidRDefault="008241FD" w:rsidP="002E7FE0">
            <w:pPr>
              <w:spacing w:afterAutospacing="1"/>
              <w:rPr>
                <w:moveTo w:id="2625" w:author="Pham Minh Tu" w:date="2019-12-27T14:07:00Z"/>
              </w:rPr>
            </w:pPr>
            <w:moveTo w:id="2626" w:author="Pham Minh Tu" w:date="2019-12-27T14:07:00Z">
              <w:r>
                <w:t xml:space="preserve">Contain module name that input from command line or xml config file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27" w:author="Pham Minh Tu" w:date="2019-12-27T14:07:00Z"/>
              </w:rPr>
            </w:pPr>
            <w:moveTo w:id="2628" w:author="Pham Minh Tu" w:date="2019-12-27T14:07:00Z">
              <w:r>
                <w:t>(6)</w:t>
              </w:r>
            </w:moveTo>
          </w:p>
        </w:tc>
        <w:tc>
          <w:tcPr>
            <w:tcW w:w="3739" w:type="dxa"/>
            <w:shd w:val="clear" w:color="auto" w:fill="auto"/>
            <w:vAlign w:val="center"/>
          </w:tcPr>
          <w:p w:rsidR="008241FD" w:rsidRDefault="008241FD" w:rsidP="002E7FE0">
            <w:pPr>
              <w:spacing w:afterAutospacing="1"/>
              <w:rPr>
                <w:moveTo w:id="2629" w:author="Pham Minh Tu" w:date="2019-12-27T14:07:00Z"/>
              </w:rPr>
            </w:pPr>
            <w:moveTo w:id="2630" w:author="Pham Minh Tu" w:date="2019-12-27T14:07:00Z">
              <w:r>
                <w:t>ConfigFilePath</w:t>
              </w:r>
            </w:moveTo>
          </w:p>
        </w:tc>
        <w:tc>
          <w:tcPr>
            <w:tcW w:w="1080" w:type="dxa"/>
            <w:shd w:val="clear" w:color="auto" w:fill="auto"/>
            <w:vAlign w:val="center"/>
          </w:tcPr>
          <w:p w:rsidR="008241FD" w:rsidRDefault="008241FD" w:rsidP="002E7FE0">
            <w:pPr>
              <w:spacing w:afterAutospacing="1"/>
              <w:rPr>
                <w:moveTo w:id="2631" w:author="Pham Minh Tu" w:date="2019-12-27T14:07:00Z"/>
              </w:rPr>
            </w:pPr>
            <w:moveTo w:id="2632" w:author="Pham Minh Tu" w:date="2019-12-27T14:07:00Z">
              <w:r>
                <w:t>Public</w:t>
              </w:r>
            </w:moveTo>
          </w:p>
        </w:tc>
        <w:tc>
          <w:tcPr>
            <w:tcW w:w="2908" w:type="dxa"/>
            <w:shd w:val="clear" w:color="auto" w:fill="auto"/>
            <w:vAlign w:val="center"/>
          </w:tcPr>
          <w:p w:rsidR="008241FD" w:rsidRDefault="008241FD" w:rsidP="002E7FE0">
            <w:pPr>
              <w:spacing w:afterAutospacing="1"/>
              <w:rPr>
                <w:moveTo w:id="2633" w:author="Pham Minh Tu" w:date="2019-12-27T14:07:00Z"/>
              </w:rPr>
            </w:pPr>
            <w:moveTo w:id="2634" w:author="Pham Minh Tu" w:date="2019-12-27T14:07:00Z">
              <w:r>
                <w:t xml:space="preserve">Contain value of option -c/-configfile that input from command line or xml config file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35" w:author="Pham Minh Tu" w:date="2019-12-27T14:07:00Z"/>
              </w:rPr>
            </w:pPr>
            <w:moveTo w:id="2636" w:author="Pham Minh Tu" w:date="2019-12-27T14:07:00Z">
              <w:r>
                <w:t>(7)</w:t>
              </w:r>
            </w:moveTo>
          </w:p>
        </w:tc>
        <w:tc>
          <w:tcPr>
            <w:tcW w:w="3739" w:type="dxa"/>
            <w:shd w:val="clear" w:color="auto" w:fill="auto"/>
            <w:vAlign w:val="center"/>
          </w:tcPr>
          <w:p w:rsidR="008241FD" w:rsidRDefault="008241FD" w:rsidP="002E7FE0">
            <w:pPr>
              <w:spacing w:afterAutospacing="1"/>
              <w:rPr>
                <w:moveTo w:id="2637" w:author="Pham Minh Tu" w:date="2019-12-27T14:07:00Z"/>
              </w:rPr>
            </w:pPr>
            <w:moveTo w:id="2638" w:author="Pham Minh Tu" w:date="2019-12-27T14:07:00Z">
              <w:r>
                <w:t>PrintHelp</w:t>
              </w:r>
            </w:moveTo>
          </w:p>
        </w:tc>
        <w:tc>
          <w:tcPr>
            <w:tcW w:w="1080" w:type="dxa"/>
            <w:shd w:val="clear" w:color="auto" w:fill="auto"/>
            <w:vAlign w:val="center"/>
          </w:tcPr>
          <w:p w:rsidR="008241FD" w:rsidRDefault="008241FD" w:rsidP="002E7FE0">
            <w:pPr>
              <w:spacing w:afterAutospacing="1"/>
              <w:rPr>
                <w:moveTo w:id="2639" w:author="Pham Minh Tu" w:date="2019-12-27T14:07:00Z"/>
              </w:rPr>
            </w:pPr>
            <w:moveTo w:id="2640" w:author="Pham Minh Tu" w:date="2019-12-27T14:07:00Z">
              <w:r>
                <w:t>Public</w:t>
              </w:r>
            </w:moveTo>
          </w:p>
        </w:tc>
        <w:tc>
          <w:tcPr>
            <w:tcW w:w="2908" w:type="dxa"/>
            <w:shd w:val="clear" w:color="auto" w:fill="auto"/>
            <w:vAlign w:val="center"/>
          </w:tcPr>
          <w:p w:rsidR="008241FD" w:rsidRDefault="008241FD" w:rsidP="002E7FE0">
            <w:pPr>
              <w:spacing w:afterAutospacing="1"/>
              <w:rPr>
                <w:moveTo w:id="2641" w:author="Pham Minh Tu" w:date="2019-12-27T14:07:00Z"/>
              </w:rPr>
            </w:pPr>
            <w:moveTo w:id="2642" w:author="Pham Minh Tu" w:date="2019-12-27T14:07:00Z">
              <w:r>
                <w:t xml:space="preserve">Contain value of option -h/-help that input from command line or xml config file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43" w:author="Pham Minh Tu" w:date="2019-12-27T14:07:00Z"/>
              </w:rPr>
            </w:pPr>
            <w:moveTo w:id="2644" w:author="Pham Minh Tu" w:date="2019-12-27T14:07:00Z">
              <w:r>
                <w:t>(8)</w:t>
              </w:r>
            </w:moveTo>
          </w:p>
        </w:tc>
        <w:tc>
          <w:tcPr>
            <w:tcW w:w="3739" w:type="dxa"/>
            <w:shd w:val="clear" w:color="auto" w:fill="auto"/>
            <w:vAlign w:val="center"/>
          </w:tcPr>
          <w:p w:rsidR="008241FD" w:rsidRDefault="008241FD" w:rsidP="002E7FE0">
            <w:pPr>
              <w:spacing w:afterAutospacing="1"/>
              <w:rPr>
                <w:moveTo w:id="2645" w:author="Pham Minh Tu" w:date="2019-12-27T14:07:00Z"/>
              </w:rPr>
            </w:pPr>
            <w:moveTo w:id="2646" w:author="Pham Minh Tu" w:date="2019-12-27T14:07:00Z">
              <w:r>
                <w:t>SrcOutputDirectory</w:t>
              </w:r>
            </w:moveTo>
          </w:p>
        </w:tc>
        <w:tc>
          <w:tcPr>
            <w:tcW w:w="1080" w:type="dxa"/>
            <w:shd w:val="clear" w:color="auto" w:fill="auto"/>
            <w:vAlign w:val="center"/>
          </w:tcPr>
          <w:p w:rsidR="008241FD" w:rsidRDefault="008241FD" w:rsidP="002E7FE0">
            <w:pPr>
              <w:spacing w:afterAutospacing="1"/>
              <w:rPr>
                <w:moveTo w:id="2647" w:author="Pham Minh Tu" w:date="2019-12-27T14:07:00Z"/>
              </w:rPr>
            </w:pPr>
            <w:moveTo w:id="2648" w:author="Pham Minh Tu" w:date="2019-12-27T14:07:00Z">
              <w:r>
                <w:t>Public</w:t>
              </w:r>
            </w:moveTo>
          </w:p>
        </w:tc>
        <w:tc>
          <w:tcPr>
            <w:tcW w:w="2908" w:type="dxa"/>
            <w:shd w:val="clear" w:color="auto" w:fill="auto"/>
            <w:vAlign w:val="center"/>
          </w:tcPr>
          <w:p w:rsidR="008241FD" w:rsidRDefault="008241FD" w:rsidP="002E7FE0">
            <w:pPr>
              <w:spacing w:afterAutospacing="1"/>
              <w:rPr>
                <w:moveTo w:id="2649" w:author="Pham Minh Tu" w:date="2019-12-27T14:07:00Z"/>
              </w:rPr>
            </w:pPr>
            <w:moveTo w:id="2650" w:author="Pham Minh Tu" w:date="2019-12-27T14:07:00Z">
              <w:r>
                <w:t xml:space="preserve">Contain value of option -osrc that input from command line or xml config file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51" w:author="Pham Minh Tu" w:date="2019-12-27T14:07:00Z"/>
              </w:rPr>
            </w:pPr>
            <w:moveTo w:id="2652" w:author="Pham Minh Tu" w:date="2019-12-27T14:07:00Z">
              <w:r>
                <w:t>(9)</w:t>
              </w:r>
            </w:moveTo>
          </w:p>
        </w:tc>
        <w:tc>
          <w:tcPr>
            <w:tcW w:w="3739" w:type="dxa"/>
            <w:shd w:val="clear" w:color="auto" w:fill="auto"/>
            <w:vAlign w:val="center"/>
          </w:tcPr>
          <w:p w:rsidR="008241FD" w:rsidRDefault="008241FD" w:rsidP="002E7FE0">
            <w:pPr>
              <w:spacing w:afterAutospacing="1"/>
              <w:rPr>
                <w:moveTo w:id="2653" w:author="Pham Minh Tu" w:date="2019-12-27T14:07:00Z"/>
              </w:rPr>
            </w:pPr>
            <w:moveTo w:id="2654" w:author="Pham Minh Tu" w:date="2019-12-27T14:07:00Z">
              <w:r>
                <w:t>IncOutputDirectory</w:t>
              </w:r>
            </w:moveTo>
          </w:p>
        </w:tc>
        <w:tc>
          <w:tcPr>
            <w:tcW w:w="1080" w:type="dxa"/>
            <w:shd w:val="clear" w:color="auto" w:fill="auto"/>
            <w:vAlign w:val="center"/>
          </w:tcPr>
          <w:p w:rsidR="008241FD" w:rsidRDefault="008241FD" w:rsidP="002E7FE0">
            <w:pPr>
              <w:spacing w:afterAutospacing="1"/>
              <w:rPr>
                <w:moveTo w:id="2655" w:author="Pham Minh Tu" w:date="2019-12-27T14:07:00Z"/>
              </w:rPr>
            </w:pPr>
            <w:moveTo w:id="2656" w:author="Pham Minh Tu" w:date="2019-12-27T14:07:00Z">
              <w:r>
                <w:t>Public</w:t>
              </w:r>
            </w:moveTo>
          </w:p>
        </w:tc>
        <w:tc>
          <w:tcPr>
            <w:tcW w:w="2908" w:type="dxa"/>
            <w:shd w:val="clear" w:color="auto" w:fill="auto"/>
            <w:vAlign w:val="center"/>
          </w:tcPr>
          <w:p w:rsidR="008241FD" w:rsidRDefault="008241FD" w:rsidP="002E7FE0">
            <w:pPr>
              <w:spacing w:afterAutospacing="1"/>
              <w:rPr>
                <w:moveTo w:id="2657" w:author="Pham Minh Tu" w:date="2019-12-27T14:07:00Z"/>
              </w:rPr>
            </w:pPr>
            <w:moveTo w:id="2658" w:author="Pham Minh Tu" w:date="2019-12-27T14:07:00Z">
              <w:r>
                <w:t xml:space="preserve">Contain value of option -inc that input from command line or xml config file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59" w:author="Pham Minh Tu" w:date="2019-12-27T14:07:00Z"/>
              </w:rPr>
            </w:pPr>
            <w:moveTo w:id="2660" w:author="Pham Minh Tu" w:date="2019-12-27T14:07:00Z">
              <w:r>
                <w:t>(10)</w:t>
              </w:r>
            </w:moveTo>
          </w:p>
        </w:tc>
        <w:tc>
          <w:tcPr>
            <w:tcW w:w="3739" w:type="dxa"/>
            <w:shd w:val="clear" w:color="auto" w:fill="auto"/>
            <w:vAlign w:val="center"/>
          </w:tcPr>
          <w:p w:rsidR="008241FD" w:rsidRDefault="008241FD" w:rsidP="002E7FE0">
            <w:pPr>
              <w:spacing w:afterAutospacing="1"/>
              <w:rPr>
                <w:moveTo w:id="2661" w:author="Pham Minh Tu" w:date="2019-12-27T14:07:00Z"/>
              </w:rPr>
            </w:pPr>
            <w:moveTo w:id="2662" w:author="Pham Minh Tu" w:date="2019-12-27T14:07:00Z">
              <w:r>
                <w:t>WriteLog</w:t>
              </w:r>
            </w:moveTo>
          </w:p>
        </w:tc>
        <w:tc>
          <w:tcPr>
            <w:tcW w:w="1080" w:type="dxa"/>
            <w:shd w:val="clear" w:color="auto" w:fill="auto"/>
            <w:vAlign w:val="center"/>
          </w:tcPr>
          <w:p w:rsidR="008241FD" w:rsidRDefault="008241FD" w:rsidP="002E7FE0">
            <w:pPr>
              <w:spacing w:afterAutospacing="1"/>
              <w:rPr>
                <w:moveTo w:id="2663" w:author="Pham Minh Tu" w:date="2019-12-27T14:07:00Z"/>
              </w:rPr>
            </w:pPr>
            <w:moveTo w:id="2664" w:author="Pham Minh Tu" w:date="2019-12-27T14:07:00Z">
              <w:r>
                <w:t>Public</w:t>
              </w:r>
            </w:moveTo>
          </w:p>
        </w:tc>
        <w:tc>
          <w:tcPr>
            <w:tcW w:w="2908" w:type="dxa"/>
            <w:shd w:val="clear" w:color="auto" w:fill="auto"/>
            <w:vAlign w:val="center"/>
          </w:tcPr>
          <w:p w:rsidR="008241FD" w:rsidRDefault="008241FD" w:rsidP="002E7FE0">
            <w:pPr>
              <w:spacing w:afterAutospacing="1"/>
              <w:rPr>
                <w:moveTo w:id="2665" w:author="Pham Minh Tu" w:date="2019-12-27T14:07:00Z"/>
              </w:rPr>
            </w:pPr>
            <w:moveTo w:id="2666" w:author="Pham Minh Tu" w:date="2019-12-27T14:07:00Z">
              <w:r>
                <w:t xml:space="preserve">Contain value of option -l/-log that input from command line or xml config file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67" w:author="Pham Minh Tu" w:date="2019-12-27T14:07:00Z"/>
              </w:rPr>
            </w:pPr>
            <w:moveTo w:id="2668" w:author="Pham Minh Tu" w:date="2019-12-27T14:07:00Z">
              <w:r>
                <w:t>(11)</w:t>
              </w:r>
            </w:moveTo>
          </w:p>
        </w:tc>
        <w:tc>
          <w:tcPr>
            <w:tcW w:w="3739" w:type="dxa"/>
            <w:shd w:val="clear" w:color="auto" w:fill="auto"/>
            <w:vAlign w:val="center"/>
          </w:tcPr>
          <w:p w:rsidR="008241FD" w:rsidRDefault="008241FD" w:rsidP="002E7FE0">
            <w:pPr>
              <w:spacing w:afterAutospacing="1"/>
              <w:rPr>
                <w:moveTo w:id="2669" w:author="Pham Minh Tu" w:date="2019-12-27T14:07:00Z"/>
              </w:rPr>
            </w:pPr>
            <w:moveTo w:id="2670" w:author="Pham Minh Tu" w:date="2019-12-27T14:07:00Z">
              <w:r>
                <w:t>LogFilePath</w:t>
              </w:r>
            </w:moveTo>
          </w:p>
        </w:tc>
        <w:tc>
          <w:tcPr>
            <w:tcW w:w="1080" w:type="dxa"/>
            <w:shd w:val="clear" w:color="auto" w:fill="auto"/>
            <w:vAlign w:val="center"/>
          </w:tcPr>
          <w:p w:rsidR="008241FD" w:rsidRDefault="008241FD" w:rsidP="002E7FE0">
            <w:pPr>
              <w:spacing w:afterAutospacing="1"/>
              <w:rPr>
                <w:moveTo w:id="2671" w:author="Pham Minh Tu" w:date="2019-12-27T14:07:00Z"/>
              </w:rPr>
            </w:pPr>
            <w:moveTo w:id="2672" w:author="Pham Minh Tu" w:date="2019-12-27T14:07:00Z">
              <w:r>
                <w:t>Public</w:t>
              </w:r>
            </w:moveTo>
          </w:p>
        </w:tc>
        <w:tc>
          <w:tcPr>
            <w:tcW w:w="2908" w:type="dxa"/>
            <w:shd w:val="clear" w:color="auto" w:fill="auto"/>
            <w:vAlign w:val="center"/>
          </w:tcPr>
          <w:p w:rsidR="008241FD" w:rsidRDefault="008241FD" w:rsidP="002E7FE0">
            <w:pPr>
              <w:spacing w:afterAutospacing="1"/>
              <w:rPr>
                <w:moveTo w:id="2673" w:author="Pham Minh Tu" w:date="2019-12-27T14:07:00Z"/>
              </w:rPr>
            </w:pPr>
            <w:moveTo w:id="2674" w:author="Pham Minh Tu" w:date="2019-12-27T14:07:00Z">
              <w:r>
                <w:t xml:space="preserve">Contain path of log file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75" w:author="Pham Minh Tu" w:date="2019-12-27T14:07:00Z"/>
              </w:rPr>
            </w:pPr>
            <w:moveTo w:id="2676" w:author="Pham Minh Tu" w:date="2019-12-27T14:07:00Z">
              <w:r>
                <w:t>(12)</w:t>
              </w:r>
            </w:moveTo>
          </w:p>
        </w:tc>
        <w:tc>
          <w:tcPr>
            <w:tcW w:w="3739" w:type="dxa"/>
            <w:shd w:val="clear" w:color="auto" w:fill="auto"/>
            <w:vAlign w:val="center"/>
          </w:tcPr>
          <w:p w:rsidR="008241FD" w:rsidRDefault="008241FD" w:rsidP="002E7FE0">
            <w:pPr>
              <w:spacing w:afterAutospacing="1"/>
              <w:rPr>
                <w:moveTo w:id="2677" w:author="Pham Minh Tu" w:date="2019-12-27T14:07:00Z"/>
              </w:rPr>
            </w:pPr>
            <w:moveTo w:id="2678" w:author="Pham Minh Tu" w:date="2019-12-27T14:07:00Z">
              <w:r>
                <w:t>DryRun</w:t>
              </w:r>
            </w:moveTo>
          </w:p>
        </w:tc>
        <w:tc>
          <w:tcPr>
            <w:tcW w:w="1080" w:type="dxa"/>
            <w:shd w:val="clear" w:color="auto" w:fill="auto"/>
            <w:vAlign w:val="center"/>
          </w:tcPr>
          <w:p w:rsidR="008241FD" w:rsidRDefault="008241FD" w:rsidP="002E7FE0">
            <w:pPr>
              <w:spacing w:afterAutospacing="1"/>
              <w:rPr>
                <w:moveTo w:id="2679" w:author="Pham Minh Tu" w:date="2019-12-27T14:07:00Z"/>
              </w:rPr>
            </w:pPr>
            <w:moveTo w:id="2680" w:author="Pham Minh Tu" w:date="2019-12-27T14:07:00Z">
              <w:r>
                <w:t>Public</w:t>
              </w:r>
            </w:moveTo>
          </w:p>
        </w:tc>
        <w:tc>
          <w:tcPr>
            <w:tcW w:w="2908" w:type="dxa"/>
            <w:shd w:val="clear" w:color="auto" w:fill="auto"/>
            <w:vAlign w:val="center"/>
          </w:tcPr>
          <w:p w:rsidR="008241FD" w:rsidRDefault="008241FD" w:rsidP="002E7FE0">
            <w:pPr>
              <w:spacing w:afterAutospacing="1"/>
              <w:rPr>
                <w:moveTo w:id="2681" w:author="Pham Minh Tu" w:date="2019-12-27T14:07:00Z"/>
              </w:rPr>
            </w:pPr>
            <w:moveTo w:id="2682" w:author="Pham Minh Tu" w:date="2019-12-27T14:07:00Z">
              <w:r>
                <w:t xml:space="preserve">Contain value of option -d/-dryrun that input from command line or xml config file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83" w:author="Pham Minh Tu" w:date="2019-12-27T14:07:00Z"/>
              </w:rPr>
            </w:pPr>
            <w:moveTo w:id="2684" w:author="Pham Minh Tu" w:date="2019-12-27T14:07:00Z">
              <w:r>
                <w:t>(13)</w:t>
              </w:r>
            </w:moveTo>
          </w:p>
        </w:tc>
        <w:tc>
          <w:tcPr>
            <w:tcW w:w="3739" w:type="dxa"/>
            <w:shd w:val="clear" w:color="auto" w:fill="auto"/>
            <w:vAlign w:val="center"/>
          </w:tcPr>
          <w:p w:rsidR="008241FD" w:rsidRDefault="008241FD" w:rsidP="002E7FE0">
            <w:pPr>
              <w:spacing w:afterAutospacing="1"/>
              <w:rPr>
                <w:moveTo w:id="2685" w:author="Pham Minh Tu" w:date="2019-12-27T14:07:00Z"/>
              </w:rPr>
            </w:pPr>
            <w:moveTo w:id="2686" w:author="Pham Minh Tu" w:date="2019-12-27T14:07:00Z">
              <w:r>
                <w:t>FolderOutput</w:t>
              </w:r>
            </w:moveTo>
          </w:p>
        </w:tc>
        <w:tc>
          <w:tcPr>
            <w:tcW w:w="1080" w:type="dxa"/>
            <w:shd w:val="clear" w:color="auto" w:fill="auto"/>
            <w:vAlign w:val="center"/>
          </w:tcPr>
          <w:p w:rsidR="008241FD" w:rsidRDefault="008241FD" w:rsidP="002E7FE0">
            <w:pPr>
              <w:spacing w:afterAutospacing="1"/>
              <w:rPr>
                <w:moveTo w:id="2687" w:author="Pham Minh Tu" w:date="2019-12-27T14:07:00Z"/>
              </w:rPr>
            </w:pPr>
            <w:moveTo w:id="2688" w:author="Pham Minh Tu" w:date="2019-12-27T14:07:00Z">
              <w:r>
                <w:t>Public</w:t>
              </w:r>
            </w:moveTo>
          </w:p>
        </w:tc>
        <w:tc>
          <w:tcPr>
            <w:tcW w:w="2908" w:type="dxa"/>
            <w:shd w:val="clear" w:color="auto" w:fill="auto"/>
            <w:vAlign w:val="center"/>
          </w:tcPr>
          <w:p w:rsidR="008241FD" w:rsidRDefault="008241FD" w:rsidP="002E7FE0">
            <w:pPr>
              <w:spacing w:afterAutospacing="1"/>
              <w:rPr>
                <w:moveTo w:id="2689" w:author="Pham Minh Tu" w:date="2019-12-27T14:07:00Z"/>
              </w:rPr>
            </w:pPr>
            <w:moveTo w:id="2690" w:author="Pham Minh Tu" w:date="2019-12-27T14:07:00Z">
              <w:r>
                <w:t xml:space="preserve">Contain value of option -o/-output that input from </w:t>
              </w:r>
              <w:r>
                <w:lastRenderedPageBreak/>
                <w:t xml:space="preserve">command line or xml config file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91" w:author="Pham Minh Tu" w:date="2019-12-27T14:07:00Z"/>
              </w:rPr>
            </w:pPr>
            <w:moveTo w:id="2692" w:author="Pham Minh Tu" w:date="2019-12-27T14:07:00Z">
              <w:r>
                <w:lastRenderedPageBreak/>
                <w:t>(14)</w:t>
              </w:r>
            </w:moveTo>
          </w:p>
        </w:tc>
        <w:tc>
          <w:tcPr>
            <w:tcW w:w="3739" w:type="dxa"/>
            <w:shd w:val="clear" w:color="auto" w:fill="auto"/>
            <w:vAlign w:val="center"/>
          </w:tcPr>
          <w:p w:rsidR="008241FD" w:rsidRDefault="008241FD" w:rsidP="002E7FE0">
            <w:pPr>
              <w:spacing w:afterAutospacing="1"/>
              <w:rPr>
                <w:moveTo w:id="2693" w:author="Pham Minh Tu" w:date="2019-12-27T14:07:00Z"/>
              </w:rPr>
            </w:pPr>
            <w:moveTo w:id="2694" w:author="Pham Minh Tu" w:date="2019-12-27T14:07:00Z">
              <w:r>
                <w:t>VendorFilters</w:t>
              </w:r>
            </w:moveTo>
          </w:p>
        </w:tc>
        <w:tc>
          <w:tcPr>
            <w:tcW w:w="1080" w:type="dxa"/>
            <w:shd w:val="clear" w:color="auto" w:fill="auto"/>
            <w:vAlign w:val="center"/>
          </w:tcPr>
          <w:p w:rsidR="008241FD" w:rsidRDefault="008241FD" w:rsidP="002E7FE0">
            <w:pPr>
              <w:spacing w:afterAutospacing="1"/>
              <w:rPr>
                <w:moveTo w:id="2695" w:author="Pham Minh Tu" w:date="2019-12-27T14:07:00Z"/>
              </w:rPr>
            </w:pPr>
            <w:moveTo w:id="2696" w:author="Pham Minh Tu" w:date="2019-12-27T14:07:00Z">
              <w:r>
                <w:t>Public</w:t>
              </w:r>
            </w:moveTo>
          </w:p>
        </w:tc>
        <w:tc>
          <w:tcPr>
            <w:tcW w:w="2908" w:type="dxa"/>
            <w:shd w:val="clear" w:color="auto" w:fill="auto"/>
            <w:vAlign w:val="center"/>
          </w:tcPr>
          <w:p w:rsidR="008241FD" w:rsidRDefault="008241FD" w:rsidP="002E7FE0">
            <w:pPr>
              <w:spacing w:afterAutospacing="1"/>
              <w:rPr>
                <w:moveTo w:id="2697" w:author="Pham Minh Tu" w:date="2019-12-27T14:07:00Z"/>
              </w:rPr>
            </w:pPr>
            <w:moveTo w:id="2698" w:author="Pham Minh Tu" w:date="2019-12-27T14:07:00Z">
              <w:r>
                <w:t xml:space="preserve">Contain value of option -fr/-filter that input from command line or xml config file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699" w:author="Pham Minh Tu" w:date="2019-12-27T14:07:00Z"/>
              </w:rPr>
            </w:pPr>
            <w:moveTo w:id="2700" w:author="Pham Minh Tu" w:date="2019-12-27T14:07:00Z">
              <w:r>
                <w:t>(15)</w:t>
              </w:r>
            </w:moveTo>
          </w:p>
        </w:tc>
        <w:tc>
          <w:tcPr>
            <w:tcW w:w="3739" w:type="dxa"/>
            <w:shd w:val="clear" w:color="auto" w:fill="auto"/>
            <w:vAlign w:val="center"/>
          </w:tcPr>
          <w:p w:rsidR="008241FD" w:rsidRDefault="008241FD" w:rsidP="002E7FE0">
            <w:pPr>
              <w:spacing w:afterAutospacing="1"/>
              <w:rPr>
                <w:moveTo w:id="2701" w:author="Pham Minh Tu" w:date="2019-12-27T14:07:00Z"/>
              </w:rPr>
            </w:pPr>
            <w:moveTo w:id="2702" w:author="Pham Minh Tu" w:date="2019-12-27T14:07:00Z">
              <w:r>
                <w:t>VendorFilterEnabled</w:t>
              </w:r>
            </w:moveTo>
          </w:p>
        </w:tc>
        <w:tc>
          <w:tcPr>
            <w:tcW w:w="1080" w:type="dxa"/>
            <w:shd w:val="clear" w:color="auto" w:fill="auto"/>
            <w:vAlign w:val="center"/>
          </w:tcPr>
          <w:p w:rsidR="008241FD" w:rsidRDefault="008241FD" w:rsidP="002E7FE0">
            <w:pPr>
              <w:spacing w:afterAutospacing="1"/>
              <w:rPr>
                <w:moveTo w:id="2703" w:author="Pham Minh Tu" w:date="2019-12-27T14:07:00Z"/>
              </w:rPr>
            </w:pPr>
            <w:moveTo w:id="2704" w:author="Pham Minh Tu" w:date="2019-12-27T14:07:00Z">
              <w:r>
                <w:t>Public</w:t>
              </w:r>
            </w:moveTo>
          </w:p>
        </w:tc>
        <w:tc>
          <w:tcPr>
            <w:tcW w:w="2908" w:type="dxa"/>
            <w:shd w:val="clear" w:color="auto" w:fill="auto"/>
            <w:vAlign w:val="center"/>
          </w:tcPr>
          <w:p w:rsidR="008241FD" w:rsidRDefault="008241FD" w:rsidP="002E7FE0">
            <w:pPr>
              <w:spacing w:afterAutospacing="1"/>
              <w:rPr>
                <w:moveTo w:id="2705" w:author="Pham Minh Tu" w:date="2019-12-27T14:07:00Z"/>
              </w:rPr>
            </w:pPr>
            <w:moveTo w:id="2706" w:author="Pham Minh Tu" w:date="2019-12-27T14:07:00Z">
              <w:r>
                <w:t xml:space="preserve">Contain status of option vendor such as enable or disable </w:t>
              </w:r>
            </w:moveTo>
          </w:p>
        </w:tc>
      </w:tr>
    </w:tbl>
    <w:p w:rsidR="008241FD" w:rsidRDefault="008241FD" w:rsidP="008241FD">
      <w:pPr>
        <w:rPr>
          <w:moveTo w:id="2707" w:author="Pham Minh Tu" w:date="2019-12-27T14:07:00Z"/>
        </w:rPr>
      </w:pPr>
    </w:p>
    <w:p w:rsidR="008241FD" w:rsidRDefault="008241FD" w:rsidP="008241FD">
      <w:pPr>
        <w:pStyle w:val="CaptionTable"/>
        <w:rPr>
          <w:moveTo w:id="2708" w:author="Pham Minh Tu" w:date="2019-12-27T14:07:00Z"/>
        </w:rPr>
      </w:pPr>
      <w:moveTo w:id="2709" w:author="Pham Minh Tu" w:date="2019-12-27T14:07:00Z">
        <w:r>
          <w:t>Method List</w:t>
        </w:r>
      </w:moveTo>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8241FD" w:rsidTr="002E7FE0">
        <w:trPr>
          <w:jc w:val="center"/>
        </w:trPr>
        <w:tc>
          <w:tcPr>
            <w:tcW w:w="582" w:type="dxa"/>
            <w:shd w:val="clear" w:color="auto" w:fill="CCCCCC"/>
            <w:vAlign w:val="center"/>
          </w:tcPr>
          <w:p w:rsidR="008241FD" w:rsidRPr="00E2291F" w:rsidRDefault="008241FD" w:rsidP="002E7FE0">
            <w:pPr>
              <w:spacing w:before="100" w:beforeAutospacing="1" w:afterAutospacing="1"/>
              <w:rPr>
                <w:moveTo w:id="2710" w:author="Pham Minh Tu" w:date="2019-12-27T14:07:00Z"/>
                <w:b/>
              </w:rPr>
            </w:pPr>
            <w:moveTo w:id="2711" w:author="Pham Minh Tu" w:date="2019-12-27T14:07:00Z">
              <w:r w:rsidRPr="00E2291F">
                <w:rPr>
                  <w:b/>
                </w:rPr>
                <w:t>No</w:t>
              </w:r>
            </w:moveTo>
          </w:p>
        </w:tc>
        <w:tc>
          <w:tcPr>
            <w:tcW w:w="3739" w:type="dxa"/>
            <w:shd w:val="clear" w:color="auto" w:fill="CCCCCC"/>
            <w:vAlign w:val="center"/>
          </w:tcPr>
          <w:p w:rsidR="008241FD" w:rsidRPr="00E2291F" w:rsidRDefault="008241FD" w:rsidP="002E7FE0">
            <w:pPr>
              <w:spacing w:before="100" w:beforeAutospacing="1" w:afterAutospacing="1"/>
              <w:rPr>
                <w:moveTo w:id="2712" w:author="Pham Minh Tu" w:date="2019-12-27T14:07:00Z"/>
                <w:b/>
              </w:rPr>
            </w:pPr>
            <w:moveTo w:id="2713" w:author="Pham Minh Tu" w:date="2019-12-27T14:07:00Z">
              <w:r w:rsidRPr="00E2291F">
                <w:rPr>
                  <w:b/>
                </w:rPr>
                <w:t>Name</w:t>
              </w:r>
            </w:moveTo>
          </w:p>
        </w:tc>
        <w:tc>
          <w:tcPr>
            <w:tcW w:w="1080" w:type="dxa"/>
            <w:shd w:val="clear" w:color="auto" w:fill="CCCCCC"/>
            <w:vAlign w:val="center"/>
          </w:tcPr>
          <w:p w:rsidR="008241FD" w:rsidRPr="00E2291F" w:rsidRDefault="008241FD" w:rsidP="002E7FE0">
            <w:pPr>
              <w:spacing w:before="100" w:beforeAutospacing="1" w:afterAutospacing="1"/>
              <w:rPr>
                <w:moveTo w:id="2714" w:author="Pham Minh Tu" w:date="2019-12-27T14:07:00Z"/>
                <w:b/>
              </w:rPr>
            </w:pPr>
            <w:moveTo w:id="2715" w:author="Pham Minh Tu" w:date="2019-12-27T14:07:00Z">
              <w:r w:rsidRPr="00E2291F">
                <w:rPr>
                  <w:b/>
                </w:rPr>
                <w:t>Type</w:t>
              </w:r>
            </w:moveTo>
          </w:p>
        </w:tc>
        <w:tc>
          <w:tcPr>
            <w:tcW w:w="2908" w:type="dxa"/>
            <w:shd w:val="clear" w:color="auto" w:fill="CCCCCC"/>
            <w:vAlign w:val="center"/>
          </w:tcPr>
          <w:p w:rsidR="008241FD" w:rsidRPr="00E2291F" w:rsidRDefault="008241FD" w:rsidP="002E7FE0">
            <w:pPr>
              <w:spacing w:before="100" w:beforeAutospacing="1" w:afterAutospacing="1"/>
              <w:rPr>
                <w:moveTo w:id="2716" w:author="Pham Minh Tu" w:date="2019-12-27T14:07:00Z"/>
                <w:b/>
              </w:rPr>
            </w:pPr>
            <w:moveTo w:id="2717" w:author="Pham Minh Tu" w:date="2019-12-27T14:07:00Z">
              <w:r w:rsidRPr="00E2291F">
                <w:rPr>
                  <w:b/>
                </w:rPr>
                <w:t>Description</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718" w:author="Pham Minh Tu" w:date="2019-12-27T14:07:00Z"/>
              </w:rPr>
            </w:pPr>
            <w:moveTo w:id="2719" w:author="Pham Minh Tu" w:date="2019-12-27T14:07:00Z">
              <w:r>
                <w:t>(1)</w:t>
              </w:r>
            </w:moveTo>
          </w:p>
        </w:tc>
        <w:tc>
          <w:tcPr>
            <w:tcW w:w="3739" w:type="dxa"/>
            <w:shd w:val="clear" w:color="auto" w:fill="auto"/>
            <w:vAlign w:val="center"/>
          </w:tcPr>
          <w:p w:rsidR="008241FD" w:rsidRDefault="008241FD" w:rsidP="002E7FE0">
            <w:pPr>
              <w:spacing w:afterAutospacing="1"/>
              <w:rPr>
                <w:moveTo w:id="2720" w:author="Pham Minh Tu" w:date="2019-12-27T14:07:00Z"/>
              </w:rPr>
            </w:pPr>
            <w:moveTo w:id="2721" w:author="Pham Minh Tu" w:date="2019-12-27T14:07:00Z">
              <w:r>
                <w:t>GetSingleCmdOptions</w:t>
              </w:r>
            </w:moveTo>
          </w:p>
        </w:tc>
        <w:tc>
          <w:tcPr>
            <w:tcW w:w="1080" w:type="dxa"/>
            <w:shd w:val="clear" w:color="auto" w:fill="auto"/>
            <w:vAlign w:val="center"/>
          </w:tcPr>
          <w:p w:rsidR="008241FD" w:rsidRDefault="008241FD" w:rsidP="002E7FE0">
            <w:pPr>
              <w:spacing w:afterAutospacing="1"/>
              <w:rPr>
                <w:moveTo w:id="2722" w:author="Pham Minh Tu" w:date="2019-12-27T14:07:00Z"/>
              </w:rPr>
            </w:pPr>
            <w:moveTo w:id="2723" w:author="Pham Minh Tu" w:date="2019-12-27T14:07:00Z">
              <w:r>
                <w:t>Public</w:t>
              </w:r>
            </w:moveTo>
          </w:p>
        </w:tc>
        <w:tc>
          <w:tcPr>
            <w:tcW w:w="2908" w:type="dxa"/>
            <w:shd w:val="clear" w:color="auto" w:fill="auto"/>
            <w:vAlign w:val="center"/>
          </w:tcPr>
          <w:p w:rsidR="008241FD" w:rsidRDefault="008241FD" w:rsidP="002E7FE0">
            <w:pPr>
              <w:spacing w:afterAutospacing="1"/>
              <w:rPr>
                <w:moveTo w:id="2724" w:author="Pham Minh Tu" w:date="2019-12-27T14:07:00Z"/>
              </w:rPr>
            </w:pPr>
            <w:moveTo w:id="2725" w:author="Pham Minh Tu" w:date="2019-12-27T14:07:00Z">
              <w:r>
                <w:t xml:space="preserve">Get single command options such as -h, -l, -d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726" w:author="Pham Minh Tu" w:date="2019-12-27T14:07:00Z"/>
              </w:rPr>
            </w:pPr>
            <w:moveTo w:id="2727" w:author="Pham Minh Tu" w:date="2019-12-27T14:07:00Z">
              <w:r>
                <w:t>(2)</w:t>
              </w:r>
            </w:moveTo>
          </w:p>
        </w:tc>
        <w:tc>
          <w:tcPr>
            <w:tcW w:w="3739" w:type="dxa"/>
            <w:shd w:val="clear" w:color="auto" w:fill="auto"/>
            <w:vAlign w:val="center"/>
          </w:tcPr>
          <w:p w:rsidR="008241FD" w:rsidRDefault="008241FD" w:rsidP="002E7FE0">
            <w:pPr>
              <w:spacing w:afterAutospacing="1"/>
              <w:rPr>
                <w:moveTo w:id="2728" w:author="Pham Minh Tu" w:date="2019-12-27T14:07:00Z"/>
              </w:rPr>
            </w:pPr>
            <w:moveTo w:id="2729" w:author="Pham Minh Tu" w:date="2019-12-27T14:07:00Z">
              <w:r>
                <w:t>GetAllCmdOptions</w:t>
              </w:r>
            </w:moveTo>
          </w:p>
        </w:tc>
        <w:tc>
          <w:tcPr>
            <w:tcW w:w="1080" w:type="dxa"/>
            <w:shd w:val="clear" w:color="auto" w:fill="auto"/>
            <w:vAlign w:val="center"/>
          </w:tcPr>
          <w:p w:rsidR="008241FD" w:rsidRDefault="008241FD" w:rsidP="002E7FE0">
            <w:pPr>
              <w:spacing w:afterAutospacing="1"/>
              <w:rPr>
                <w:moveTo w:id="2730" w:author="Pham Minh Tu" w:date="2019-12-27T14:07:00Z"/>
              </w:rPr>
            </w:pPr>
            <w:moveTo w:id="2731" w:author="Pham Minh Tu" w:date="2019-12-27T14:07:00Z">
              <w:r>
                <w:t>Public</w:t>
              </w:r>
            </w:moveTo>
          </w:p>
        </w:tc>
        <w:tc>
          <w:tcPr>
            <w:tcW w:w="2908" w:type="dxa"/>
            <w:shd w:val="clear" w:color="auto" w:fill="auto"/>
            <w:vAlign w:val="center"/>
          </w:tcPr>
          <w:p w:rsidR="008241FD" w:rsidRDefault="008241FD" w:rsidP="002E7FE0">
            <w:pPr>
              <w:spacing w:afterAutospacing="1"/>
              <w:rPr>
                <w:moveTo w:id="2732" w:author="Pham Minh Tu" w:date="2019-12-27T14:07:00Z"/>
              </w:rPr>
            </w:pPr>
            <w:moveTo w:id="2733" w:author="Pham Minh Tu" w:date="2019-12-27T14:07:00Z">
              <w:r>
                <w:t xml:space="preserve">Get all command options such as -h, -c, -l, -o, -fr,...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734" w:author="Pham Minh Tu" w:date="2019-12-27T14:07:00Z"/>
              </w:rPr>
            </w:pPr>
            <w:moveTo w:id="2735" w:author="Pham Minh Tu" w:date="2019-12-27T14:07:00Z">
              <w:r>
                <w:t>(3)</w:t>
              </w:r>
            </w:moveTo>
          </w:p>
        </w:tc>
        <w:tc>
          <w:tcPr>
            <w:tcW w:w="3739" w:type="dxa"/>
            <w:shd w:val="clear" w:color="auto" w:fill="auto"/>
            <w:vAlign w:val="center"/>
          </w:tcPr>
          <w:p w:rsidR="008241FD" w:rsidRDefault="008241FD" w:rsidP="002E7FE0">
            <w:pPr>
              <w:spacing w:afterAutospacing="1"/>
              <w:rPr>
                <w:moveTo w:id="2736" w:author="Pham Minh Tu" w:date="2019-12-27T14:07:00Z"/>
              </w:rPr>
            </w:pPr>
            <w:moveTo w:id="2737" w:author="Pham Minh Tu" w:date="2019-12-27T14:07:00Z">
              <w:r>
                <w:t>OverrideCurrentConfigsBy</w:t>
              </w:r>
            </w:moveTo>
          </w:p>
        </w:tc>
        <w:tc>
          <w:tcPr>
            <w:tcW w:w="1080" w:type="dxa"/>
            <w:shd w:val="clear" w:color="auto" w:fill="auto"/>
            <w:vAlign w:val="center"/>
          </w:tcPr>
          <w:p w:rsidR="008241FD" w:rsidRDefault="008241FD" w:rsidP="002E7FE0">
            <w:pPr>
              <w:spacing w:afterAutospacing="1"/>
              <w:rPr>
                <w:moveTo w:id="2738" w:author="Pham Minh Tu" w:date="2019-12-27T14:07:00Z"/>
              </w:rPr>
            </w:pPr>
            <w:moveTo w:id="2739" w:author="Pham Minh Tu" w:date="2019-12-27T14:07:00Z">
              <w:r>
                <w:t>Public</w:t>
              </w:r>
            </w:moveTo>
          </w:p>
        </w:tc>
        <w:tc>
          <w:tcPr>
            <w:tcW w:w="2908" w:type="dxa"/>
            <w:shd w:val="clear" w:color="auto" w:fill="auto"/>
            <w:vAlign w:val="center"/>
          </w:tcPr>
          <w:p w:rsidR="008241FD" w:rsidRDefault="008241FD" w:rsidP="002E7FE0">
            <w:pPr>
              <w:spacing w:afterAutospacing="1"/>
              <w:rPr>
                <w:moveTo w:id="2740" w:author="Pham Minh Tu" w:date="2019-12-27T14:07:00Z"/>
              </w:rPr>
            </w:pPr>
            <w:moveTo w:id="2741" w:author="Pham Minh Tu" w:date="2019-12-27T14:07:00Z">
              <w:r>
                <w:t xml:space="preserve">This method override options from command line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742" w:author="Pham Minh Tu" w:date="2019-12-27T14:07:00Z"/>
              </w:rPr>
            </w:pPr>
            <w:moveTo w:id="2743" w:author="Pham Minh Tu" w:date="2019-12-27T14:07:00Z">
              <w:r>
                <w:t>(4)</w:t>
              </w:r>
            </w:moveTo>
          </w:p>
        </w:tc>
        <w:tc>
          <w:tcPr>
            <w:tcW w:w="3739" w:type="dxa"/>
            <w:shd w:val="clear" w:color="auto" w:fill="auto"/>
            <w:vAlign w:val="center"/>
          </w:tcPr>
          <w:p w:rsidR="008241FD" w:rsidRDefault="008241FD" w:rsidP="002E7FE0">
            <w:pPr>
              <w:spacing w:afterAutospacing="1"/>
              <w:rPr>
                <w:moveTo w:id="2744" w:author="Pham Minh Tu" w:date="2019-12-27T14:07:00Z"/>
              </w:rPr>
            </w:pPr>
            <w:moveTo w:id="2745" w:author="Pham Minh Tu" w:date="2019-12-27T14:07:00Z">
              <w:r>
                <w:t>SetDefaultOptionsValue</w:t>
              </w:r>
            </w:moveTo>
          </w:p>
        </w:tc>
        <w:tc>
          <w:tcPr>
            <w:tcW w:w="1080" w:type="dxa"/>
            <w:shd w:val="clear" w:color="auto" w:fill="auto"/>
            <w:vAlign w:val="center"/>
          </w:tcPr>
          <w:p w:rsidR="008241FD" w:rsidRDefault="008241FD" w:rsidP="002E7FE0">
            <w:pPr>
              <w:spacing w:afterAutospacing="1"/>
              <w:rPr>
                <w:moveTo w:id="2746" w:author="Pham Minh Tu" w:date="2019-12-27T14:07:00Z"/>
              </w:rPr>
            </w:pPr>
            <w:moveTo w:id="2747" w:author="Pham Minh Tu" w:date="2019-12-27T14:07:00Z">
              <w:r>
                <w:t>Public</w:t>
              </w:r>
            </w:moveTo>
          </w:p>
        </w:tc>
        <w:tc>
          <w:tcPr>
            <w:tcW w:w="2908" w:type="dxa"/>
            <w:shd w:val="clear" w:color="auto" w:fill="auto"/>
            <w:vAlign w:val="center"/>
          </w:tcPr>
          <w:p w:rsidR="008241FD" w:rsidRDefault="008241FD" w:rsidP="002E7FE0">
            <w:pPr>
              <w:spacing w:afterAutospacing="1"/>
              <w:rPr>
                <w:moveTo w:id="2748" w:author="Pham Minh Tu" w:date="2019-12-27T14:07:00Z"/>
              </w:rPr>
            </w:pPr>
            <w:moveTo w:id="2749" w:author="Pham Minh Tu" w:date="2019-12-27T14:07:00Z">
              <w:r>
                <w:t xml:space="preserve">Init default option values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750" w:author="Pham Minh Tu" w:date="2019-12-27T14:07:00Z"/>
              </w:rPr>
            </w:pPr>
            <w:moveTo w:id="2751" w:author="Pham Minh Tu" w:date="2019-12-27T14:07:00Z">
              <w:r>
                <w:t>(5)</w:t>
              </w:r>
            </w:moveTo>
          </w:p>
        </w:tc>
        <w:tc>
          <w:tcPr>
            <w:tcW w:w="3739" w:type="dxa"/>
            <w:shd w:val="clear" w:color="auto" w:fill="auto"/>
            <w:vAlign w:val="center"/>
          </w:tcPr>
          <w:p w:rsidR="008241FD" w:rsidRDefault="008241FD" w:rsidP="002E7FE0">
            <w:pPr>
              <w:spacing w:afterAutospacing="1"/>
              <w:rPr>
                <w:moveTo w:id="2752" w:author="Pham Minh Tu" w:date="2019-12-27T14:07:00Z"/>
              </w:rPr>
            </w:pPr>
            <w:moveTo w:id="2753" w:author="Pham Minh Tu" w:date="2019-12-27T14:07:00Z">
              <w:r>
                <w:t>RuntimeConfiguration</w:t>
              </w:r>
            </w:moveTo>
          </w:p>
        </w:tc>
        <w:tc>
          <w:tcPr>
            <w:tcW w:w="1080" w:type="dxa"/>
            <w:shd w:val="clear" w:color="auto" w:fill="auto"/>
            <w:vAlign w:val="center"/>
          </w:tcPr>
          <w:p w:rsidR="008241FD" w:rsidRDefault="008241FD" w:rsidP="002E7FE0">
            <w:pPr>
              <w:spacing w:afterAutospacing="1"/>
              <w:rPr>
                <w:moveTo w:id="2754" w:author="Pham Minh Tu" w:date="2019-12-27T14:07:00Z"/>
              </w:rPr>
            </w:pPr>
            <w:moveTo w:id="2755" w:author="Pham Minh Tu" w:date="2019-12-27T14:07:00Z">
              <w:r>
                <w:t>Private</w:t>
              </w:r>
            </w:moveTo>
          </w:p>
        </w:tc>
        <w:tc>
          <w:tcPr>
            <w:tcW w:w="2908" w:type="dxa"/>
            <w:shd w:val="clear" w:color="auto" w:fill="auto"/>
            <w:vAlign w:val="center"/>
          </w:tcPr>
          <w:p w:rsidR="008241FD" w:rsidRDefault="008241FD" w:rsidP="002E7FE0">
            <w:pPr>
              <w:spacing w:afterAutospacing="1"/>
              <w:rPr>
                <w:moveTo w:id="2756" w:author="Pham Minh Tu" w:date="2019-12-27T14:07:00Z"/>
              </w:rPr>
            </w:pPr>
            <w:moveTo w:id="2757" w:author="Pham Minh Tu" w:date="2019-12-27T14:07:00Z">
              <w:r>
                <w:t xml:space="preserve">Runtime configuration constructor without arguments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758" w:author="Pham Minh Tu" w:date="2019-12-27T14:07:00Z"/>
              </w:rPr>
            </w:pPr>
            <w:moveTo w:id="2759" w:author="Pham Minh Tu" w:date="2019-12-27T14:07:00Z">
              <w:r>
                <w:t>(6)</w:t>
              </w:r>
            </w:moveTo>
          </w:p>
        </w:tc>
        <w:tc>
          <w:tcPr>
            <w:tcW w:w="3739" w:type="dxa"/>
            <w:shd w:val="clear" w:color="auto" w:fill="auto"/>
            <w:vAlign w:val="center"/>
          </w:tcPr>
          <w:p w:rsidR="008241FD" w:rsidRDefault="008241FD" w:rsidP="002E7FE0">
            <w:pPr>
              <w:spacing w:afterAutospacing="1"/>
              <w:rPr>
                <w:moveTo w:id="2760" w:author="Pham Minh Tu" w:date="2019-12-27T14:07:00Z"/>
              </w:rPr>
            </w:pPr>
            <w:moveTo w:id="2761" w:author="Pham Minh Tu" w:date="2019-12-27T14:07:00Z">
              <w:r>
                <w:t>overrideOptions</w:t>
              </w:r>
            </w:moveTo>
          </w:p>
        </w:tc>
        <w:tc>
          <w:tcPr>
            <w:tcW w:w="1080" w:type="dxa"/>
            <w:shd w:val="clear" w:color="auto" w:fill="auto"/>
            <w:vAlign w:val="center"/>
          </w:tcPr>
          <w:p w:rsidR="008241FD" w:rsidRDefault="008241FD" w:rsidP="002E7FE0">
            <w:pPr>
              <w:spacing w:afterAutospacing="1"/>
              <w:rPr>
                <w:moveTo w:id="2762" w:author="Pham Minh Tu" w:date="2019-12-27T14:07:00Z"/>
              </w:rPr>
            </w:pPr>
            <w:moveTo w:id="2763" w:author="Pham Minh Tu" w:date="2019-12-27T14:07:00Z">
              <w:r>
                <w:t>Private</w:t>
              </w:r>
            </w:moveTo>
          </w:p>
        </w:tc>
        <w:tc>
          <w:tcPr>
            <w:tcW w:w="2908" w:type="dxa"/>
            <w:shd w:val="clear" w:color="auto" w:fill="auto"/>
            <w:vAlign w:val="center"/>
          </w:tcPr>
          <w:p w:rsidR="008241FD" w:rsidRDefault="008241FD" w:rsidP="002E7FE0">
            <w:pPr>
              <w:spacing w:afterAutospacing="1"/>
              <w:rPr>
                <w:moveTo w:id="2764" w:author="Pham Minh Tu" w:date="2019-12-27T14:07:00Z"/>
              </w:rPr>
            </w:pPr>
            <w:moveTo w:id="2765" w:author="Pham Minh Tu" w:date="2019-12-27T14:07:00Z">
              <w:r>
                <w:t xml:space="preserve">This method override options from command line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766" w:author="Pham Minh Tu" w:date="2019-12-27T14:07:00Z"/>
              </w:rPr>
            </w:pPr>
            <w:moveTo w:id="2767" w:author="Pham Minh Tu" w:date="2019-12-27T14:07:00Z">
              <w:r>
                <w:t>(7)</w:t>
              </w:r>
            </w:moveTo>
          </w:p>
        </w:tc>
        <w:tc>
          <w:tcPr>
            <w:tcW w:w="3739" w:type="dxa"/>
            <w:shd w:val="clear" w:color="auto" w:fill="auto"/>
            <w:vAlign w:val="center"/>
          </w:tcPr>
          <w:p w:rsidR="008241FD" w:rsidRDefault="008241FD" w:rsidP="002E7FE0">
            <w:pPr>
              <w:spacing w:afterAutospacing="1"/>
              <w:rPr>
                <w:moveTo w:id="2768" w:author="Pham Minh Tu" w:date="2019-12-27T14:07:00Z"/>
              </w:rPr>
            </w:pPr>
            <w:moveTo w:id="2769" w:author="Pham Minh Tu" w:date="2019-12-27T14:07:00Z">
              <w:r>
                <w:t>overrideFiles</w:t>
              </w:r>
            </w:moveTo>
          </w:p>
        </w:tc>
        <w:tc>
          <w:tcPr>
            <w:tcW w:w="1080" w:type="dxa"/>
            <w:shd w:val="clear" w:color="auto" w:fill="auto"/>
            <w:vAlign w:val="center"/>
          </w:tcPr>
          <w:p w:rsidR="008241FD" w:rsidRDefault="008241FD" w:rsidP="002E7FE0">
            <w:pPr>
              <w:spacing w:afterAutospacing="1"/>
              <w:rPr>
                <w:moveTo w:id="2770" w:author="Pham Minh Tu" w:date="2019-12-27T14:07:00Z"/>
              </w:rPr>
            </w:pPr>
            <w:moveTo w:id="2771" w:author="Pham Minh Tu" w:date="2019-12-27T14:07:00Z">
              <w:r>
                <w:t>Private</w:t>
              </w:r>
            </w:moveTo>
          </w:p>
        </w:tc>
        <w:tc>
          <w:tcPr>
            <w:tcW w:w="2908" w:type="dxa"/>
            <w:shd w:val="clear" w:color="auto" w:fill="auto"/>
            <w:vAlign w:val="center"/>
          </w:tcPr>
          <w:p w:rsidR="008241FD" w:rsidRDefault="008241FD" w:rsidP="002E7FE0">
            <w:pPr>
              <w:spacing w:afterAutospacing="1"/>
              <w:rPr>
                <w:moveTo w:id="2772" w:author="Pham Minh Tu" w:date="2019-12-27T14:07:00Z"/>
              </w:rPr>
            </w:pPr>
            <w:moveTo w:id="2773" w:author="Pham Minh Tu" w:date="2019-12-27T14:07:00Z">
              <w:r>
                <w:t xml:space="preserve">This method override CDF file option from command line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774" w:author="Pham Minh Tu" w:date="2019-12-27T14:07:00Z"/>
              </w:rPr>
            </w:pPr>
            <w:moveTo w:id="2775" w:author="Pham Minh Tu" w:date="2019-12-27T14:07:00Z">
              <w:r>
                <w:t>(8)</w:t>
              </w:r>
            </w:moveTo>
          </w:p>
        </w:tc>
        <w:tc>
          <w:tcPr>
            <w:tcW w:w="3739" w:type="dxa"/>
            <w:shd w:val="clear" w:color="auto" w:fill="auto"/>
            <w:vAlign w:val="center"/>
          </w:tcPr>
          <w:p w:rsidR="008241FD" w:rsidRDefault="008241FD" w:rsidP="002E7FE0">
            <w:pPr>
              <w:spacing w:afterAutospacing="1"/>
              <w:rPr>
                <w:moveTo w:id="2776" w:author="Pham Minh Tu" w:date="2019-12-27T14:07:00Z"/>
              </w:rPr>
            </w:pPr>
            <w:moveTo w:id="2777" w:author="Pham Minh Tu" w:date="2019-12-27T14:07:00Z">
              <w:r>
                <w:t>getCmdOptions</w:t>
              </w:r>
            </w:moveTo>
          </w:p>
        </w:tc>
        <w:tc>
          <w:tcPr>
            <w:tcW w:w="1080" w:type="dxa"/>
            <w:shd w:val="clear" w:color="auto" w:fill="auto"/>
            <w:vAlign w:val="center"/>
          </w:tcPr>
          <w:p w:rsidR="008241FD" w:rsidRDefault="008241FD" w:rsidP="002E7FE0">
            <w:pPr>
              <w:spacing w:afterAutospacing="1"/>
              <w:rPr>
                <w:moveTo w:id="2778" w:author="Pham Minh Tu" w:date="2019-12-27T14:07:00Z"/>
              </w:rPr>
            </w:pPr>
            <w:moveTo w:id="2779" w:author="Pham Minh Tu" w:date="2019-12-27T14:07:00Z">
              <w:r>
                <w:t>Private</w:t>
              </w:r>
            </w:moveTo>
          </w:p>
        </w:tc>
        <w:tc>
          <w:tcPr>
            <w:tcW w:w="2908" w:type="dxa"/>
            <w:shd w:val="clear" w:color="auto" w:fill="auto"/>
            <w:vAlign w:val="center"/>
          </w:tcPr>
          <w:p w:rsidR="008241FD" w:rsidRDefault="008241FD" w:rsidP="002E7FE0">
            <w:pPr>
              <w:spacing w:afterAutospacing="1"/>
              <w:rPr>
                <w:moveTo w:id="2780" w:author="Pham Minh Tu" w:date="2019-12-27T14:07:00Z"/>
              </w:rPr>
            </w:pPr>
            <w:moveTo w:id="2781" w:author="Pham Minh Tu" w:date="2019-12-27T14:07:00Z">
              <w:r>
                <w:t xml:space="preserve">Get commandline options which include both sort/completed format based on specific condition </w:t>
              </w:r>
            </w:moveTo>
          </w:p>
        </w:tc>
      </w:tr>
      <w:tr w:rsidR="008241FD" w:rsidTr="002E7FE0">
        <w:trPr>
          <w:jc w:val="center"/>
        </w:trPr>
        <w:tc>
          <w:tcPr>
            <w:tcW w:w="582" w:type="dxa"/>
            <w:shd w:val="clear" w:color="auto" w:fill="auto"/>
            <w:vAlign w:val="center"/>
          </w:tcPr>
          <w:p w:rsidR="008241FD" w:rsidRDefault="008241FD" w:rsidP="002E7FE0">
            <w:pPr>
              <w:spacing w:afterAutospacing="1"/>
              <w:jc w:val="center"/>
              <w:rPr>
                <w:moveTo w:id="2782" w:author="Pham Minh Tu" w:date="2019-12-27T14:07:00Z"/>
              </w:rPr>
            </w:pPr>
            <w:moveTo w:id="2783" w:author="Pham Minh Tu" w:date="2019-12-27T14:07:00Z">
              <w:r>
                <w:t>(9)</w:t>
              </w:r>
            </w:moveTo>
          </w:p>
        </w:tc>
        <w:tc>
          <w:tcPr>
            <w:tcW w:w="3739" w:type="dxa"/>
            <w:shd w:val="clear" w:color="auto" w:fill="auto"/>
            <w:vAlign w:val="center"/>
          </w:tcPr>
          <w:p w:rsidR="008241FD" w:rsidRDefault="008241FD" w:rsidP="002E7FE0">
            <w:pPr>
              <w:spacing w:afterAutospacing="1"/>
              <w:rPr>
                <w:moveTo w:id="2784" w:author="Pham Minh Tu" w:date="2019-12-27T14:07:00Z"/>
              </w:rPr>
            </w:pPr>
            <w:moveTo w:id="2785" w:author="Pham Minh Tu" w:date="2019-12-27T14:07:00Z">
              <w:r>
                <w:t>concatPaths</w:t>
              </w:r>
            </w:moveTo>
          </w:p>
        </w:tc>
        <w:tc>
          <w:tcPr>
            <w:tcW w:w="1080" w:type="dxa"/>
            <w:shd w:val="clear" w:color="auto" w:fill="auto"/>
            <w:vAlign w:val="center"/>
          </w:tcPr>
          <w:p w:rsidR="008241FD" w:rsidRDefault="008241FD" w:rsidP="002E7FE0">
            <w:pPr>
              <w:spacing w:afterAutospacing="1"/>
              <w:rPr>
                <w:moveTo w:id="2786" w:author="Pham Minh Tu" w:date="2019-12-27T14:07:00Z"/>
              </w:rPr>
            </w:pPr>
            <w:moveTo w:id="2787" w:author="Pham Minh Tu" w:date="2019-12-27T14:07:00Z">
              <w:r>
                <w:t>Private</w:t>
              </w:r>
            </w:moveTo>
          </w:p>
        </w:tc>
        <w:tc>
          <w:tcPr>
            <w:tcW w:w="2908" w:type="dxa"/>
            <w:shd w:val="clear" w:color="auto" w:fill="auto"/>
            <w:vAlign w:val="center"/>
          </w:tcPr>
          <w:p w:rsidR="008241FD" w:rsidRDefault="008241FD" w:rsidP="002E7FE0">
            <w:pPr>
              <w:spacing w:afterAutospacing="1"/>
              <w:rPr>
                <w:moveTo w:id="2788" w:author="Pham Minh Tu" w:date="2019-12-27T14:07:00Z"/>
              </w:rPr>
            </w:pPr>
            <w:moveTo w:id="2789" w:author="Pham Minh Tu" w:date="2019-12-27T14:07:00Z">
              <w:r>
                <w:t xml:space="preserve">Concatenate string path together </w:t>
              </w:r>
            </w:moveTo>
          </w:p>
        </w:tc>
      </w:tr>
    </w:tbl>
    <w:p w:rsidR="008241FD" w:rsidRDefault="008241FD">
      <w:pPr>
        <w:pStyle w:val="Heading4"/>
        <w:rPr>
          <w:moveTo w:id="2790" w:author="Pham Minh Tu" w:date="2019-12-27T14:07:00Z"/>
        </w:rPr>
        <w:pPrChange w:id="2791" w:author="Pham Minh Tu" w:date="2019-12-27T14:07:00Z">
          <w:pPr>
            <w:pStyle w:val="Heading3"/>
          </w:pPr>
        </w:pPrChange>
      </w:pPr>
      <w:moveTo w:id="2792" w:author="Pham Minh Tu" w:date="2019-12-27T14:07:00Z">
        <w:r>
          <w:t>Fields</w:t>
        </w:r>
      </w:moveTo>
    </w:p>
    <w:p w:rsidR="008241FD" w:rsidRDefault="008241FD">
      <w:pPr>
        <w:pStyle w:val="Heading5"/>
        <w:rPr>
          <w:moveTo w:id="2793" w:author="Pham Minh Tu" w:date="2019-12-27T14:07:00Z"/>
        </w:rPr>
        <w:pPrChange w:id="2794" w:author="Pham Minh Tu" w:date="2019-12-27T14:07:00Z">
          <w:pPr>
            <w:pStyle w:val="Heading4"/>
          </w:pPr>
        </w:pPrChange>
      </w:pPr>
      <w:moveTo w:id="2795" w:author="Pham Minh Tu" w:date="2019-12-27T14:07:00Z">
        <w:r>
          <w:t>DefaultVendors</w:t>
        </w:r>
      </w:moveTo>
    </w:p>
    <w:p w:rsidR="008241FD" w:rsidRDefault="008241FD" w:rsidP="008241FD">
      <w:pPr>
        <w:pStyle w:val="DesignID"/>
        <w:rPr>
          <w:moveTo w:id="2796" w:author="Pham Minh Tu" w:date="2019-12-27T14:07:00Z"/>
        </w:rPr>
      </w:pPr>
      <w:moveTo w:id="2797" w:author="Pham Minh Tu" w:date="2019-12-27T14:07:00Z">
        <w:r>
          <w:t>GENERIC_GDD_CLS_045_001:</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2798" w:author="Pham Minh Tu" w:date="2019-12-27T14:07:00Z"/>
                <w:b/>
              </w:rPr>
            </w:pPr>
            <w:moveTo w:id="2799" w:author="Pham Minh Tu" w:date="2019-12-27T14:07:00Z">
              <w:r w:rsidRPr="00E2291F">
                <w:rPr>
                  <w:b/>
                </w:rPr>
                <w:t>Variable Name</w:t>
              </w:r>
            </w:moveTo>
          </w:p>
        </w:tc>
        <w:tc>
          <w:tcPr>
            <w:tcW w:w="5816" w:type="dxa"/>
            <w:shd w:val="clear" w:color="auto" w:fill="auto"/>
          </w:tcPr>
          <w:p w:rsidR="008241FD" w:rsidRDefault="008241FD" w:rsidP="002E7FE0">
            <w:pPr>
              <w:rPr>
                <w:moveTo w:id="2800" w:author="Pham Minh Tu" w:date="2019-12-27T14:07:00Z"/>
              </w:rPr>
            </w:pPr>
            <w:moveTo w:id="2801" w:author="Pham Minh Tu" w:date="2019-12-27T14:07:00Z">
              <w:r>
                <w:t>DefaultVendors</w:t>
              </w:r>
            </w:moveTo>
          </w:p>
        </w:tc>
      </w:tr>
      <w:tr w:rsidR="008241FD" w:rsidTr="002E7FE0">
        <w:tc>
          <w:tcPr>
            <w:tcW w:w="2492" w:type="dxa"/>
            <w:shd w:val="clear" w:color="auto" w:fill="D0CECE"/>
          </w:tcPr>
          <w:p w:rsidR="008241FD" w:rsidRPr="00E2291F" w:rsidRDefault="008241FD" w:rsidP="002E7FE0">
            <w:pPr>
              <w:rPr>
                <w:moveTo w:id="2802" w:author="Pham Minh Tu" w:date="2019-12-27T14:07:00Z"/>
                <w:b/>
              </w:rPr>
            </w:pPr>
            <w:moveTo w:id="2803" w:author="Pham Minh Tu" w:date="2019-12-27T14:07:00Z">
              <w:r w:rsidRPr="00E2291F">
                <w:rPr>
                  <w:b/>
                </w:rPr>
                <w:t>Type</w:t>
              </w:r>
            </w:moveTo>
          </w:p>
        </w:tc>
        <w:tc>
          <w:tcPr>
            <w:tcW w:w="5816" w:type="dxa"/>
            <w:shd w:val="clear" w:color="auto" w:fill="auto"/>
          </w:tcPr>
          <w:p w:rsidR="008241FD" w:rsidRDefault="008241FD" w:rsidP="002E7FE0">
            <w:pPr>
              <w:rPr>
                <w:moveTo w:id="2804" w:author="Pham Minh Tu" w:date="2019-12-27T14:07:00Z"/>
              </w:rPr>
            </w:pPr>
            <w:moveTo w:id="2805" w:author="Pham Minh Tu" w:date="2019-12-27T14:07:00Z">
              <w:r>
                <w:t>readonly List&lt; string &gt;</w:t>
              </w:r>
            </w:moveTo>
          </w:p>
        </w:tc>
      </w:tr>
      <w:tr w:rsidR="008241FD" w:rsidTr="002E7FE0">
        <w:tc>
          <w:tcPr>
            <w:tcW w:w="2492" w:type="dxa"/>
            <w:shd w:val="clear" w:color="auto" w:fill="D0CECE"/>
          </w:tcPr>
          <w:p w:rsidR="008241FD" w:rsidRPr="00E2291F" w:rsidRDefault="008241FD" w:rsidP="002E7FE0">
            <w:pPr>
              <w:rPr>
                <w:moveTo w:id="2806" w:author="Pham Minh Tu" w:date="2019-12-27T14:07:00Z"/>
                <w:b/>
              </w:rPr>
            </w:pPr>
            <w:moveTo w:id="2807" w:author="Pham Minh Tu" w:date="2019-12-27T14:07:00Z">
              <w:r w:rsidRPr="00E2291F">
                <w:rPr>
                  <w:b/>
                </w:rPr>
                <w:t>Range</w:t>
              </w:r>
            </w:moveTo>
          </w:p>
        </w:tc>
        <w:tc>
          <w:tcPr>
            <w:tcW w:w="5816" w:type="dxa"/>
            <w:shd w:val="clear" w:color="auto" w:fill="auto"/>
          </w:tcPr>
          <w:p w:rsidR="008241FD" w:rsidRDefault="008241FD" w:rsidP="002E7FE0">
            <w:pPr>
              <w:rPr>
                <w:moveTo w:id="2808" w:author="Pham Minh Tu" w:date="2019-12-27T14:07:00Z"/>
              </w:rPr>
            </w:pPr>
            <w:moveTo w:id="2809"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2810" w:author="Pham Minh Tu" w:date="2019-12-27T14:07:00Z"/>
                <w:b/>
              </w:rPr>
            </w:pPr>
            <w:moveTo w:id="2811" w:author="Pham Minh Tu" w:date="2019-12-27T14:07:00Z">
              <w:r w:rsidRPr="00E2291F">
                <w:rPr>
                  <w:b/>
                </w:rPr>
                <w:t>Description</w:t>
              </w:r>
            </w:moveTo>
          </w:p>
        </w:tc>
        <w:tc>
          <w:tcPr>
            <w:tcW w:w="5816" w:type="dxa"/>
            <w:shd w:val="clear" w:color="auto" w:fill="auto"/>
          </w:tcPr>
          <w:p w:rsidR="008241FD" w:rsidRDefault="008241FD" w:rsidP="002E7FE0">
            <w:pPr>
              <w:rPr>
                <w:moveTo w:id="2812" w:author="Pham Minh Tu" w:date="2019-12-27T14:07:00Z"/>
              </w:rPr>
            </w:pPr>
            <w:moveTo w:id="2813" w:author="Pham Minh Tu" w:date="2019-12-27T14:07:00Z">
              <w:r>
                <w:t xml:space="preserve">Contain vendor values such as </w:t>
              </w:r>
            </w:moveTo>
          </w:p>
        </w:tc>
      </w:tr>
    </w:tbl>
    <w:p w:rsidR="008241FD" w:rsidRDefault="008241FD" w:rsidP="008241FD">
      <w:pPr>
        <w:rPr>
          <w:moveTo w:id="2814" w:author="Pham Minh Tu" w:date="2019-12-27T14:07:00Z"/>
        </w:rPr>
      </w:pPr>
    </w:p>
    <w:p w:rsidR="008241FD" w:rsidRDefault="008241FD">
      <w:pPr>
        <w:pStyle w:val="Heading5"/>
        <w:rPr>
          <w:moveTo w:id="2815" w:author="Pham Minh Tu" w:date="2019-12-27T14:07:00Z"/>
        </w:rPr>
        <w:pPrChange w:id="2816" w:author="Pham Minh Tu" w:date="2019-12-27T14:07:00Z">
          <w:pPr>
            <w:pStyle w:val="Heading4"/>
          </w:pPr>
        </w:pPrChange>
      </w:pPr>
      <w:moveTo w:id="2817" w:author="Pham Minh Tu" w:date="2019-12-27T14:07:00Z">
        <w:r>
          <w:t>Instance</w:t>
        </w:r>
      </w:moveTo>
    </w:p>
    <w:p w:rsidR="008241FD" w:rsidRDefault="008241FD" w:rsidP="008241FD">
      <w:pPr>
        <w:pStyle w:val="DesignID"/>
        <w:rPr>
          <w:moveTo w:id="2818" w:author="Pham Minh Tu" w:date="2019-12-27T14:07:00Z"/>
        </w:rPr>
      </w:pPr>
      <w:moveTo w:id="2819" w:author="Pham Minh Tu" w:date="2019-12-27T14:07:00Z">
        <w:r>
          <w:t>GENERIC_GDD_CLS_045_002:</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2820" w:author="Pham Minh Tu" w:date="2019-12-27T14:07:00Z"/>
                <w:b/>
              </w:rPr>
            </w:pPr>
            <w:moveTo w:id="2821" w:author="Pham Minh Tu" w:date="2019-12-27T14:07:00Z">
              <w:r w:rsidRPr="00E2291F">
                <w:rPr>
                  <w:b/>
                </w:rPr>
                <w:t>Variable Name</w:t>
              </w:r>
            </w:moveTo>
          </w:p>
        </w:tc>
        <w:tc>
          <w:tcPr>
            <w:tcW w:w="5816" w:type="dxa"/>
            <w:shd w:val="clear" w:color="auto" w:fill="auto"/>
          </w:tcPr>
          <w:p w:rsidR="008241FD" w:rsidRDefault="008241FD" w:rsidP="002E7FE0">
            <w:pPr>
              <w:rPr>
                <w:moveTo w:id="2822" w:author="Pham Minh Tu" w:date="2019-12-27T14:07:00Z"/>
              </w:rPr>
            </w:pPr>
            <w:moveTo w:id="2823" w:author="Pham Minh Tu" w:date="2019-12-27T14:07:00Z">
              <w:r>
                <w:t>Instance</w:t>
              </w:r>
            </w:moveTo>
          </w:p>
        </w:tc>
      </w:tr>
      <w:tr w:rsidR="008241FD" w:rsidTr="002E7FE0">
        <w:tc>
          <w:tcPr>
            <w:tcW w:w="2492" w:type="dxa"/>
            <w:shd w:val="clear" w:color="auto" w:fill="D0CECE"/>
          </w:tcPr>
          <w:p w:rsidR="008241FD" w:rsidRPr="00E2291F" w:rsidRDefault="008241FD" w:rsidP="002E7FE0">
            <w:pPr>
              <w:rPr>
                <w:moveTo w:id="2824" w:author="Pham Minh Tu" w:date="2019-12-27T14:07:00Z"/>
                <w:b/>
              </w:rPr>
            </w:pPr>
            <w:moveTo w:id="2825" w:author="Pham Minh Tu" w:date="2019-12-27T14:07:00Z">
              <w:r w:rsidRPr="00E2291F">
                <w:rPr>
                  <w:b/>
                </w:rPr>
                <w:t>Type</w:t>
              </w:r>
            </w:moveTo>
          </w:p>
        </w:tc>
        <w:tc>
          <w:tcPr>
            <w:tcW w:w="5816" w:type="dxa"/>
            <w:shd w:val="clear" w:color="auto" w:fill="auto"/>
          </w:tcPr>
          <w:p w:rsidR="008241FD" w:rsidRDefault="008241FD" w:rsidP="002E7FE0">
            <w:pPr>
              <w:rPr>
                <w:moveTo w:id="2826" w:author="Pham Minh Tu" w:date="2019-12-27T14:07:00Z"/>
              </w:rPr>
            </w:pPr>
            <w:moveTo w:id="2827" w:author="Pham Minh Tu" w:date="2019-12-27T14:07:00Z">
              <w:r>
                <w:t>readonly RuntimeConfiguration</w:t>
              </w:r>
            </w:moveTo>
          </w:p>
        </w:tc>
      </w:tr>
      <w:tr w:rsidR="008241FD" w:rsidTr="002E7FE0">
        <w:tc>
          <w:tcPr>
            <w:tcW w:w="2492" w:type="dxa"/>
            <w:shd w:val="clear" w:color="auto" w:fill="D0CECE"/>
          </w:tcPr>
          <w:p w:rsidR="008241FD" w:rsidRPr="00E2291F" w:rsidRDefault="008241FD" w:rsidP="002E7FE0">
            <w:pPr>
              <w:rPr>
                <w:moveTo w:id="2828" w:author="Pham Minh Tu" w:date="2019-12-27T14:07:00Z"/>
                <w:b/>
              </w:rPr>
            </w:pPr>
            <w:moveTo w:id="2829" w:author="Pham Minh Tu" w:date="2019-12-27T14:07:00Z">
              <w:r w:rsidRPr="00E2291F">
                <w:rPr>
                  <w:b/>
                </w:rPr>
                <w:t>Range</w:t>
              </w:r>
            </w:moveTo>
          </w:p>
        </w:tc>
        <w:tc>
          <w:tcPr>
            <w:tcW w:w="5816" w:type="dxa"/>
            <w:shd w:val="clear" w:color="auto" w:fill="auto"/>
          </w:tcPr>
          <w:p w:rsidR="008241FD" w:rsidRDefault="008241FD" w:rsidP="002E7FE0">
            <w:pPr>
              <w:rPr>
                <w:moveTo w:id="2830" w:author="Pham Minh Tu" w:date="2019-12-27T14:07:00Z"/>
              </w:rPr>
            </w:pPr>
            <w:moveTo w:id="2831"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2832" w:author="Pham Minh Tu" w:date="2019-12-27T14:07:00Z"/>
                <w:b/>
              </w:rPr>
            </w:pPr>
            <w:moveTo w:id="2833" w:author="Pham Minh Tu" w:date="2019-12-27T14:07:00Z">
              <w:r w:rsidRPr="00E2291F">
                <w:rPr>
                  <w:b/>
                </w:rPr>
                <w:lastRenderedPageBreak/>
                <w:t>Description</w:t>
              </w:r>
            </w:moveTo>
          </w:p>
        </w:tc>
        <w:tc>
          <w:tcPr>
            <w:tcW w:w="5816" w:type="dxa"/>
            <w:shd w:val="clear" w:color="auto" w:fill="auto"/>
            <w:vAlign w:val="center"/>
          </w:tcPr>
          <w:p w:rsidR="008241FD" w:rsidRDefault="008241FD" w:rsidP="002E7FE0">
            <w:pPr>
              <w:spacing w:afterAutospacing="1"/>
              <w:rPr>
                <w:moveTo w:id="2834" w:author="Pham Minh Tu" w:date="2019-12-27T14:07:00Z"/>
              </w:rPr>
            </w:pPr>
            <w:moveTo w:id="2835" w:author="Pham Minh Tu" w:date="2019-12-27T14:07:00Z">
              <w:r w:rsidRPr="00851B78">
                <w:t>RuntimeConfiguration instance used by ObjectFactory to get a new RuntimeConfiguration object</w:t>
              </w:r>
            </w:moveTo>
          </w:p>
        </w:tc>
      </w:tr>
    </w:tbl>
    <w:p w:rsidR="008241FD" w:rsidRDefault="008241FD" w:rsidP="008241FD">
      <w:pPr>
        <w:rPr>
          <w:moveTo w:id="2836" w:author="Pham Minh Tu" w:date="2019-12-27T14:07:00Z"/>
        </w:rPr>
      </w:pPr>
    </w:p>
    <w:p w:rsidR="008241FD" w:rsidRDefault="008241FD">
      <w:pPr>
        <w:pStyle w:val="Heading5"/>
        <w:rPr>
          <w:moveTo w:id="2837" w:author="Pham Minh Tu" w:date="2019-12-27T14:07:00Z"/>
        </w:rPr>
        <w:pPrChange w:id="2838" w:author="Pham Minh Tu" w:date="2019-12-27T14:07:00Z">
          <w:pPr>
            <w:pStyle w:val="Heading4"/>
          </w:pPr>
        </w:pPrChange>
      </w:pPr>
      <w:moveTo w:id="2839" w:author="Pham Minh Tu" w:date="2019-12-27T14:07:00Z">
        <w:r>
          <w:t>TranslationFilePath</w:t>
        </w:r>
      </w:moveTo>
    </w:p>
    <w:p w:rsidR="008241FD" w:rsidRDefault="008241FD" w:rsidP="008241FD">
      <w:pPr>
        <w:pStyle w:val="DesignID"/>
        <w:rPr>
          <w:moveTo w:id="2840" w:author="Pham Minh Tu" w:date="2019-12-27T14:07:00Z"/>
        </w:rPr>
      </w:pPr>
      <w:moveTo w:id="2841" w:author="Pham Minh Tu" w:date="2019-12-27T14:07:00Z">
        <w:r>
          <w:t>GENERIC_GDD_CLS_045_003:</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2842" w:author="Pham Minh Tu" w:date="2019-12-27T14:07:00Z"/>
                <w:b/>
              </w:rPr>
            </w:pPr>
            <w:moveTo w:id="2843" w:author="Pham Minh Tu" w:date="2019-12-27T14:07:00Z">
              <w:r w:rsidRPr="00E2291F">
                <w:rPr>
                  <w:b/>
                </w:rPr>
                <w:t>Variable Name</w:t>
              </w:r>
            </w:moveTo>
          </w:p>
        </w:tc>
        <w:tc>
          <w:tcPr>
            <w:tcW w:w="5816" w:type="dxa"/>
            <w:shd w:val="clear" w:color="auto" w:fill="auto"/>
          </w:tcPr>
          <w:p w:rsidR="008241FD" w:rsidRDefault="008241FD" w:rsidP="002E7FE0">
            <w:pPr>
              <w:rPr>
                <w:moveTo w:id="2844" w:author="Pham Minh Tu" w:date="2019-12-27T14:07:00Z"/>
              </w:rPr>
            </w:pPr>
            <w:moveTo w:id="2845" w:author="Pham Minh Tu" w:date="2019-12-27T14:07:00Z">
              <w:r>
                <w:t>TranslationFilePath</w:t>
              </w:r>
            </w:moveTo>
          </w:p>
        </w:tc>
      </w:tr>
      <w:tr w:rsidR="008241FD" w:rsidTr="002E7FE0">
        <w:tc>
          <w:tcPr>
            <w:tcW w:w="2492" w:type="dxa"/>
            <w:shd w:val="clear" w:color="auto" w:fill="D0CECE"/>
          </w:tcPr>
          <w:p w:rsidR="008241FD" w:rsidRPr="00E2291F" w:rsidRDefault="008241FD" w:rsidP="002E7FE0">
            <w:pPr>
              <w:rPr>
                <w:moveTo w:id="2846" w:author="Pham Minh Tu" w:date="2019-12-27T14:07:00Z"/>
                <w:b/>
              </w:rPr>
            </w:pPr>
            <w:moveTo w:id="2847" w:author="Pham Minh Tu" w:date="2019-12-27T14:07:00Z">
              <w:r w:rsidRPr="00E2291F">
                <w:rPr>
                  <w:b/>
                </w:rPr>
                <w:t>Type</w:t>
              </w:r>
            </w:moveTo>
          </w:p>
        </w:tc>
        <w:tc>
          <w:tcPr>
            <w:tcW w:w="5816" w:type="dxa"/>
            <w:shd w:val="clear" w:color="auto" w:fill="auto"/>
          </w:tcPr>
          <w:p w:rsidR="008241FD" w:rsidRDefault="008241FD" w:rsidP="002E7FE0">
            <w:pPr>
              <w:rPr>
                <w:moveTo w:id="2848" w:author="Pham Minh Tu" w:date="2019-12-27T14:07:00Z"/>
              </w:rPr>
            </w:pPr>
            <w:moveTo w:id="2849" w:author="Pham Minh Tu" w:date="2019-12-27T14:07:00Z">
              <w:r>
                <w:t>string</w:t>
              </w:r>
            </w:moveTo>
          </w:p>
        </w:tc>
      </w:tr>
      <w:tr w:rsidR="008241FD" w:rsidTr="002E7FE0">
        <w:tc>
          <w:tcPr>
            <w:tcW w:w="2492" w:type="dxa"/>
            <w:shd w:val="clear" w:color="auto" w:fill="D0CECE"/>
          </w:tcPr>
          <w:p w:rsidR="008241FD" w:rsidRPr="00E2291F" w:rsidRDefault="008241FD" w:rsidP="002E7FE0">
            <w:pPr>
              <w:rPr>
                <w:moveTo w:id="2850" w:author="Pham Minh Tu" w:date="2019-12-27T14:07:00Z"/>
                <w:b/>
              </w:rPr>
            </w:pPr>
            <w:moveTo w:id="2851" w:author="Pham Minh Tu" w:date="2019-12-27T14:07:00Z">
              <w:r w:rsidRPr="00E2291F">
                <w:rPr>
                  <w:b/>
                </w:rPr>
                <w:t>Range</w:t>
              </w:r>
            </w:moveTo>
          </w:p>
        </w:tc>
        <w:tc>
          <w:tcPr>
            <w:tcW w:w="5816" w:type="dxa"/>
            <w:shd w:val="clear" w:color="auto" w:fill="auto"/>
          </w:tcPr>
          <w:p w:rsidR="008241FD" w:rsidRDefault="008241FD" w:rsidP="002E7FE0">
            <w:pPr>
              <w:rPr>
                <w:moveTo w:id="2852" w:author="Pham Minh Tu" w:date="2019-12-27T14:07:00Z"/>
              </w:rPr>
            </w:pPr>
            <w:moveTo w:id="2853"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2854" w:author="Pham Minh Tu" w:date="2019-12-27T14:07:00Z"/>
                <w:b/>
              </w:rPr>
            </w:pPr>
            <w:moveTo w:id="2855" w:author="Pham Minh Tu" w:date="2019-12-27T14:07:00Z">
              <w:r w:rsidRPr="00E2291F">
                <w:rPr>
                  <w:b/>
                </w:rPr>
                <w:t>Description</w:t>
              </w:r>
            </w:moveTo>
          </w:p>
        </w:tc>
        <w:tc>
          <w:tcPr>
            <w:tcW w:w="5816" w:type="dxa"/>
            <w:shd w:val="clear" w:color="auto" w:fill="auto"/>
          </w:tcPr>
          <w:p w:rsidR="008241FD" w:rsidRDefault="008241FD" w:rsidP="002E7FE0">
            <w:pPr>
              <w:rPr>
                <w:moveTo w:id="2856" w:author="Pham Minh Tu" w:date="2019-12-27T14:07:00Z"/>
              </w:rPr>
            </w:pPr>
            <w:moveTo w:id="2857" w:author="Pham Minh Tu" w:date="2019-12-27T14:07:00Z">
              <w:r>
                <w:t xml:space="preserve">Contain path of translation file </w:t>
              </w:r>
            </w:moveTo>
          </w:p>
        </w:tc>
      </w:tr>
    </w:tbl>
    <w:p w:rsidR="008241FD" w:rsidRDefault="008241FD" w:rsidP="008241FD">
      <w:pPr>
        <w:rPr>
          <w:moveTo w:id="2858" w:author="Pham Minh Tu" w:date="2019-12-27T14:07:00Z"/>
        </w:rPr>
      </w:pPr>
    </w:p>
    <w:p w:rsidR="008241FD" w:rsidRDefault="008241FD">
      <w:pPr>
        <w:pStyle w:val="Heading5"/>
        <w:rPr>
          <w:moveTo w:id="2859" w:author="Pham Minh Tu" w:date="2019-12-27T14:07:00Z"/>
        </w:rPr>
        <w:pPrChange w:id="2860" w:author="Pham Minh Tu" w:date="2019-12-27T14:07:00Z">
          <w:pPr>
            <w:pStyle w:val="Heading4"/>
          </w:pPr>
        </w:pPrChange>
      </w:pPr>
      <w:moveTo w:id="2861" w:author="Pham Minh Tu" w:date="2019-12-27T14:07:00Z">
        <w:r>
          <w:t>CDFFilePaths</w:t>
        </w:r>
      </w:moveTo>
    </w:p>
    <w:p w:rsidR="008241FD" w:rsidRDefault="008241FD" w:rsidP="008241FD">
      <w:pPr>
        <w:pStyle w:val="DesignID"/>
        <w:rPr>
          <w:moveTo w:id="2862" w:author="Pham Minh Tu" w:date="2019-12-27T14:07:00Z"/>
        </w:rPr>
      </w:pPr>
      <w:moveTo w:id="2863" w:author="Pham Minh Tu" w:date="2019-12-27T14:07:00Z">
        <w:r>
          <w:t>GENERIC_GDD_CLS_045_004:</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2864" w:author="Pham Minh Tu" w:date="2019-12-27T14:07:00Z"/>
                <w:b/>
              </w:rPr>
            </w:pPr>
            <w:moveTo w:id="2865" w:author="Pham Minh Tu" w:date="2019-12-27T14:07:00Z">
              <w:r w:rsidRPr="00E2291F">
                <w:rPr>
                  <w:b/>
                </w:rPr>
                <w:t>Variable Name</w:t>
              </w:r>
            </w:moveTo>
          </w:p>
        </w:tc>
        <w:tc>
          <w:tcPr>
            <w:tcW w:w="5816" w:type="dxa"/>
            <w:shd w:val="clear" w:color="auto" w:fill="auto"/>
          </w:tcPr>
          <w:p w:rsidR="008241FD" w:rsidRDefault="008241FD" w:rsidP="002E7FE0">
            <w:pPr>
              <w:rPr>
                <w:moveTo w:id="2866" w:author="Pham Minh Tu" w:date="2019-12-27T14:07:00Z"/>
              </w:rPr>
            </w:pPr>
            <w:moveTo w:id="2867" w:author="Pham Minh Tu" w:date="2019-12-27T14:07:00Z">
              <w:r>
                <w:t>CDFFilePaths</w:t>
              </w:r>
            </w:moveTo>
          </w:p>
        </w:tc>
      </w:tr>
      <w:tr w:rsidR="008241FD" w:rsidTr="002E7FE0">
        <w:tc>
          <w:tcPr>
            <w:tcW w:w="2492" w:type="dxa"/>
            <w:shd w:val="clear" w:color="auto" w:fill="D0CECE"/>
          </w:tcPr>
          <w:p w:rsidR="008241FD" w:rsidRPr="00E2291F" w:rsidRDefault="008241FD" w:rsidP="002E7FE0">
            <w:pPr>
              <w:rPr>
                <w:moveTo w:id="2868" w:author="Pham Minh Tu" w:date="2019-12-27T14:07:00Z"/>
                <w:b/>
              </w:rPr>
            </w:pPr>
            <w:moveTo w:id="2869" w:author="Pham Minh Tu" w:date="2019-12-27T14:07:00Z">
              <w:r w:rsidRPr="00E2291F">
                <w:rPr>
                  <w:b/>
                </w:rPr>
                <w:t>Type</w:t>
              </w:r>
            </w:moveTo>
          </w:p>
        </w:tc>
        <w:tc>
          <w:tcPr>
            <w:tcW w:w="5816" w:type="dxa"/>
            <w:shd w:val="clear" w:color="auto" w:fill="auto"/>
          </w:tcPr>
          <w:p w:rsidR="008241FD" w:rsidRDefault="008241FD" w:rsidP="002E7FE0">
            <w:pPr>
              <w:rPr>
                <w:moveTo w:id="2870" w:author="Pham Minh Tu" w:date="2019-12-27T14:07:00Z"/>
              </w:rPr>
            </w:pPr>
            <w:moveTo w:id="2871" w:author="Pham Minh Tu" w:date="2019-12-27T14:07:00Z">
              <w:r>
                <w:t>List&lt; string &gt;</w:t>
              </w:r>
            </w:moveTo>
          </w:p>
        </w:tc>
      </w:tr>
      <w:tr w:rsidR="008241FD" w:rsidTr="002E7FE0">
        <w:tc>
          <w:tcPr>
            <w:tcW w:w="2492" w:type="dxa"/>
            <w:shd w:val="clear" w:color="auto" w:fill="D0CECE"/>
          </w:tcPr>
          <w:p w:rsidR="008241FD" w:rsidRPr="00E2291F" w:rsidRDefault="008241FD" w:rsidP="002E7FE0">
            <w:pPr>
              <w:rPr>
                <w:moveTo w:id="2872" w:author="Pham Minh Tu" w:date="2019-12-27T14:07:00Z"/>
                <w:b/>
              </w:rPr>
            </w:pPr>
            <w:moveTo w:id="2873" w:author="Pham Minh Tu" w:date="2019-12-27T14:07:00Z">
              <w:r w:rsidRPr="00E2291F">
                <w:rPr>
                  <w:b/>
                </w:rPr>
                <w:t>Range</w:t>
              </w:r>
            </w:moveTo>
          </w:p>
        </w:tc>
        <w:tc>
          <w:tcPr>
            <w:tcW w:w="5816" w:type="dxa"/>
            <w:shd w:val="clear" w:color="auto" w:fill="auto"/>
          </w:tcPr>
          <w:p w:rsidR="008241FD" w:rsidRDefault="008241FD" w:rsidP="002E7FE0">
            <w:pPr>
              <w:rPr>
                <w:moveTo w:id="2874" w:author="Pham Minh Tu" w:date="2019-12-27T14:07:00Z"/>
              </w:rPr>
            </w:pPr>
            <w:moveTo w:id="2875"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2876" w:author="Pham Minh Tu" w:date="2019-12-27T14:07:00Z"/>
                <w:b/>
              </w:rPr>
            </w:pPr>
            <w:moveTo w:id="2877" w:author="Pham Minh Tu" w:date="2019-12-27T14:07:00Z">
              <w:r w:rsidRPr="00E2291F">
                <w:rPr>
                  <w:b/>
                </w:rPr>
                <w:t>Description</w:t>
              </w:r>
            </w:moveTo>
          </w:p>
        </w:tc>
        <w:tc>
          <w:tcPr>
            <w:tcW w:w="5816" w:type="dxa"/>
            <w:shd w:val="clear" w:color="auto" w:fill="auto"/>
          </w:tcPr>
          <w:p w:rsidR="008241FD" w:rsidRDefault="008241FD" w:rsidP="002E7FE0">
            <w:pPr>
              <w:rPr>
                <w:moveTo w:id="2878" w:author="Pham Minh Tu" w:date="2019-12-27T14:07:00Z"/>
              </w:rPr>
            </w:pPr>
            <w:moveTo w:id="2879" w:author="Pham Minh Tu" w:date="2019-12-27T14:07:00Z">
              <w:r>
                <w:t xml:space="preserve">Contain path of CDF files </w:t>
              </w:r>
            </w:moveTo>
          </w:p>
        </w:tc>
      </w:tr>
    </w:tbl>
    <w:p w:rsidR="008241FD" w:rsidRDefault="008241FD" w:rsidP="008241FD">
      <w:pPr>
        <w:rPr>
          <w:moveTo w:id="2880" w:author="Pham Minh Tu" w:date="2019-12-27T14:07:00Z"/>
        </w:rPr>
      </w:pPr>
    </w:p>
    <w:p w:rsidR="008241FD" w:rsidRDefault="008241FD">
      <w:pPr>
        <w:pStyle w:val="Heading5"/>
        <w:rPr>
          <w:moveTo w:id="2881" w:author="Pham Minh Tu" w:date="2019-12-27T14:07:00Z"/>
        </w:rPr>
        <w:pPrChange w:id="2882" w:author="Pham Minh Tu" w:date="2019-12-27T14:07:00Z">
          <w:pPr>
            <w:pStyle w:val="Heading4"/>
          </w:pPr>
        </w:pPrChange>
      </w:pPr>
      <w:moveTo w:id="2883" w:author="Pham Minh Tu" w:date="2019-12-27T14:07:00Z">
        <w:r>
          <w:t>Module</w:t>
        </w:r>
      </w:moveTo>
    </w:p>
    <w:p w:rsidR="008241FD" w:rsidRDefault="008241FD" w:rsidP="008241FD">
      <w:pPr>
        <w:pStyle w:val="DesignID"/>
        <w:rPr>
          <w:moveTo w:id="2884" w:author="Pham Minh Tu" w:date="2019-12-27T14:07:00Z"/>
        </w:rPr>
      </w:pPr>
      <w:moveTo w:id="2885" w:author="Pham Minh Tu" w:date="2019-12-27T14:07:00Z">
        <w:r>
          <w:t>GENERIC_GDD_CLS_045_005:</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2886" w:author="Pham Minh Tu" w:date="2019-12-27T14:07:00Z"/>
                <w:b/>
              </w:rPr>
            </w:pPr>
            <w:moveTo w:id="2887" w:author="Pham Minh Tu" w:date="2019-12-27T14:07:00Z">
              <w:r w:rsidRPr="00E2291F">
                <w:rPr>
                  <w:b/>
                </w:rPr>
                <w:t>Variable Name</w:t>
              </w:r>
            </w:moveTo>
          </w:p>
        </w:tc>
        <w:tc>
          <w:tcPr>
            <w:tcW w:w="5816" w:type="dxa"/>
            <w:shd w:val="clear" w:color="auto" w:fill="auto"/>
          </w:tcPr>
          <w:p w:rsidR="008241FD" w:rsidRDefault="008241FD" w:rsidP="002E7FE0">
            <w:pPr>
              <w:rPr>
                <w:moveTo w:id="2888" w:author="Pham Minh Tu" w:date="2019-12-27T14:07:00Z"/>
              </w:rPr>
            </w:pPr>
            <w:moveTo w:id="2889" w:author="Pham Minh Tu" w:date="2019-12-27T14:07:00Z">
              <w:r>
                <w:t>Module</w:t>
              </w:r>
            </w:moveTo>
          </w:p>
        </w:tc>
      </w:tr>
      <w:tr w:rsidR="008241FD" w:rsidTr="002E7FE0">
        <w:tc>
          <w:tcPr>
            <w:tcW w:w="2492" w:type="dxa"/>
            <w:shd w:val="clear" w:color="auto" w:fill="D0CECE"/>
          </w:tcPr>
          <w:p w:rsidR="008241FD" w:rsidRPr="00E2291F" w:rsidRDefault="008241FD" w:rsidP="002E7FE0">
            <w:pPr>
              <w:rPr>
                <w:moveTo w:id="2890" w:author="Pham Minh Tu" w:date="2019-12-27T14:07:00Z"/>
                <w:b/>
              </w:rPr>
            </w:pPr>
            <w:moveTo w:id="2891" w:author="Pham Minh Tu" w:date="2019-12-27T14:07:00Z">
              <w:r w:rsidRPr="00E2291F">
                <w:rPr>
                  <w:b/>
                </w:rPr>
                <w:t>Type</w:t>
              </w:r>
            </w:moveTo>
          </w:p>
        </w:tc>
        <w:tc>
          <w:tcPr>
            <w:tcW w:w="5816" w:type="dxa"/>
            <w:shd w:val="clear" w:color="auto" w:fill="auto"/>
          </w:tcPr>
          <w:p w:rsidR="008241FD" w:rsidRDefault="008241FD" w:rsidP="002E7FE0">
            <w:pPr>
              <w:rPr>
                <w:moveTo w:id="2892" w:author="Pham Minh Tu" w:date="2019-12-27T14:07:00Z"/>
              </w:rPr>
            </w:pPr>
            <w:moveTo w:id="2893" w:author="Pham Minh Tu" w:date="2019-12-27T14:07:00Z">
              <w:r>
                <w:t>string</w:t>
              </w:r>
            </w:moveTo>
          </w:p>
        </w:tc>
      </w:tr>
      <w:tr w:rsidR="008241FD" w:rsidTr="002E7FE0">
        <w:tc>
          <w:tcPr>
            <w:tcW w:w="2492" w:type="dxa"/>
            <w:shd w:val="clear" w:color="auto" w:fill="D0CECE"/>
          </w:tcPr>
          <w:p w:rsidR="008241FD" w:rsidRPr="00E2291F" w:rsidRDefault="008241FD" w:rsidP="002E7FE0">
            <w:pPr>
              <w:rPr>
                <w:moveTo w:id="2894" w:author="Pham Minh Tu" w:date="2019-12-27T14:07:00Z"/>
                <w:b/>
              </w:rPr>
            </w:pPr>
            <w:moveTo w:id="2895" w:author="Pham Minh Tu" w:date="2019-12-27T14:07:00Z">
              <w:r w:rsidRPr="00E2291F">
                <w:rPr>
                  <w:b/>
                </w:rPr>
                <w:t>Range</w:t>
              </w:r>
            </w:moveTo>
          </w:p>
        </w:tc>
        <w:tc>
          <w:tcPr>
            <w:tcW w:w="5816" w:type="dxa"/>
            <w:shd w:val="clear" w:color="auto" w:fill="auto"/>
          </w:tcPr>
          <w:p w:rsidR="008241FD" w:rsidRDefault="008241FD" w:rsidP="002E7FE0">
            <w:pPr>
              <w:rPr>
                <w:moveTo w:id="2896" w:author="Pham Minh Tu" w:date="2019-12-27T14:07:00Z"/>
              </w:rPr>
            </w:pPr>
            <w:moveTo w:id="2897"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2898" w:author="Pham Minh Tu" w:date="2019-12-27T14:07:00Z"/>
                <w:b/>
              </w:rPr>
            </w:pPr>
            <w:moveTo w:id="2899" w:author="Pham Minh Tu" w:date="2019-12-27T14:07:00Z">
              <w:r w:rsidRPr="00E2291F">
                <w:rPr>
                  <w:b/>
                </w:rPr>
                <w:t>Description</w:t>
              </w:r>
            </w:moveTo>
          </w:p>
        </w:tc>
        <w:tc>
          <w:tcPr>
            <w:tcW w:w="5816" w:type="dxa"/>
            <w:shd w:val="clear" w:color="auto" w:fill="auto"/>
          </w:tcPr>
          <w:p w:rsidR="008241FD" w:rsidRDefault="008241FD" w:rsidP="002E7FE0">
            <w:pPr>
              <w:rPr>
                <w:moveTo w:id="2900" w:author="Pham Minh Tu" w:date="2019-12-27T14:07:00Z"/>
              </w:rPr>
            </w:pPr>
            <w:moveTo w:id="2901" w:author="Pham Minh Tu" w:date="2019-12-27T14:07:00Z">
              <w:r>
                <w:t xml:space="preserve">Contain module name that input from command line or xml config file </w:t>
              </w:r>
            </w:moveTo>
          </w:p>
        </w:tc>
      </w:tr>
    </w:tbl>
    <w:p w:rsidR="008241FD" w:rsidRDefault="008241FD" w:rsidP="008241FD">
      <w:pPr>
        <w:rPr>
          <w:moveTo w:id="2902" w:author="Pham Minh Tu" w:date="2019-12-27T14:07:00Z"/>
        </w:rPr>
      </w:pPr>
    </w:p>
    <w:p w:rsidR="008241FD" w:rsidRDefault="008241FD">
      <w:pPr>
        <w:pStyle w:val="Heading5"/>
        <w:rPr>
          <w:moveTo w:id="2903" w:author="Pham Minh Tu" w:date="2019-12-27T14:07:00Z"/>
        </w:rPr>
        <w:pPrChange w:id="2904" w:author="Pham Minh Tu" w:date="2019-12-27T14:07:00Z">
          <w:pPr>
            <w:pStyle w:val="Heading4"/>
          </w:pPr>
        </w:pPrChange>
      </w:pPr>
      <w:moveTo w:id="2905" w:author="Pham Minh Tu" w:date="2019-12-27T14:07:00Z">
        <w:r>
          <w:t>ConfigFilePath</w:t>
        </w:r>
      </w:moveTo>
    </w:p>
    <w:p w:rsidR="008241FD" w:rsidRDefault="008241FD" w:rsidP="008241FD">
      <w:pPr>
        <w:pStyle w:val="DesignID"/>
        <w:rPr>
          <w:moveTo w:id="2906" w:author="Pham Minh Tu" w:date="2019-12-27T14:07:00Z"/>
        </w:rPr>
      </w:pPr>
      <w:moveTo w:id="2907" w:author="Pham Minh Tu" w:date="2019-12-27T14:07:00Z">
        <w:r>
          <w:t>GENERIC_GDD_CLS_045_006:</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2908" w:author="Pham Minh Tu" w:date="2019-12-27T14:07:00Z"/>
                <w:b/>
              </w:rPr>
            </w:pPr>
            <w:moveTo w:id="2909" w:author="Pham Minh Tu" w:date="2019-12-27T14:07:00Z">
              <w:r w:rsidRPr="00E2291F">
                <w:rPr>
                  <w:b/>
                </w:rPr>
                <w:t>Variable Name</w:t>
              </w:r>
            </w:moveTo>
          </w:p>
        </w:tc>
        <w:tc>
          <w:tcPr>
            <w:tcW w:w="5816" w:type="dxa"/>
            <w:shd w:val="clear" w:color="auto" w:fill="auto"/>
          </w:tcPr>
          <w:p w:rsidR="008241FD" w:rsidRDefault="008241FD" w:rsidP="002E7FE0">
            <w:pPr>
              <w:rPr>
                <w:moveTo w:id="2910" w:author="Pham Minh Tu" w:date="2019-12-27T14:07:00Z"/>
              </w:rPr>
            </w:pPr>
            <w:moveTo w:id="2911" w:author="Pham Minh Tu" w:date="2019-12-27T14:07:00Z">
              <w:r>
                <w:t>ConfigFilePath</w:t>
              </w:r>
            </w:moveTo>
          </w:p>
        </w:tc>
      </w:tr>
      <w:tr w:rsidR="008241FD" w:rsidTr="002E7FE0">
        <w:tc>
          <w:tcPr>
            <w:tcW w:w="2492" w:type="dxa"/>
            <w:shd w:val="clear" w:color="auto" w:fill="D0CECE"/>
          </w:tcPr>
          <w:p w:rsidR="008241FD" w:rsidRPr="00E2291F" w:rsidRDefault="008241FD" w:rsidP="002E7FE0">
            <w:pPr>
              <w:rPr>
                <w:moveTo w:id="2912" w:author="Pham Minh Tu" w:date="2019-12-27T14:07:00Z"/>
                <w:b/>
              </w:rPr>
            </w:pPr>
            <w:moveTo w:id="2913" w:author="Pham Minh Tu" w:date="2019-12-27T14:07:00Z">
              <w:r w:rsidRPr="00E2291F">
                <w:rPr>
                  <w:b/>
                </w:rPr>
                <w:t>Type</w:t>
              </w:r>
            </w:moveTo>
          </w:p>
        </w:tc>
        <w:tc>
          <w:tcPr>
            <w:tcW w:w="5816" w:type="dxa"/>
            <w:shd w:val="clear" w:color="auto" w:fill="auto"/>
          </w:tcPr>
          <w:p w:rsidR="008241FD" w:rsidRDefault="008241FD" w:rsidP="002E7FE0">
            <w:pPr>
              <w:rPr>
                <w:moveTo w:id="2914" w:author="Pham Minh Tu" w:date="2019-12-27T14:07:00Z"/>
              </w:rPr>
            </w:pPr>
            <w:moveTo w:id="2915" w:author="Pham Minh Tu" w:date="2019-12-27T14:07:00Z">
              <w:r>
                <w:t>string</w:t>
              </w:r>
            </w:moveTo>
          </w:p>
        </w:tc>
      </w:tr>
      <w:tr w:rsidR="008241FD" w:rsidTr="002E7FE0">
        <w:tc>
          <w:tcPr>
            <w:tcW w:w="2492" w:type="dxa"/>
            <w:shd w:val="clear" w:color="auto" w:fill="D0CECE"/>
          </w:tcPr>
          <w:p w:rsidR="008241FD" w:rsidRPr="00E2291F" w:rsidRDefault="008241FD" w:rsidP="002E7FE0">
            <w:pPr>
              <w:rPr>
                <w:moveTo w:id="2916" w:author="Pham Minh Tu" w:date="2019-12-27T14:07:00Z"/>
                <w:b/>
              </w:rPr>
            </w:pPr>
            <w:moveTo w:id="2917" w:author="Pham Minh Tu" w:date="2019-12-27T14:07:00Z">
              <w:r w:rsidRPr="00E2291F">
                <w:rPr>
                  <w:b/>
                </w:rPr>
                <w:t>Range</w:t>
              </w:r>
            </w:moveTo>
          </w:p>
        </w:tc>
        <w:tc>
          <w:tcPr>
            <w:tcW w:w="5816" w:type="dxa"/>
            <w:shd w:val="clear" w:color="auto" w:fill="auto"/>
          </w:tcPr>
          <w:p w:rsidR="008241FD" w:rsidRDefault="008241FD" w:rsidP="002E7FE0">
            <w:pPr>
              <w:rPr>
                <w:moveTo w:id="2918" w:author="Pham Minh Tu" w:date="2019-12-27T14:07:00Z"/>
              </w:rPr>
            </w:pPr>
            <w:moveTo w:id="2919"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2920" w:author="Pham Minh Tu" w:date="2019-12-27T14:07:00Z"/>
                <w:b/>
              </w:rPr>
            </w:pPr>
            <w:moveTo w:id="2921" w:author="Pham Minh Tu" w:date="2019-12-27T14:07:00Z">
              <w:r w:rsidRPr="00E2291F">
                <w:rPr>
                  <w:b/>
                </w:rPr>
                <w:t>Description</w:t>
              </w:r>
            </w:moveTo>
          </w:p>
        </w:tc>
        <w:tc>
          <w:tcPr>
            <w:tcW w:w="5816" w:type="dxa"/>
            <w:shd w:val="clear" w:color="auto" w:fill="auto"/>
          </w:tcPr>
          <w:p w:rsidR="008241FD" w:rsidRDefault="008241FD" w:rsidP="002E7FE0">
            <w:pPr>
              <w:rPr>
                <w:moveTo w:id="2922" w:author="Pham Minh Tu" w:date="2019-12-27T14:07:00Z"/>
              </w:rPr>
            </w:pPr>
            <w:moveTo w:id="2923" w:author="Pham Minh Tu" w:date="2019-12-27T14:07:00Z">
              <w:r>
                <w:t xml:space="preserve">Contain value of option -c/-configfile that input from command line or xml config file </w:t>
              </w:r>
            </w:moveTo>
          </w:p>
        </w:tc>
      </w:tr>
    </w:tbl>
    <w:p w:rsidR="008241FD" w:rsidRDefault="008241FD" w:rsidP="008241FD">
      <w:pPr>
        <w:rPr>
          <w:moveTo w:id="2924" w:author="Pham Minh Tu" w:date="2019-12-27T14:07:00Z"/>
        </w:rPr>
      </w:pPr>
    </w:p>
    <w:p w:rsidR="008241FD" w:rsidRDefault="008241FD">
      <w:pPr>
        <w:pStyle w:val="Heading5"/>
        <w:rPr>
          <w:moveTo w:id="2925" w:author="Pham Minh Tu" w:date="2019-12-27T14:07:00Z"/>
        </w:rPr>
        <w:pPrChange w:id="2926" w:author="Pham Minh Tu" w:date="2019-12-27T14:07:00Z">
          <w:pPr>
            <w:pStyle w:val="Heading4"/>
          </w:pPr>
        </w:pPrChange>
      </w:pPr>
      <w:moveTo w:id="2927" w:author="Pham Minh Tu" w:date="2019-12-27T14:07:00Z">
        <w:r>
          <w:lastRenderedPageBreak/>
          <w:t>PrintHelp</w:t>
        </w:r>
      </w:moveTo>
    </w:p>
    <w:p w:rsidR="008241FD" w:rsidRDefault="008241FD" w:rsidP="008241FD">
      <w:pPr>
        <w:pStyle w:val="DesignID"/>
        <w:rPr>
          <w:moveTo w:id="2928" w:author="Pham Minh Tu" w:date="2019-12-27T14:07:00Z"/>
        </w:rPr>
      </w:pPr>
      <w:moveTo w:id="2929" w:author="Pham Minh Tu" w:date="2019-12-27T14:07:00Z">
        <w:r>
          <w:t>GENERIC_GDD_CLS_045_007:</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2930" w:author="Pham Minh Tu" w:date="2019-12-27T14:07:00Z"/>
                <w:b/>
              </w:rPr>
            </w:pPr>
            <w:moveTo w:id="2931" w:author="Pham Minh Tu" w:date="2019-12-27T14:07:00Z">
              <w:r w:rsidRPr="00E2291F">
                <w:rPr>
                  <w:b/>
                </w:rPr>
                <w:t>Variable Name</w:t>
              </w:r>
            </w:moveTo>
          </w:p>
        </w:tc>
        <w:tc>
          <w:tcPr>
            <w:tcW w:w="5816" w:type="dxa"/>
            <w:shd w:val="clear" w:color="auto" w:fill="auto"/>
          </w:tcPr>
          <w:p w:rsidR="008241FD" w:rsidRDefault="008241FD" w:rsidP="002E7FE0">
            <w:pPr>
              <w:rPr>
                <w:moveTo w:id="2932" w:author="Pham Minh Tu" w:date="2019-12-27T14:07:00Z"/>
              </w:rPr>
            </w:pPr>
            <w:moveTo w:id="2933" w:author="Pham Minh Tu" w:date="2019-12-27T14:07:00Z">
              <w:r>
                <w:t>PrintHelp</w:t>
              </w:r>
            </w:moveTo>
          </w:p>
        </w:tc>
      </w:tr>
      <w:tr w:rsidR="008241FD" w:rsidTr="002E7FE0">
        <w:tc>
          <w:tcPr>
            <w:tcW w:w="2492" w:type="dxa"/>
            <w:shd w:val="clear" w:color="auto" w:fill="D0CECE"/>
          </w:tcPr>
          <w:p w:rsidR="008241FD" w:rsidRPr="00E2291F" w:rsidRDefault="008241FD" w:rsidP="002E7FE0">
            <w:pPr>
              <w:rPr>
                <w:moveTo w:id="2934" w:author="Pham Minh Tu" w:date="2019-12-27T14:07:00Z"/>
                <w:b/>
              </w:rPr>
            </w:pPr>
            <w:moveTo w:id="2935" w:author="Pham Minh Tu" w:date="2019-12-27T14:07:00Z">
              <w:r w:rsidRPr="00E2291F">
                <w:rPr>
                  <w:b/>
                </w:rPr>
                <w:t>Type</w:t>
              </w:r>
            </w:moveTo>
          </w:p>
        </w:tc>
        <w:tc>
          <w:tcPr>
            <w:tcW w:w="5816" w:type="dxa"/>
            <w:shd w:val="clear" w:color="auto" w:fill="auto"/>
          </w:tcPr>
          <w:p w:rsidR="008241FD" w:rsidRDefault="008241FD" w:rsidP="002E7FE0">
            <w:pPr>
              <w:rPr>
                <w:moveTo w:id="2936" w:author="Pham Minh Tu" w:date="2019-12-27T14:07:00Z"/>
              </w:rPr>
            </w:pPr>
            <w:moveTo w:id="2937" w:author="Pham Minh Tu" w:date="2019-12-27T14:07:00Z">
              <w:r>
                <w:t>bool</w:t>
              </w:r>
            </w:moveTo>
          </w:p>
        </w:tc>
      </w:tr>
      <w:tr w:rsidR="008241FD" w:rsidTr="002E7FE0">
        <w:tc>
          <w:tcPr>
            <w:tcW w:w="2492" w:type="dxa"/>
            <w:shd w:val="clear" w:color="auto" w:fill="D0CECE"/>
          </w:tcPr>
          <w:p w:rsidR="008241FD" w:rsidRPr="00E2291F" w:rsidRDefault="008241FD" w:rsidP="002E7FE0">
            <w:pPr>
              <w:rPr>
                <w:moveTo w:id="2938" w:author="Pham Minh Tu" w:date="2019-12-27T14:07:00Z"/>
                <w:b/>
              </w:rPr>
            </w:pPr>
            <w:moveTo w:id="2939" w:author="Pham Minh Tu" w:date="2019-12-27T14:07:00Z">
              <w:r w:rsidRPr="00E2291F">
                <w:rPr>
                  <w:b/>
                </w:rPr>
                <w:t>Range</w:t>
              </w:r>
            </w:moveTo>
          </w:p>
        </w:tc>
        <w:tc>
          <w:tcPr>
            <w:tcW w:w="5816" w:type="dxa"/>
            <w:shd w:val="clear" w:color="auto" w:fill="auto"/>
          </w:tcPr>
          <w:p w:rsidR="008241FD" w:rsidRDefault="008241FD" w:rsidP="002E7FE0">
            <w:pPr>
              <w:rPr>
                <w:moveTo w:id="2940" w:author="Pham Minh Tu" w:date="2019-12-27T14:07:00Z"/>
              </w:rPr>
            </w:pPr>
            <w:moveTo w:id="2941"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2942" w:author="Pham Minh Tu" w:date="2019-12-27T14:07:00Z"/>
                <w:b/>
              </w:rPr>
            </w:pPr>
            <w:moveTo w:id="2943" w:author="Pham Minh Tu" w:date="2019-12-27T14:07:00Z">
              <w:r w:rsidRPr="00E2291F">
                <w:rPr>
                  <w:b/>
                </w:rPr>
                <w:t>Description</w:t>
              </w:r>
            </w:moveTo>
          </w:p>
        </w:tc>
        <w:tc>
          <w:tcPr>
            <w:tcW w:w="5816" w:type="dxa"/>
            <w:shd w:val="clear" w:color="auto" w:fill="auto"/>
          </w:tcPr>
          <w:p w:rsidR="008241FD" w:rsidRDefault="008241FD" w:rsidP="002E7FE0">
            <w:pPr>
              <w:rPr>
                <w:moveTo w:id="2944" w:author="Pham Minh Tu" w:date="2019-12-27T14:07:00Z"/>
              </w:rPr>
            </w:pPr>
            <w:moveTo w:id="2945" w:author="Pham Minh Tu" w:date="2019-12-27T14:07:00Z">
              <w:r>
                <w:t xml:space="preserve">Contain value of option -h/-help that input from command line or xml config file </w:t>
              </w:r>
            </w:moveTo>
          </w:p>
        </w:tc>
      </w:tr>
    </w:tbl>
    <w:p w:rsidR="008241FD" w:rsidRDefault="008241FD" w:rsidP="008241FD">
      <w:pPr>
        <w:rPr>
          <w:moveTo w:id="2946" w:author="Pham Minh Tu" w:date="2019-12-27T14:07:00Z"/>
        </w:rPr>
      </w:pPr>
    </w:p>
    <w:p w:rsidR="008241FD" w:rsidRDefault="008241FD">
      <w:pPr>
        <w:pStyle w:val="Heading5"/>
        <w:rPr>
          <w:moveTo w:id="2947" w:author="Pham Minh Tu" w:date="2019-12-27T14:07:00Z"/>
        </w:rPr>
        <w:pPrChange w:id="2948" w:author="Pham Minh Tu" w:date="2019-12-27T14:07:00Z">
          <w:pPr>
            <w:pStyle w:val="Heading4"/>
          </w:pPr>
        </w:pPrChange>
      </w:pPr>
      <w:moveTo w:id="2949" w:author="Pham Minh Tu" w:date="2019-12-27T14:07:00Z">
        <w:r>
          <w:t>SrcOutputDirectory</w:t>
        </w:r>
      </w:moveTo>
    </w:p>
    <w:p w:rsidR="008241FD" w:rsidRDefault="008241FD" w:rsidP="008241FD">
      <w:pPr>
        <w:pStyle w:val="DesignID"/>
        <w:rPr>
          <w:moveTo w:id="2950" w:author="Pham Minh Tu" w:date="2019-12-27T14:07:00Z"/>
        </w:rPr>
      </w:pPr>
      <w:moveTo w:id="2951" w:author="Pham Minh Tu" w:date="2019-12-27T14:07:00Z">
        <w:r>
          <w:t>GENERIC_GDD_CLS_045_008:</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2952" w:author="Pham Minh Tu" w:date="2019-12-27T14:07:00Z"/>
                <w:b/>
              </w:rPr>
            </w:pPr>
            <w:moveTo w:id="2953" w:author="Pham Minh Tu" w:date="2019-12-27T14:07:00Z">
              <w:r w:rsidRPr="00E2291F">
                <w:rPr>
                  <w:b/>
                </w:rPr>
                <w:t>Variable Name</w:t>
              </w:r>
            </w:moveTo>
          </w:p>
        </w:tc>
        <w:tc>
          <w:tcPr>
            <w:tcW w:w="5816" w:type="dxa"/>
            <w:shd w:val="clear" w:color="auto" w:fill="auto"/>
          </w:tcPr>
          <w:p w:rsidR="008241FD" w:rsidRDefault="008241FD" w:rsidP="002E7FE0">
            <w:pPr>
              <w:rPr>
                <w:moveTo w:id="2954" w:author="Pham Minh Tu" w:date="2019-12-27T14:07:00Z"/>
              </w:rPr>
            </w:pPr>
            <w:moveTo w:id="2955" w:author="Pham Minh Tu" w:date="2019-12-27T14:07:00Z">
              <w:r>
                <w:t>SrcOutputDirectory</w:t>
              </w:r>
            </w:moveTo>
          </w:p>
        </w:tc>
      </w:tr>
      <w:tr w:rsidR="008241FD" w:rsidTr="002E7FE0">
        <w:tc>
          <w:tcPr>
            <w:tcW w:w="2492" w:type="dxa"/>
            <w:shd w:val="clear" w:color="auto" w:fill="D0CECE"/>
          </w:tcPr>
          <w:p w:rsidR="008241FD" w:rsidRPr="00E2291F" w:rsidRDefault="008241FD" w:rsidP="002E7FE0">
            <w:pPr>
              <w:rPr>
                <w:moveTo w:id="2956" w:author="Pham Minh Tu" w:date="2019-12-27T14:07:00Z"/>
                <w:b/>
              </w:rPr>
            </w:pPr>
            <w:moveTo w:id="2957" w:author="Pham Minh Tu" w:date="2019-12-27T14:07:00Z">
              <w:r w:rsidRPr="00E2291F">
                <w:rPr>
                  <w:b/>
                </w:rPr>
                <w:t>Type</w:t>
              </w:r>
            </w:moveTo>
          </w:p>
        </w:tc>
        <w:tc>
          <w:tcPr>
            <w:tcW w:w="5816" w:type="dxa"/>
            <w:shd w:val="clear" w:color="auto" w:fill="auto"/>
          </w:tcPr>
          <w:p w:rsidR="008241FD" w:rsidRDefault="008241FD" w:rsidP="002E7FE0">
            <w:pPr>
              <w:rPr>
                <w:moveTo w:id="2958" w:author="Pham Minh Tu" w:date="2019-12-27T14:07:00Z"/>
              </w:rPr>
            </w:pPr>
            <w:moveTo w:id="2959" w:author="Pham Minh Tu" w:date="2019-12-27T14:07:00Z">
              <w:r>
                <w:t>string</w:t>
              </w:r>
            </w:moveTo>
          </w:p>
        </w:tc>
      </w:tr>
      <w:tr w:rsidR="008241FD" w:rsidTr="002E7FE0">
        <w:tc>
          <w:tcPr>
            <w:tcW w:w="2492" w:type="dxa"/>
            <w:shd w:val="clear" w:color="auto" w:fill="D0CECE"/>
          </w:tcPr>
          <w:p w:rsidR="008241FD" w:rsidRPr="00E2291F" w:rsidRDefault="008241FD" w:rsidP="002E7FE0">
            <w:pPr>
              <w:rPr>
                <w:moveTo w:id="2960" w:author="Pham Minh Tu" w:date="2019-12-27T14:07:00Z"/>
                <w:b/>
              </w:rPr>
            </w:pPr>
            <w:moveTo w:id="2961" w:author="Pham Minh Tu" w:date="2019-12-27T14:07:00Z">
              <w:r w:rsidRPr="00E2291F">
                <w:rPr>
                  <w:b/>
                </w:rPr>
                <w:t>Range</w:t>
              </w:r>
            </w:moveTo>
          </w:p>
        </w:tc>
        <w:tc>
          <w:tcPr>
            <w:tcW w:w="5816" w:type="dxa"/>
            <w:shd w:val="clear" w:color="auto" w:fill="auto"/>
          </w:tcPr>
          <w:p w:rsidR="008241FD" w:rsidRDefault="008241FD" w:rsidP="002E7FE0">
            <w:pPr>
              <w:rPr>
                <w:moveTo w:id="2962" w:author="Pham Minh Tu" w:date="2019-12-27T14:07:00Z"/>
              </w:rPr>
            </w:pPr>
            <w:moveTo w:id="2963"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2964" w:author="Pham Minh Tu" w:date="2019-12-27T14:07:00Z"/>
                <w:b/>
              </w:rPr>
            </w:pPr>
            <w:moveTo w:id="2965" w:author="Pham Minh Tu" w:date="2019-12-27T14:07:00Z">
              <w:r w:rsidRPr="00E2291F">
                <w:rPr>
                  <w:b/>
                </w:rPr>
                <w:t>Description</w:t>
              </w:r>
            </w:moveTo>
          </w:p>
        </w:tc>
        <w:tc>
          <w:tcPr>
            <w:tcW w:w="5816" w:type="dxa"/>
            <w:shd w:val="clear" w:color="auto" w:fill="auto"/>
          </w:tcPr>
          <w:p w:rsidR="008241FD" w:rsidRDefault="008241FD" w:rsidP="002E7FE0">
            <w:pPr>
              <w:rPr>
                <w:moveTo w:id="2966" w:author="Pham Minh Tu" w:date="2019-12-27T14:07:00Z"/>
              </w:rPr>
            </w:pPr>
            <w:moveTo w:id="2967" w:author="Pham Minh Tu" w:date="2019-12-27T14:07:00Z">
              <w:r>
                <w:t xml:space="preserve">Contain value of option -osrc that input from command line or xml config file </w:t>
              </w:r>
            </w:moveTo>
          </w:p>
        </w:tc>
      </w:tr>
    </w:tbl>
    <w:p w:rsidR="008241FD" w:rsidRDefault="008241FD" w:rsidP="008241FD">
      <w:pPr>
        <w:rPr>
          <w:moveTo w:id="2968" w:author="Pham Minh Tu" w:date="2019-12-27T14:07:00Z"/>
        </w:rPr>
      </w:pPr>
    </w:p>
    <w:p w:rsidR="008241FD" w:rsidRDefault="008241FD" w:rsidP="008241FD">
      <w:pPr>
        <w:rPr>
          <w:moveTo w:id="2969" w:author="Pham Minh Tu" w:date="2019-12-27T14:07:00Z"/>
        </w:rPr>
      </w:pPr>
      <w:moveTo w:id="2970" w:author="Pham Minh Tu" w:date="2019-12-27T14:07:00Z">
        <w:r>
          <w:t xml:space="preserve">{Ref: </w:t>
        </w:r>
        <w:r w:rsidRPr="001C6A09">
          <w:rPr>
            <w:rFonts w:cs="Arial"/>
            <w:szCs w:val="20"/>
          </w:rPr>
          <w:t>GENERIC_TFD_</w:t>
        </w:r>
        <w:del w:id="2971" w:author="Pham Minh Tu" w:date="2020-01-03T14:49:00Z">
          <w:r w:rsidRPr="001C6A09" w:rsidDel="00C311A1">
            <w:rPr>
              <w:rFonts w:cs="Arial"/>
              <w:szCs w:val="20"/>
            </w:rPr>
            <w:delText>X1x</w:delText>
          </w:r>
        </w:del>
      </w:moveTo>
      <w:ins w:id="2972" w:author="Pham Minh Tu" w:date="2020-01-03T14:49:00Z">
        <w:r w:rsidR="00C311A1">
          <w:rPr>
            <w:rFonts w:cs="Arial"/>
            <w:szCs w:val="20"/>
          </w:rPr>
          <w:t>X2x</w:t>
        </w:r>
      </w:ins>
      <w:moveTo w:id="2973" w:author="Pham Minh Tu" w:date="2019-12-27T14:07:00Z">
        <w:r w:rsidRPr="001C6A09">
          <w:rPr>
            <w:rFonts w:cs="Arial"/>
            <w:szCs w:val="20"/>
          </w:rPr>
          <w:t>_GT_USG_006</w:t>
        </w:r>
        <w:r>
          <w:rPr>
            <w:rFonts w:cs="Arial"/>
            <w:szCs w:val="20"/>
          </w:rPr>
          <w:t>}</w:t>
        </w:r>
      </w:moveTo>
    </w:p>
    <w:p w:rsidR="008241FD" w:rsidRDefault="008241FD">
      <w:pPr>
        <w:pStyle w:val="Heading5"/>
        <w:rPr>
          <w:moveTo w:id="2974" w:author="Pham Minh Tu" w:date="2019-12-27T14:07:00Z"/>
        </w:rPr>
        <w:pPrChange w:id="2975" w:author="Pham Minh Tu" w:date="2019-12-27T14:07:00Z">
          <w:pPr>
            <w:pStyle w:val="Heading4"/>
          </w:pPr>
        </w:pPrChange>
      </w:pPr>
      <w:moveTo w:id="2976" w:author="Pham Minh Tu" w:date="2019-12-27T14:07:00Z">
        <w:r>
          <w:t>IncOutputDirectory</w:t>
        </w:r>
      </w:moveTo>
    </w:p>
    <w:p w:rsidR="008241FD" w:rsidRDefault="008241FD" w:rsidP="008241FD">
      <w:pPr>
        <w:pStyle w:val="DesignID"/>
        <w:rPr>
          <w:moveTo w:id="2977" w:author="Pham Minh Tu" w:date="2019-12-27T14:07:00Z"/>
        </w:rPr>
      </w:pPr>
      <w:moveTo w:id="2978" w:author="Pham Minh Tu" w:date="2019-12-27T14:07:00Z">
        <w:r>
          <w:t>GENERIC_GDD_CLS_045_009:</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2979" w:author="Pham Minh Tu" w:date="2019-12-27T14:07:00Z"/>
                <w:b/>
              </w:rPr>
            </w:pPr>
            <w:moveTo w:id="2980" w:author="Pham Minh Tu" w:date="2019-12-27T14:07:00Z">
              <w:r w:rsidRPr="00E2291F">
                <w:rPr>
                  <w:b/>
                </w:rPr>
                <w:t>Variable Name</w:t>
              </w:r>
            </w:moveTo>
          </w:p>
        </w:tc>
        <w:tc>
          <w:tcPr>
            <w:tcW w:w="5816" w:type="dxa"/>
            <w:shd w:val="clear" w:color="auto" w:fill="auto"/>
          </w:tcPr>
          <w:p w:rsidR="008241FD" w:rsidRDefault="008241FD" w:rsidP="002E7FE0">
            <w:pPr>
              <w:rPr>
                <w:moveTo w:id="2981" w:author="Pham Minh Tu" w:date="2019-12-27T14:07:00Z"/>
              </w:rPr>
            </w:pPr>
            <w:moveTo w:id="2982" w:author="Pham Minh Tu" w:date="2019-12-27T14:07:00Z">
              <w:r>
                <w:t>IncOutputDirectory</w:t>
              </w:r>
            </w:moveTo>
          </w:p>
        </w:tc>
      </w:tr>
      <w:tr w:rsidR="008241FD" w:rsidTr="002E7FE0">
        <w:tc>
          <w:tcPr>
            <w:tcW w:w="2492" w:type="dxa"/>
            <w:shd w:val="clear" w:color="auto" w:fill="D0CECE"/>
          </w:tcPr>
          <w:p w:rsidR="008241FD" w:rsidRPr="00E2291F" w:rsidRDefault="008241FD" w:rsidP="002E7FE0">
            <w:pPr>
              <w:rPr>
                <w:moveTo w:id="2983" w:author="Pham Minh Tu" w:date="2019-12-27T14:07:00Z"/>
                <w:b/>
              </w:rPr>
            </w:pPr>
            <w:moveTo w:id="2984" w:author="Pham Minh Tu" w:date="2019-12-27T14:07:00Z">
              <w:r w:rsidRPr="00E2291F">
                <w:rPr>
                  <w:b/>
                </w:rPr>
                <w:t>Type</w:t>
              </w:r>
            </w:moveTo>
          </w:p>
        </w:tc>
        <w:tc>
          <w:tcPr>
            <w:tcW w:w="5816" w:type="dxa"/>
            <w:shd w:val="clear" w:color="auto" w:fill="auto"/>
          </w:tcPr>
          <w:p w:rsidR="008241FD" w:rsidRDefault="008241FD" w:rsidP="002E7FE0">
            <w:pPr>
              <w:rPr>
                <w:moveTo w:id="2985" w:author="Pham Minh Tu" w:date="2019-12-27T14:07:00Z"/>
              </w:rPr>
            </w:pPr>
            <w:moveTo w:id="2986" w:author="Pham Minh Tu" w:date="2019-12-27T14:07:00Z">
              <w:r>
                <w:t>string</w:t>
              </w:r>
            </w:moveTo>
          </w:p>
        </w:tc>
      </w:tr>
      <w:tr w:rsidR="008241FD" w:rsidTr="002E7FE0">
        <w:tc>
          <w:tcPr>
            <w:tcW w:w="2492" w:type="dxa"/>
            <w:shd w:val="clear" w:color="auto" w:fill="D0CECE"/>
          </w:tcPr>
          <w:p w:rsidR="008241FD" w:rsidRPr="00E2291F" w:rsidRDefault="008241FD" w:rsidP="002E7FE0">
            <w:pPr>
              <w:rPr>
                <w:moveTo w:id="2987" w:author="Pham Minh Tu" w:date="2019-12-27T14:07:00Z"/>
                <w:b/>
              </w:rPr>
            </w:pPr>
            <w:moveTo w:id="2988" w:author="Pham Minh Tu" w:date="2019-12-27T14:07:00Z">
              <w:r w:rsidRPr="00E2291F">
                <w:rPr>
                  <w:b/>
                </w:rPr>
                <w:t>Range</w:t>
              </w:r>
            </w:moveTo>
          </w:p>
        </w:tc>
        <w:tc>
          <w:tcPr>
            <w:tcW w:w="5816" w:type="dxa"/>
            <w:shd w:val="clear" w:color="auto" w:fill="auto"/>
          </w:tcPr>
          <w:p w:rsidR="008241FD" w:rsidRDefault="008241FD" w:rsidP="002E7FE0">
            <w:pPr>
              <w:rPr>
                <w:moveTo w:id="2989" w:author="Pham Minh Tu" w:date="2019-12-27T14:07:00Z"/>
              </w:rPr>
            </w:pPr>
            <w:moveTo w:id="2990"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2991" w:author="Pham Minh Tu" w:date="2019-12-27T14:07:00Z"/>
                <w:b/>
              </w:rPr>
            </w:pPr>
            <w:moveTo w:id="2992" w:author="Pham Minh Tu" w:date="2019-12-27T14:07:00Z">
              <w:r w:rsidRPr="00E2291F">
                <w:rPr>
                  <w:b/>
                </w:rPr>
                <w:t>Description</w:t>
              </w:r>
            </w:moveTo>
          </w:p>
        </w:tc>
        <w:tc>
          <w:tcPr>
            <w:tcW w:w="5816" w:type="dxa"/>
            <w:shd w:val="clear" w:color="auto" w:fill="auto"/>
          </w:tcPr>
          <w:p w:rsidR="008241FD" w:rsidRDefault="008241FD" w:rsidP="002E7FE0">
            <w:pPr>
              <w:rPr>
                <w:moveTo w:id="2993" w:author="Pham Minh Tu" w:date="2019-12-27T14:07:00Z"/>
              </w:rPr>
            </w:pPr>
            <w:moveTo w:id="2994" w:author="Pham Minh Tu" w:date="2019-12-27T14:07:00Z">
              <w:r>
                <w:t xml:space="preserve">Contain value of option -inc that input from command line or xml config file </w:t>
              </w:r>
            </w:moveTo>
          </w:p>
        </w:tc>
      </w:tr>
    </w:tbl>
    <w:p w:rsidR="008241FD" w:rsidRDefault="008241FD" w:rsidP="008241FD">
      <w:pPr>
        <w:rPr>
          <w:moveTo w:id="2995" w:author="Pham Minh Tu" w:date="2019-12-27T14:07:00Z"/>
        </w:rPr>
      </w:pPr>
      <w:moveTo w:id="2996" w:author="Pham Minh Tu" w:date="2019-12-27T14:07:00Z">
        <w:r>
          <w:t xml:space="preserve">{Ref: </w:t>
        </w:r>
        <w:r w:rsidRPr="001C6A09">
          <w:rPr>
            <w:rFonts w:cs="Arial"/>
            <w:szCs w:val="20"/>
          </w:rPr>
          <w:t>GENERIC_TFD_</w:t>
        </w:r>
        <w:del w:id="2997" w:author="Pham Minh Tu" w:date="2020-01-03T14:49:00Z">
          <w:r w:rsidRPr="001C6A09" w:rsidDel="00C311A1">
            <w:rPr>
              <w:rFonts w:cs="Arial"/>
              <w:szCs w:val="20"/>
            </w:rPr>
            <w:delText>X1x</w:delText>
          </w:r>
        </w:del>
      </w:moveTo>
      <w:ins w:id="2998" w:author="Pham Minh Tu" w:date="2020-01-03T14:49:00Z">
        <w:r w:rsidR="00C311A1">
          <w:rPr>
            <w:rFonts w:cs="Arial"/>
            <w:szCs w:val="20"/>
          </w:rPr>
          <w:t>X2x</w:t>
        </w:r>
      </w:ins>
      <w:moveTo w:id="2999" w:author="Pham Minh Tu" w:date="2019-12-27T14:07:00Z">
        <w:r w:rsidRPr="001C6A09">
          <w:rPr>
            <w:rFonts w:cs="Arial"/>
            <w:szCs w:val="20"/>
          </w:rPr>
          <w:t>_GT_USG_007</w:t>
        </w:r>
        <w:r>
          <w:rPr>
            <w:rFonts w:cs="Arial"/>
            <w:szCs w:val="20"/>
          </w:rPr>
          <w:t>}</w:t>
        </w:r>
      </w:moveTo>
    </w:p>
    <w:p w:rsidR="008241FD" w:rsidRDefault="008241FD">
      <w:pPr>
        <w:pStyle w:val="Heading5"/>
        <w:rPr>
          <w:moveTo w:id="3000" w:author="Pham Minh Tu" w:date="2019-12-27T14:07:00Z"/>
        </w:rPr>
        <w:pPrChange w:id="3001" w:author="Pham Minh Tu" w:date="2019-12-27T14:07:00Z">
          <w:pPr>
            <w:pStyle w:val="Heading4"/>
          </w:pPr>
        </w:pPrChange>
      </w:pPr>
      <w:moveTo w:id="3002" w:author="Pham Minh Tu" w:date="2019-12-27T14:07:00Z">
        <w:r>
          <w:t>WriteLog</w:t>
        </w:r>
      </w:moveTo>
    </w:p>
    <w:p w:rsidR="008241FD" w:rsidRDefault="008241FD" w:rsidP="008241FD">
      <w:pPr>
        <w:pStyle w:val="DesignID"/>
        <w:rPr>
          <w:moveTo w:id="3003" w:author="Pham Minh Tu" w:date="2019-12-27T14:07:00Z"/>
        </w:rPr>
      </w:pPr>
      <w:moveTo w:id="3004" w:author="Pham Minh Tu" w:date="2019-12-27T14:07:00Z">
        <w:r>
          <w:t>GENERIC_GDD_CLS_045_010:</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3005" w:author="Pham Minh Tu" w:date="2019-12-27T14:07:00Z"/>
                <w:b/>
              </w:rPr>
            </w:pPr>
            <w:moveTo w:id="3006" w:author="Pham Minh Tu" w:date="2019-12-27T14:07:00Z">
              <w:r w:rsidRPr="00E2291F">
                <w:rPr>
                  <w:b/>
                </w:rPr>
                <w:t>Variable Name</w:t>
              </w:r>
            </w:moveTo>
          </w:p>
        </w:tc>
        <w:tc>
          <w:tcPr>
            <w:tcW w:w="5816" w:type="dxa"/>
            <w:shd w:val="clear" w:color="auto" w:fill="auto"/>
          </w:tcPr>
          <w:p w:rsidR="008241FD" w:rsidRDefault="008241FD" w:rsidP="002E7FE0">
            <w:pPr>
              <w:rPr>
                <w:moveTo w:id="3007" w:author="Pham Minh Tu" w:date="2019-12-27T14:07:00Z"/>
              </w:rPr>
            </w:pPr>
            <w:moveTo w:id="3008" w:author="Pham Minh Tu" w:date="2019-12-27T14:07:00Z">
              <w:r>
                <w:t>WriteLog</w:t>
              </w:r>
            </w:moveTo>
          </w:p>
        </w:tc>
      </w:tr>
      <w:tr w:rsidR="008241FD" w:rsidTr="002E7FE0">
        <w:tc>
          <w:tcPr>
            <w:tcW w:w="2492" w:type="dxa"/>
            <w:shd w:val="clear" w:color="auto" w:fill="D0CECE"/>
          </w:tcPr>
          <w:p w:rsidR="008241FD" w:rsidRPr="00E2291F" w:rsidRDefault="008241FD" w:rsidP="002E7FE0">
            <w:pPr>
              <w:rPr>
                <w:moveTo w:id="3009" w:author="Pham Minh Tu" w:date="2019-12-27T14:07:00Z"/>
                <w:b/>
              </w:rPr>
            </w:pPr>
            <w:moveTo w:id="3010" w:author="Pham Minh Tu" w:date="2019-12-27T14:07:00Z">
              <w:r w:rsidRPr="00E2291F">
                <w:rPr>
                  <w:b/>
                </w:rPr>
                <w:t>Type</w:t>
              </w:r>
            </w:moveTo>
          </w:p>
        </w:tc>
        <w:tc>
          <w:tcPr>
            <w:tcW w:w="5816" w:type="dxa"/>
            <w:shd w:val="clear" w:color="auto" w:fill="auto"/>
          </w:tcPr>
          <w:p w:rsidR="008241FD" w:rsidRDefault="008241FD" w:rsidP="002E7FE0">
            <w:pPr>
              <w:rPr>
                <w:moveTo w:id="3011" w:author="Pham Minh Tu" w:date="2019-12-27T14:07:00Z"/>
              </w:rPr>
            </w:pPr>
            <w:moveTo w:id="3012" w:author="Pham Minh Tu" w:date="2019-12-27T14:07:00Z">
              <w:r>
                <w:t>bool</w:t>
              </w:r>
            </w:moveTo>
          </w:p>
        </w:tc>
      </w:tr>
      <w:tr w:rsidR="008241FD" w:rsidTr="002E7FE0">
        <w:tc>
          <w:tcPr>
            <w:tcW w:w="2492" w:type="dxa"/>
            <w:shd w:val="clear" w:color="auto" w:fill="D0CECE"/>
          </w:tcPr>
          <w:p w:rsidR="008241FD" w:rsidRPr="00E2291F" w:rsidRDefault="008241FD" w:rsidP="002E7FE0">
            <w:pPr>
              <w:rPr>
                <w:moveTo w:id="3013" w:author="Pham Minh Tu" w:date="2019-12-27T14:07:00Z"/>
                <w:b/>
              </w:rPr>
            </w:pPr>
            <w:moveTo w:id="3014" w:author="Pham Minh Tu" w:date="2019-12-27T14:07:00Z">
              <w:r w:rsidRPr="00E2291F">
                <w:rPr>
                  <w:b/>
                </w:rPr>
                <w:t>Range</w:t>
              </w:r>
            </w:moveTo>
          </w:p>
        </w:tc>
        <w:tc>
          <w:tcPr>
            <w:tcW w:w="5816" w:type="dxa"/>
            <w:shd w:val="clear" w:color="auto" w:fill="auto"/>
          </w:tcPr>
          <w:p w:rsidR="008241FD" w:rsidRDefault="008241FD" w:rsidP="002E7FE0">
            <w:pPr>
              <w:rPr>
                <w:moveTo w:id="3015" w:author="Pham Minh Tu" w:date="2019-12-27T14:07:00Z"/>
              </w:rPr>
            </w:pPr>
            <w:moveTo w:id="3016"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3017" w:author="Pham Minh Tu" w:date="2019-12-27T14:07:00Z"/>
                <w:b/>
              </w:rPr>
            </w:pPr>
            <w:moveTo w:id="3018" w:author="Pham Minh Tu" w:date="2019-12-27T14:07:00Z">
              <w:r w:rsidRPr="00E2291F">
                <w:rPr>
                  <w:b/>
                </w:rPr>
                <w:t>Description</w:t>
              </w:r>
            </w:moveTo>
          </w:p>
        </w:tc>
        <w:tc>
          <w:tcPr>
            <w:tcW w:w="5816" w:type="dxa"/>
            <w:shd w:val="clear" w:color="auto" w:fill="auto"/>
          </w:tcPr>
          <w:p w:rsidR="008241FD" w:rsidRDefault="008241FD" w:rsidP="002E7FE0">
            <w:pPr>
              <w:rPr>
                <w:moveTo w:id="3019" w:author="Pham Minh Tu" w:date="2019-12-27T14:07:00Z"/>
              </w:rPr>
            </w:pPr>
            <w:moveTo w:id="3020" w:author="Pham Minh Tu" w:date="2019-12-27T14:07:00Z">
              <w:r>
                <w:t xml:space="preserve">Contain value of option -l/-log that input from command line or xml config file </w:t>
              </w:r>
            </w:moveTo>
          </w:p>
        </w:tc>
      </w:tr>
    </w:tbl>
    <w:p w:rsidR="008241FD" w:rsidRDefault="008241FD" w:rsidP="008241FD">
      <w:pPr>
        <w:rPr>
          <w:moveTo w:id="3021" w:author="Pham Minh Tu" w:date="2019-12-27T14:07:00Z"/>
        </w:rPr>
      </w:pPr>
    </w:p>
    <w:p w:rsidR="008241FD" w:rsidRDefault="008241FD" w:rsidP="008241FD">
      <w:pPr>
        <w:rPr>
          <w:moveTo w:id="3022" w:author="Pham Minh Tu" w:date="2019-12-27T14:07:00Z"/>
        </w:rPr>
      </w:pPr>
      <w:moveTo w:id="3023" w:author="Pham Minh Tu" w:date="2019-12-27T14:07:00Z">
        <w:r>
          <w:t xml:space="preserve">{Ref: </w:t>
        </w:r>
        <w:r w:rsidRPr="00C844C6">
          <w:rPr>
            <w:rFonts w:cs="Arial"/>
            <w:szCs w:val="20"/>
          </w:rPr>
          <w:t>GENERIC_TFD_</w:t>
        </w:r>
        <w:del w:id="3024" w:author="Pham Minh Tu" w:date="2020-01-03T14:49:00Z">
          <w:r w:rsidRPr="00C844C6" w:rsidDel="00C311A1">
            <w:rPr>
              <w:rFonts w:cs="Arial"/>
              <w:szCs w:val="20"/>
            </w:rPr>
            <w:delText>X1x</w:delText>
          </w:r>
        </w:del>
      </w:moveTo>
      <w:ins w:id="3025" w:author="Pham Minh Tu" w:date="2020-01-03T14:49:00Z">
        <w:r w:rsidR="00C311A1">
          <w:rPr>
            <w:rFonts w:cs="Arial"/>
            <w:szCs w:val="20"/>
          </w:rPr>
          <w:t>X2x</w:t>
        </w:r>
      </w:ins>
      <w:moveTo w:id="3026" w:author="Pham Minh Tu" w:date="2019-12-27T14:07:00Z">
        <w:r w:rsidRPr="00C844C6">
          <w:rPr>
            <w:rFonts w:cs="Arial"/>
            <w:szCs w:val="20"/>
          </w:rPr>
          <w:t>_GT_USG_008</w:t>
        </w:r>
        <w:r>
          <w:rPr>
            <w:rFonts w:cs="Arial"/>
            <w:szCs w:val="20"/>
          </w:rPr>
          <w:t xml:space="preserve">, </w:t>
        </w:r>
        <w:r w:rsidRPr="001402A7">
          <w:rPr>
            <w:rFonts w:cs="Arial"/>
            <w:szCs w:val="20"/>
          </w:rPr>
          <w:t>GENERIC_TFD_</w:t>
        </w:r>
        <w:del w:id="3027" w:author="Pham Minh Tu" w:date="2020-01-03T14:49:00Z">
          <w:r w:rsidRPr="001402A7" w:rsidDel="00C311A1">
            <w:rPr>
              <w:rFonts w:cs="Arial"/>
              <w:szCs w:val="20"/>
            </w:rPr>
            <w:delText>X1x</w:delText>
          </w:r>
        </w:del>
      </w:moveTo>
      <w:ins w:id="3028" w:author="Pham Minh Tu" w:date="2020-01-03T14:49:00Z">
        <w:r w:rsidR="00C311A1">
          <w:rPr>
            <w:rFonts w:cs="Arial"/>
            <w:szCs w:val="20"/>
          </w:rPr>
          <w:t>X2x</w:t>
        </w:r>
      </w:ins>
      <w:moveTo w:id="3029" w:author="Pham Minh Tu" w:date="2019-12-27T14:07:00Z">
        <w:r w:rsidRPr="001402A7">
          <w:rPr>
            <w:rFonts w:cs="Arial"/>
            <w:szCs w:val="20"/>
          </w:rPr>
          <w:t>_GT_SAMPUSG</w:t>
        </w:r>
        <w:r w:rsidRPr="001402A7">
          <w:t>_</w:t>
        </w:r>
        <w:r w:rsidRPr="001402A7">
          <w:rPr>
            <w:rFonts w:cs="Arial"/>
            <w:szCs w:val="20"/>
          </w:rPr>
          <w:t>003</w:t>
        </w:r>
        <w:r>
          <w:rPr>
            <w:rFonts w:cs="Arial"/>
            <w:szCs w:val="20"/>
          </w:rPr>
          <w:t>}</w:t>
        </w:r>
      </w:moveTo>
    </w:p>
    <w:p w:rsidR="008241FD" w:rsidRDefault="008241FD">
      <w:pPr>
        <w:pStyle w:val="Heading5"/>
        <w:rPr>
          <w:moveTo w:id="3030" w:author="Pham Minh Tu" w:date="2019-12-27T14:07:00Z"/>
        </w:rPr>
        <w:pPrChange w:id="3031" w:author="Pham Minh Tu" w:date="2019-12-27T14:07:00Z">
          <w:pPr>
            <w:pStyle w:val="Heading4"/>
          </w:pPr>
        </w:pPrChange>
      </w:pPr>
      <w:moveTo w:id="3032" w:author="Pham Minh Tu" w:date="2019-12-27T14:07:00Z">
        <w:r>
          <w:lastRenderedPageBreak/>
          <w:t>LogFilePath</w:t>
        </w:r>
      </w:moveTo>
    </w:p>
    <w:p w:rsidR="008241FD" w:rsidRDefault="008241FD" w:rsidP="008241FD">
      <w:pPr>
        <w:pStyle w:val="DesignID"/>
        <w:rPr>
          <w:moveTo w:id="3033" w:author="Pham Minh Tu" w:date="2019-12-27T14:07:00Z"/>
        </w:rPr>
      </w:pPr>
      <w:moveTo w:id="3034" w:author="Pham Minh Tu" w:date="2019-12-27T14:07:00Z">
        <w:r>
          <w:t>GENERIC_GDD_CLS_045_011:</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3035" w:author="Pham Minh Tu" w:date="2019-12-27T14:07:00Z"/>
                <w:b/>
              </w:rPr>
            </w:pPr>
            <w:moveTo w:id="3036" w:author="Pham Minh Tu" w:date="2019-12-27T14:07:00Z">
              <w:r w:rsidRPr="00E2291F">
                <w:rPr>
                  <w:b/>
                </w:rPr>
                <w:t>Variable Name</w:t>
              </w:r>
            </w:moveTo>
          </w:p>
        </w:tc>
        <w:tc>
          <w:tcPr>
            <w:tcW w:w="5816" w:type="dxa"/>
            <w:shd w:val="clear" w:color="auto" w:fill="auto"/>
          </w:tcPr>
          <w:p w:rsidR="008241FD" w:rsidRDefault="008241FD" w:rsidP="002E7FE0">
            <w:pPr>
              <w:rPr>
                <w:moveTo w:id="3037" w:author="Pham Minh Tu" w:date="2019-12-27T14:07:00Z"/>
              </w:rPr>
            </w:pPr>
            <w:moveTo w:id="3038" w:author="Pham Minh Tu" w:date="2019-12-27T14:07:00Z">
              <w:r>
                <w:t>LogFilePath</w:t>
              </w:r>
            </w:moveTo>
          </w:p>
        </w:tc>
      </w:tr>
      <w:tr w:rsidR="008241FD" w:rsidTr="002E7FE0">
        <w:tc>
          <w:tcPr>
            <w:tcW w:w="2492" w:type="dxa"/>
            <w:shd w:val="clear" w:color="auto" w:fill="D0CECE"/>
          </w:tcPr>
          <w:p w:rsidR="008241FD" w:rsidRPr="00E2291F" w:rsidRDefault="008241FD" w:rsidP="002E7FE0">
            <w:pPr>
              <w:rPr>
                <w:moveTo w:id="3039" w:author="Pham Minh Tu" w:date="2019-12-27T14:07:00Z"/>
                <w:b/>
              </w:rPr>
            </w:pPr>
            <w:moveTo w:id="3040" w:author="Pham Minh Tu" w:date="2019-12-27T14:07:00Z">
              <w:r w:rsidRPr="00E2291F">
                <w:rPr>
                  <w:b/>
                </w:rPr>
                <w:t>Type</w:t>
              </w:r>
            </w:moveTo>
          </w:p>
        </w:tc>
        <w:tc>
          <w:tcPr>
            <w:tcW w:w="5816" w:type="dxa"/>
            <w:shd w:val="clear" w:color="auto" w:fill="auto"/>
          </w:tcPr>
          <w:p w:rsidR="008241FD" w:rsidRDefault="008241FD" w:rsidP="002E7FE0">
            <w:pPr>
              <w:rPr>
                <w:moveTo w:id="3041" w:author="Pham Minh Tu" w:date="2019-12-27T14:07:00Z"/>
              </w:rPr>
            </w:pPr>
            <w:moveTo w:id="3042" w:author="Pham Minh Tu" w:date="2019-12-27T14:07:00Z">
              <w:r>
                <w:t>string</w:t>
              </w:r>
            </w:moveTo>
          </w:p>
        </w:tc>
      </w:tr>
      <w:tr w:rsidR="008241FD" w:rsidTr="002E7FE0">
        <w:tc>
          <w:tcPr>
            <w:tcW w:w="2492" w:type="dxa"/>
            <w:shd w:val="clear" w:color="auto" w:fill="D0CECE"/>
          </w:tcPr>
          <w:p w:rsidR="008241FD" w:rsidRPr="00E2291F" w:rsidRDefault="008241FD" w:rsidP="002E7FE0">
            <w:pPr>
              <w:rPr>
                <w:moveTo w:id="3043" w:author="Pham Minh Tu" w:date="2019-12-27T14:07:00Z"/>
                <w:b/>
              </w:rPr>
            </w:pPr>
            <w:moveTo w:id="3044" w:author="Pham Minh Tu" w:date="2019-12-27T14:07:00Z">
              <w:r w:rsidRPr="00E2291F">
                <w:rPr>
                  <w:b/>
                </w:rPr>
                <w:t>Range</w:t>
              </w:r>
            </w:moveTo>
          </w:p>
        </w:tc>
        <w:tc>
          <w:tcPr>
            <w:tcW w:w="5816" w:type="dxa"/>
            <w:shd w:val="clear" w:color="auto" w:fill="auto"/>
          </w:tcPr>
          <w:p w:rsidR="008241FD" w:rsidRDefault="008241FD" w:rsidP="002E7FE0">
            <w:pPr>
              <w:rPr>
                <w:moveTo w:id="3045" w:author="Pham Minh Tu" w:date="2019-12-27T14:07:00Z"/>
              </w:rPr>
            </w:pPr>
            <w:moveTo w:id="3046"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3047" w:author="Pham Minh Tu" w:date="2019-12-27T14:07:00Z"/>
                <w:b/>
              </w:rPr>
            </w:pPr>
            <w:moveTo w:id="3048" w:author="Pham Minh Tu" w:date="2019-12-27T14:07:00Z">
              <w:r w:rsidRPr="00E2291F">
                <w:rPr>
                  <w:b/>
                </w:rPr>
                <w:t>Description</w:t>
              </w:r>
            </w:moveTo>
          </w:p>
        </w:tc>
        <w:tc>
          <w:tcPr>
            <w:tcW w:w="5816" w:type="dxa"/>
            <w:shd w:val="clear" w:color="auto" w:fill="auto"/>
          </w:tcPr>
          <w:p w:rsidR="008241FD" w:rsidRDefault="008241FD" w:rsidP="002E7FE0">
            <w:pPr>
              <w:rPr>
                <w:moveTo w:id="3049" w:author="Pham Minh Tu" w:date="2019-12-27T14:07:00Z"/>
              </w:rPr>
            </w:pPr>
            <w:moveTo w:id="3050" w:author="Pham Minh Tu" w:date="2019-12-27T14:07:00Z">
              <w:r>
                <w:t xml:space="preserve">Contain path of log file </w:t>
              </w:r>
            </w:moveTo>
          </w:p>
        </w:tc>
      </w:tr>
    </w:tbl>
    <w:p w:rsidR="008241FD" w:rsidRDefault="008241FD" w:rsidP="008241FD">
      <w:pPr>
        <w:rPr>
          <w:moveTo w:id="3051" w:author="Pham Minh Tu" w:date="2019-12-27T14:07:00Z"/>
        </w:rPr>
      </w:pPr>
    </w:p>
    <w:p w:rsidR="008241FD" w:rsidRDefault="008241FD">
      <w:pPr>
        <w:pStyle w:val="Heading5"/>
        <w:rPr>
          <w:moveTo w:id="3052" w:author="Pham Minh Tu" w:date="2019-12-27T14:07:00Z"/>
        </w:rPr>
        <w:pPrChange w:id="3053" w:author="Pham Minh Tu" w:date="2019-12-27T14:07:00Z">
          <w:pPr>
            <w:pStyle w:val="Heading4"/>
          </w:pPr>
        </w:pPrChange>
      </w:pPr>
      <w:moveTo w:id="3054" w:author="Pham Minh Tu" w:date="2019-12-27T14:07:00Z">
        <w:r>
          <w:t>DryRun</w:t>
        </w:r>
      </w:moveTo>
    </w:p>
    <w:p w:rsidR="008241FD" w:rsidRDefault="008241FD" w:rsidP="008241FD">
      <w:pPr>
        <w:pStyle w:val="DesignID"/>
        <w:rPr>
          <w:moveTo w:id="3055" w:author="Pham Minh Tu" w:date="2019-12-27T14:07:00Z"/>
        </w:rPr>
      </w:pPr>
      <w:moveTo w:id="3056" w:author="Pham Minh Tu" w:date="2019-12-27T14:07:00Z">
        <w:r>
          <w:t>GENERIC_GDD_CLS_045_012:</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3057" w:author="Pham Minh Tu" w:date="2019-12-27T14:07:00Z"/>
                <w:b/>
              </w:rPr>
            </w:pPr>
            <w:moveTo w:id="3058" w:author="Pham Minh Tu" w:date="2019-12-27T14:07:00Z">
              <w:r w:rsidRPr="00E2291F">
                <w:rPr>
                  <w:b/>
                </w:rPr>
                <w:t>Variable Name</w:t>
              </w:r>
            </w:moveTo>
          </w:p>
        </w:tc>
        <w:tc>
          <w:tcPr>
            <w:tcW w:w="5816" w:type="dxa"/>
            <w:shd w:val="clear" w:color="auto" w:fill="auto"/>
          </w:tcPr>
          <w:p w:rsidR="008241FD" w:rsidRDefault="008241FD" w:rsidP="002E7FE0">
            <w:pPr>
              <w:rPr>
                <w:moveTo w:id="3059" w:author="Pham Minh Tu" w:date="2019-12-27T14:07:00Z"/>
              </w:rPr>
            </w:pPr>
            <w:moveTo w:id="3060" w:author="Pham Minh Tu" w:date="2019-12-27T14:07:00Z">
              <w:r>
                <w:t>DryRun</w:t>
              </w:r>
            </w:moveTo>
          </w:p>
        </w:tc>
      </w:tr>
      <w:tr w:rsidR="008241FD" w:rsidTr="002E7FE0">
        <w:tc>
          <w:tcPr>
            <w:tcW w:w="2492" w:type="dxa"/>
            <w:shd w:val="clear" w:color="auto" w:fill="D0CECE"/>
          </w:tcPr>
          <w:p w:rsidR="008241FD" w:rsidRPr="00E2291F" w:rsidRDefault="008241FD" w:rsidP="002E7FE0">
            <w:pPr>
              <w:rPr>
                <w:moveTo w:id="3061" w:author="Pham Minh Tu" w:date="2019-12-27T14:07:00Z"/>
                <w:b/>
              </w:rPr>
            </w:pPr>
            <w:moveTo w:id="3062" w:author="Pham Minh Tu" w:date="2019-12-27T14:07:00Z">
              <w:r w:rsidRPr="00E2291F">
                <w:rPr>
                  <w:b/>
                </w:rPr>
                <w:t>Type</w:t>
              </w:r>
            </w:moveTo>
          </w:p>
        </w:tc>
        <w:tc>
          <w:tcPr>
            <w:tcW w:w="5816" w:type="dxa"/>
            <w:shd w:val="clear" w:color="auto" w:fill="auto"/>
          </w:tcPr>
          <w:p w:rsidR="008241FD" w:rsidRDefault="008241FD" w:rsidP="002E7FE0">
            <w:pPr>
              <w:rPr>
                <w:moveTo w:id="3063" w:author="Pham Minh Tu" w:date="2019-12-27T14:07:00Z"/>
              </w:rPr>
            </w:pPr>
            <w:moveTo w:id="3064" w:author="Pham Minh Tu" w:date="2019-12-27T14:07:00Z">
              <w:r>
                <w:t>bool</w:t>
              </w:r>
            </w:moveTo>
          </w:p>
        </w:tc>
      </w:tr>
      <w:tr w:rsidR="008241FD" w:rsidTr="002E7FE0">
        <w:tc>
          <w:tcPr>
            <w:tcW w:w="2492" w:type="dxa"/>
            <w:shd w:val="clear" w:color="auto" w:fill="D0CECE"/>
          </w:tcPr>
          <w:p w:rsidR="008241FD" w:rsidRPr="00E2291F" w:rsidRDefault="008241FD" w:rsidP="002E7FE0">
            <w:pPr>
              <w:rPr>
                <w:moveTo w:id="3065" w:author="Pham Minh Tu" w:date="2019-12-27T14:07:00Z"/>
                <w:b/>
              </w:rPr>
            </w:pPr>
            <w:moveTo w:id="3066" w:author="Pham Minh Tu" w:date="2019-12-27T14:07:00Z">
              <w:r w:rsidRPr="00E2291F">
                <w:rPr>
                  <w:b/>
                </w:rPr>
                <w:t>Range</w:t>
              </w:r>
            </w:moveTo>
          </w:p>
        </w:tc>
        <w:tc>
          <w:tcPr>
            <w:tcW w:w="5816" w:type="dxa"/>
            <w:shd w:val="clear" w:color="auto" w:fill="auto"/>
          </w:tcPr>
          <w:p w:rsidR="008241FD" w:rsidRDefault="008241FD" w:rsidP="002E7FE0">
            <w:pPr>
              <w:rPr>
                <w:moveTo w:id="3067" w:author="Pham Minh Tu" w:date="2019-12-27T14:07:00Z"/>
              </w:rPr>
            </w:pPr>
            <w:moveTo w:id="3068"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3069" w:author="Pham Minh Tu" w:date="2019-12-27T14:07:00Z"/>
                <w:b/>
              </w:rPr>
            </w:pPr>
            <w:moveTo w:id="3070" w:author="Pham Minh Tu" w:date="2019-12-27T14:07:00Z">
              <w:r w:rsidRPr="00E2291F">
                <w:rPr>
                  <w:b/>
                </w:rPr>
                <w:t>Description</w:t>
              </w:r>
            </w:moveTo>
          </w:p>
        </w:tc>
        <w:tc>
          <w:tcPr>
            <w:tcW w:w="5816" w:type="dxa"/>
            <w:shd w:val="clear" w:color="auto" w:fill="auto"/>
          </w:tcPr>
          <w:p w:rsidR="008241FD" w:rsidRDefault="008241FD" w:rsidP="002E7FE0">
            <w:pPr>
              <w:rPr>
                <w:moveTo w:id="3071" w:author="Pham Minh Tu" w:date="2019-12-27T14:07:00Z"/>
              </w:rPr>
            </w:pPr>
            <w:moveTo w:id="3072" w:author="Pham Minh Tu" w:date="2019-12-27T14:07:00Z">
              <w:r>
                <w:t xml:space="preserve">Contain value of option -d/-dryrun that input from command line or xml config file </w:t>
              </w:r>
            </w:moveTo>
          </w:p>
        </w:tc>
      </w:tr>
    </w:tbl>
    <w:p w:rsidR="008241FD" w:rsidRDefault="008241FD" w:rsidP="008241FD">
      <w:pPr>
        <w:rPr>
          <w:moveTo w:id="3073" w:author="Pham Minh Tu" w:date="2019-12-27T14:07:00Z"/>
        </w:rPr>
      </w:pPr>
      <w:moveTo w:id="3074" w:author="Pham Minh Tu" w:date="2019-12-27T14:07:00Z">
        <w:r>
          <w:t xml:space="preserve">{Ref: </w:t>
        </w:r>
        <w:r w:rsidRPr="00C844C6">
          <w:rPr>
            <w:rFonts w:cs="Arial"/>
            <w:szCs w:val="20"/>
          </w:rPr>
          <w:t>GENERIC_TFD_</w:t>
        </w:r>
        <w:del w:id="3075" w:author="Pham Minh Tu" w:date="2020-01-03T14:49:00Z">
          <w:r w:rsidRPr="00C844C6" w:rsidDel="00C311A1">
            <w:rPr>
              <w:rFonts w:cs="Arial"/>
              <w:szCs w:val="20"/>
            </w:rPr>
            <w:delText>X1x</w:delText>
          </w:r>
        </w:del>
      </w:moveTo>
      <w:ins w:id="3076" w:author="Pham Minh Tu" w:date="2020-01-03T14:49:00Z">
        <w:r w:rsidR="00C311A1">
          <w:rPr>
            <w:rFonts w:cs="Arial"/>
            <w:szCs w:val="20"/>
          </w:rPr>
          <w:t>X2x</w:t>
        </w:r>
      </w:ins>
      <w:moveTo w:id="3077" w:author="Pham Minh Tu" w:date="2019-12-27T14:07:00Z">
        <w:r w:rsidRPr="00C844C6">
          <w:rPr>
            <w:rFonts w:cs="Arial"/>
            <w:szCs w:val="20"/>
          </w:rPr>
          <w:t>_GT_USG_009</w:t>
        </w:r>
        <w:r>
          <w:rPr>
            <w:rFonts w:cs="Arial"/>
            <w:szCs w:val="20"/>
          </w:rPr>
          <w:t xml:space="preserve">, </w:t>
        </w:r>
        <w:r w:rsidRPr="001402A7">
          <w:rPr>
            <w:rFonts w:cs="Arial"/>
            <w:szCs w:val="20"/>
          </w:rPr>
          <w:t>GENERIC_TFD_</w:t>
        </w:r>
        <w:del w:id="3078" w:author="Pham Minh Tu" w:date="2020-01-03T14:49:00Z">
          <w:r w:rsidRPr="001402A7" w:rsidDel="00C311A1">
            <w:rPr>
              <w:rFonts w:cs="Arial"/>
              <w:szCs w:val="20"/>
            </w:rPr>
            <w:delText>X1x</w:delText>
          </w:r>
        </w:del>
      </w:moveTo>
      <w:ins w:id="3079" w:author="Pham Minh Tu" w:date="2020-01-03T14:49:00Z">
        <w:r w:rsidR="00C311A1">
          <w:rPr>
            <w:rFonts w:cs="Arial"/>
            <w:szCs w:val="20"/>
          </w:rPr>
          <w:t>X2x</w:t>
        </w:r>
      </w:ins>
      <w:moveTo w:id="3080" w:author="Pham Minh Tu" w:date="2019-12-27T14:07:00Z">
        <w:r w:rsidRPr="001402A7">
          <w:rPr>
            <w:rFonts w:cs="Arial"/>
            <w:szCs w:val="20"/>
          </w:rPr>
          <w:t>_GT_SAMPUSG</w:t>
        </w:r>
        <w:r w:rsidRPr="001402A7">
          <w:t>_</w:t>
        </w:r>
        <w:r w:rsidRPr="001402A7">
          <w:rPr>
            <w:rFonts w:cs="Arial"/>
            <w:szCs w:val="20"/>
          </w:rPr>
          <w:t>004</w:t>
        </w:r>
        <w:r>
          <w:rPr>
            <w:rFonts w:cs="Arial"/>
            <w:szCs w:val="20"/>
          </w:rPr>
          <w:t>}</w:t>
        </w:r>
      </w:moveTo>
    </w:p>
    <w:p w:rsidR="008241FD" w:rsidRDefault="008241FD">
      <w:pPr>
        <w:pStyle w:val="Heading5"/>
        <w:rPr>
          <w:moveTo w:id="3081" w:author="Pham Minh Tu" w:date="2019-12-27T14:07:00Z"/>
        </w:rPr>
        <w:pPrChange w:id="3082" w:author="Pham Minh Tu" w:date="2019-12-27T14:07:00Z">
          <w:pPr>
            <w:pStyle w:val="Heading4"/>
          </w:pPr>
        </w:pPrChange>
      </w:pPr>
      <w:moveTo w:id="3083" w:author="Pham Minh Tu" w:date="2019-12-27T14:07:00Z">
        <w:r>
          <w:t>FolderOutput</w:t>
        </w:r>
      </w:moveTo>
    </w:p>
    <w:p w:rsidR="008241FD" w:rsidRDefault="008241FD" w:rsidP="008241FD">
      <w:pPr>
        <w:pStyle w:val="DesignID"/>
        <w:rPr>
          <w:moveTo w:id="3084" w:author="Pham Minh Tu" w:date="2019-12-27T14:07:00Z"/>
        </w:rPr>
      </w:pPr>
      <w:moveTo w:id="3085" w:author="Pham Minh Tu" w:date="2019-12-27T14:07:00Z">
        <w:r>
          <w:t>GENERIC_GDD_CLS_045_013:</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3086" w:author="Pham Minh Tu" w:date="2019-12-27T14:07:00Z"/>
                <w:b/>
              </w:rPr>
            </w:pPr>
            <w:moveTo w:id="3087" w:author="Pham Minh Tu" w:date="2019-12-27T14:07:00Z">
              <w:r w:rsidRPr="00E2291F">
                <w:rPr>
                  <w:b/>
                </w:rPr>
                <w:t>Variable Name</w:t>
              </w:r>
            </w:moveTo>
          </w:p>
        </w:tc>
        <w:tc>
          <w:tcPr>
            <w:tcW w:w="5816" w:type="dxa"/>
            <w:shd w:val="clear" w:color="auto" w:fill="auto"/>
          </w:tcPr>
          <w:p w:rsidR="008241FD" w:rsidRDefault="008241FD" w:rsidP="002E7FE0">
            <w:pPr>
              <w:rPr>
                <w:moveTo w:id="3088" w:author="Pham Minh Tu" w:date="2019-12-27T14:07:00Z"/>
              </w:rPr>
            </w:pPr>
            <w:moveTo w:id="3089" w:author="Pham Minh Tu" w:date="2019-12-27T14:07:00Z">
              <w:r>
                <w:t>FolderOutput</w:t>
              </w:r>
            </w:moveTo>
          </w:p>
        </w:tc>
      </w:tr>
      <w:tr w:rsidR="008241FD" w:rsidTr="002E7FE0">
        <w:tc>
          <w:tcPr>
            <w:tcW w:w="2492" w:type="dxa"/>
            <w:shd w:val="clear" w:color="auto" w:fill="D0CECE"/>
          </w:tcPr>
          <w:p w:rsidR="008241FD" w:rsidRPr="00E2291F" w:rsidRDefault="008241FD" w:rsidP="002E7FE0">
            <w:pPr>
              <w:rPr>
                <w:moveTo w:id="3090" w:author="Pham Minh Tu" w:date="2019-12-27T14:07:00Z"/>
                <w:b/>
              </w:rPr>
            </w:pPr>
            <w:moveTo w:id="3091" w:author="Pham Minh Tu" w:date="2019-12-27T14:07:00Z">
              <w:r w:rsidRPr="00E2291F">
                <w:rPr>
                  <w:b/>
                </w:rPr>
                <w:t>Type</w:t>
              </w:r>
            </w:moveTo>
          </w:p>
        </w:tc>
        <w:tc>
          <w:tcPr>
            <w:tcW w:w="5816" w:type="dxa"/>
            <w:shd w:val="clear" w:color="auto" w:fill="auto"/>
          </w:tcPr>
          <w:p w:rsidR="008241FD" w:rsidRDefault="008241FD" w:rsidP="002E7FE0">
            <w:pPr>
              <w:rPr>
                <w:moveTo w:id="3092" w:author="Pham Minh Tu" w:date="2019-12-27T14:07:00Z"/>
              </w:rPr>
            </w:pPr>
            <w:moveTo w:id="3093" w:author="Pham Minh Tu" w:date="2019-12-27T14:07:00Z">
              <w:r>
                <w:t>string</w:t>
              </w:r>
            </w:moveTo>
          </w:p>
        </w:tc>
      </w:tr>
      <w:tr w:rsidR="008241FD" w:rsidTr="002E7FE0">
        <w:tc>
          <w:tcPr>
            <w:tcW w:w="2492" w:type="dxa"/>
            <w:shd w:val="clear" w:color="auto" w:fill="D0CECE"/>
          </w:tcPr>
          <w:p w:rsidR="008241FD" w:rsidRPr="00E2291F" w:rsidRDefault="008241FD" w:rsidP="002E7FE0">
            <w:pPr>
              <w:rPr>
                <w:moveTo w:id="3094" w:author="Pham Minh Tu" w:date="2019-12-27T14:07:00Z"/>
                <w:b/>
              </w:rPr>
            </w:pPr>
            <w:moveTo w:id="3095" w:author="Pham Minh Tu" w:date="2019-12-27T14:07:00Z">
              <w:r w:rsidRPr="00E2291F">
                <w:rPr>
                  <w:b/>
                </w:rPr>
                <w:t>Range</w:t>
              </w:r>
            </w:moveTo>
          </w:p>
        </w:tc>
        <w:tc>
          <w:tcPr>
            <w:tcW w:w="5816" w:type="dxa"/>
            <w:shd w:val="clear" w:color="auto" w:fill="auto"/>
          </w:tcPr>
          <w:p w:rsidR="008241FD" w:rsidRDefault="008241FD" w:rsidP="002E7FE0">
            <w:pPr>
              <w:rPr>
                <w:moveTo w:id="3096" w:author="Pham Minh Tu" w:date="2019-12-27T14:07:00Z"/>
              </w:rPr>
            </w:pPr>
            <w:moveTo w:id="3097"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3098" w:author="Pham Minh Tu" w:date="2019-12-27T14:07:00Z"/>
                <w:b/>
              </w:rPr>
            </w:pPr>
            <w:moveTo w:id="3099" w:author="Pham Minh Tu" w:date="2019-12-27T14:07:00Z">
              <w:r w:rsidRPr="00E2291F">
                <w:rPr>
                  <w:b/>
                </w:rPr>
                <w:t>Description</w:t>
              </w:r>
            </w:moveTo>
          </w:p>
        </w:tc>
        <w:tc>
          <w:tcPr>
            <w:tcW w:w="5816" w:type="dxa"/>
            <w:shd w:val="clear" w:color="auto" w:fill="auto"/>
          </w:tcPr>
          <w:p w:rsidR="008241FD" w:rsidRDefault="008241FD" w:rsidP="002E7FE0">
            <w:pPr>
              <w:rPr>
                <w:moveTo w:id="3100" w:author="Pham Minh Tu" w:date="2019-12-27T14:07:00Z"/>
              </w:rPr>
            </w:pPr>
            <w:moveTo w:id="3101" w:author="Pham Minh Tu" w:date="2019-12-27T14:07:00Z">
              <w:r>
                <w:t xml:space="preserve">Contain value of option -o/-output that input from command line or xml config file </w:t>
              </w:r>
            </w:moveTo>
          </w:p>
        </w:tc>
      </w:tr>
    </w:tbl>
    <w:p w:rsidR="008241FD" w:rsidRDefault="008241FD" w:rsidP="008241FD">
      <w:pPr>
        <w:rPr>
          <w:moveTo w:id="3102" w:author="Pham Minh Tu" w:date="2019-12-27T14:07:00Z"/>
        </w:rPr>
      </w:pPr>
      <w:moveTo w:id="3103" w:author="Pham Minh Tu" w:date="2019-12-27T14:07:00Z">
        <w:r>
          <w:t xml:space="preserve">{Ref: </w:t>
        </w:r>
        <w:r w:rsidRPr="001402A7">
          <w:rPr>
            <w:rFonts w:cs="Arial"/>
            <w:szCs w:val="20"/>
          </w:rPr>
          <w:t>GENERIC_TFD_</w:t>
        </w:r>
        <w:del w:id="3104" w:author="Pham Minh Tu" w:date="2020-01-03T14:49:00Z">
          <w:r w:rsidRPr="001402A7" w:rsidDel="00C311A1">
            <w:rPr>
              <w:rFonts w:cs="Arial"/>
              <w:szCs w:val="20"/>
            </w:rPr>
            <w:delText>X1x</w:delText>
          </w:r>
        </w:del>
      </w:moveTo>
      <w:ins w:id="3105" w:author="Pham Minh Tu" w:date="2020-01-03T14:49:00Z">
        <w:r w:rsidR="00C311A1">
          <w:rPr>
            <w:rFonts w:cs="Arial"/>
            <w:szCs w:val="20"/>
          </w:rPr>
          <w:t>X2x</w:t>
        </w:r>
      </w:ins>
      <w:moveTo w:id="3106" w:author="Pham Minh Tu" w:date="2019-12-27T14:07:00Z">
        <w:r w:rsidRPr="001402A7">
          <w:rPr>
            <w:rFonts w:cs="Arial"/>
            <w:szCs w:val="20"/>
          </w:rPr>
          <w:t>_GT_SAMPUSG</w:t>
        </w:r>
        <w:r w:rsidRPr="001402A7">
          <w:t>_</w:t>
        </w:r>
        <w:r w:rsidRPr="001402A7">
          <w:rPr>
            <w:rFonts w:cs="Arial"/>
            <w:szCs w:val="20"/>
          </w:rPr>
          <w:t>005</w:t>
        </w:r>
        <w:r>
          <w:rPr>
            <w:rFonts w:cs="Arial"/>
            <w:szCs w:val="20"/>
          </w:rPr>
          <w:t>}</w:t>
        </w:r>
      </w:moveTo>
    </w:p>
    <w:p w:rsidR="008241FD" w:rsidRDefault="008241FD">
      <w:pPr>
        <w:pStyle w:val="Heading5"/>
        <w:rPr>
          <w:moveTo w:id="3107" w:author="Pham Minh Tu" w:date="2019-12-27T14:07:00Z"/>
        </w:rPr>
        <w:pPrChange w:id="3108" w:author="Pham Minh Tu" w:date="2019-12-27T14:07:00Z">
          <w:pPr>
            <w:pStyle w:val="Heading4"/>
          </w:pPr>
        </w:pPrChange>
      </w:pPr>
      <w:moveTo w:id="3109" w:author="Pham Minh Tu" w:date="2019-12-27T14:07:00Z">
        <w:r>
          <w:t>VendorFilters</w:t>
        </w:r>
      </w:moveTo>
    </w:p>
    <w:p w:rsidR="008241FD" w:rsidRDefault="008241FD" w:rsidP="008241FD">
      <w:pPr>
        <w:pStyle w:val="DesignID"/>
        <w:rPr>
          <w:moveTo w:id="3110" w:author="Pham Minh Tu" w:date="2019-12-27T14:07:00Z"/>
        </w:rPr>
      </w:pPr>
      <w:moveTo w:id="3111" w:author="Pham Minh Tu" w:date="2019-12-27T14:07:00Z">
        <w:r>
          <w:t>GENERIC_GDD_CLS_045_014:</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3112" w:author="Pham Minh Tu" w:date="2019-12-27T14:07:00Z"/>
                <w:b/>
              </w:rPr>
            </w:pPr>
            <w:moveTo w:id="3113" w:author="Pham Minh Tu" w:date="2019-12-27T14:07:00Z">
              <w:r w:rsidRPr="00E2291F">
                <w:rPr>
                  <w:b/>
                </w:rPr>
                <w:t>Variable Name</w:t>
              </w:r>
            </w:moveTo>
          </w:p>
        </w:tc>
        <w:tc>
          <w:tcPr>
            <w:tcW w:w="5816" w:type="dxa"/>
            <w:shd w:val="clear" w:color="auto" w:fill="auto"/>
          </w:tcPr>
          <w:p w:rsidR="008241FD" w:rsidRDefault="008241FD" w:rsidP="002E7FE0">
            <w:pPr>
              <w:rPr>
                <w:moveTo w:id="3114" w:author="Pham Minh Tu" w:date="2019-12-27T14:07:00Z"/>
              </w:rPr>
            </w:pPr>
            <w:moveTo w:id="3115" w:author="Pham Minh Tu" w:date="2019-12-27T14:07:00Z">
              <w:r>
                <w:t>VendorFilters</w:t>
              </w:r>
            </w:moveTo>
          </w:p>
        </w:tc>
      </w:tr>
      <w:tr w:rsidR="008241FD" w:rsidTr="002E7FE0">
        <w:tc>
          <w:tcPr>
            <w:tcW w:w="2492" w:type="dxa"/>
            <w:shd w:val="clear" w:color="auto" w:fill="D0CECE"/>
          </w:tcPr>
          <w:p w:rsidR="008241FD" w:rsidRPr="00E2291F" w:rsidRDefault="008241FD" w:rsidP="002E7FE0">
            <w:pPr>
              <w:rPr>
                <w:moveTo w:id="3116" w:author="Pham Minh Tu" w:date="2019-12-27T14:07:00Z"/>
                <w:b/>
              </w:rPr>
            </w:pPr>
            <w:moveTo w:id="3117" w:author="Pham Minh Tu" w:date="2019-12-27T14:07:00Z">
              <w:r w:rsidRPr="00E2291F">
                <w:rPr>
                  <w:b/>
                </w:rPr>
                <w:t>Type</w:t>
              </w:r>
            </w:moveTo>
          </w:p>
        </w:tc>
        <w:tc>
          <w:tcPr>
            <w:tcW w:w="5816" w:type="dxa"/>
            <w:shd w:val="clear" w:color="auto" w:fill="auto"/>
          </w:tcPr>
          <w:p w:rsidR="008241FD" w:rsidRDefault="008241FD" w:rsidP="002E7FE0">
            <w:pPr>
              <w:rPr>
                <w:moveTo w:id="3118" w:author="Pham Minh Tu" w:date="2019-12-27T14:07:00Z"/>
              </w:rPr>
            </w:pPr>
            <w:moveTo w:id="3119" w:author="Pham Minh Tu" w:date="2019-12-27T14:07:00Z">
              <w:r>
                <w:t>List&lt; string &gt;</w:t>
              </w:r>
            </w:moveTo>
          </w:p>
        </w:tc>
      </w:tr>
      <w:tr w:rsidR="008241FD" w:rsidTr="002E7FE0">
        <w:tc>
          <w:tcPr>
            <w:tcW w:w="2492" w:type="dxa"/>
            <w:shd w:val="clear" w:color="auto" w:fill="D0CECE"/>
          </w:tcPr>
          <w:p w:rsidR="008241FD" w:rsidRPr="00E2291F" w:rsidRDefault="008241FD" w:rsidP="002E7FE0">
            <w:pPr>
              <w:rPr>
                <w:moveTo w:id="3120" w:author="Pham Minh Tu" w:date="2019-12-27T14:07:00Z"/>
                <w:b/>
              </w:rPr>
            </w:pPr>
            <w:moveTo w:id="3121" w:author="Pham Minh Tu" w:date="2019-12-27T14:07:00Z">
              <w:r w:rsidRPr="00E2291F">
                <w:rPr>
                  <w:b/>
                </w:rPr>
                <w:t>Range</w:t>
              </w:r>
            </w:moveTo>
          </w:p>
        </w:tc>
        <w:tc>
          <w:tcPr>
            <w:tcW w:w="5816" w:type="dxa"/>
            <w:shd w:val="clear" w:color="auto" w:fill="auto"/>
          </w:tcPr>
          <w:p w:rsidR="008241FD" w:rsidRDefault="008241FD" w:rsidP="002E7FE0">
            <w:pPr>
              <w:rPr>
                <w:moveTo w:id="3122" w:author="Pham Minh Tu" w:date="2019-12-27T14:07:00Z"/>
              </w:rPr>
            </w:pPr>
            <w:moveTo w:id="3123"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3124" w:author="Pham Minh Tu" w:date="2019-12-27T14:07:00Z"/>
                <w:b/>
              </w:rPr>
            </w:pPr>
            <w:moveTo w:id="3125" w:author="Pham Minh Tu" w:date="2019-12-27T14:07:00Z">
              <w:r w:rsidRPr="00E2291F">
                <w:rPr>
                  <w:b/>
                </w:rPr>
                <w:t>Description</w:t>
              </w:r>
            </w:moveTo>
          </w:p>
        </w:tc>
        <w:tc>
          <w:tcPr>
            <w:tcW w:w="5816" w:type="dxa"/>
            <w:shd w:val="clear" w:color="auto" w:fill="auto"/>
          </w:tcPr>
          <w:p w:rsidR="008241FD" w:rsidRDefault="008241FD" w:rsidP="002E7FE0">
            <w:pPr>
              <w:rPr>
                <w:moveTo w:id="3126" w:author="Pham Minh Tu" w:date="2019-12-27T14:07:00Z"/>
              </w:rPr>
            </w:pPr>
            <w:moveTo w:id="3127" w:author="Pham Minh Tu" w:date="2019-12-27T14:07:00Z">
              <w:r>
                <w:t xml:space="preserve">Contain value of option -fr/-filter that input from command line or xml config file </w:t>
              </w:r>
            </w:moveTo>
          </w:p>
        </w:tc>
      </w:tr>
    </w:tbl>
    <w:p w:rsidR="008241FD" w:rsidRDefault="008241FD" w:rsidP="008241FD">
      <w:pPr>
        <w:rPr>
          <w:moveTo w:id="3128" w:author="Pham Minh Tu" w:date="2019-12-27T14:07:00Z"/>
        </w:rPr>
      </w:pPr>
      <w:moveTo w:id="3129" w:author="Pham Minh Tu" w:date="2019-12-27T14:07:00Z">
        <w:r>
          <w:t xml:space="preserve">{Ref: </w:t>
        </w:r>
        <w:r w:rsidRPr="00C844C6">
          <w:rPr>
            <w:rFonts w:cs="Arial"/>
            <w:szCs w:val="20"/>
          </w:rPr>
          <w:t>GENERIC_TFD_</w:t>
        </w:r>
        <w:del w:id="3130" w:author="Pham Minh Tu" w:date="2020-01-03T14:49:00Z">
          <w:r w:rsidRPr="00C844C6" w:rsidDel="00C311A1">
            <w:rPr>
              <w:rFonts w:cs="Arial"/>
              <w:szCs w:val="20"/>
            </w:rPr>
            <w:delText>X1x</w:delText>
          </w:r>
        </w:del>
      </w:moveTo>
      <w:ins w:id="3131" w:author="Pham Minh Tu" w:date="2020-01-03T14:49:00Z">
        <w:r w:rsidR="00C311A1">
          <w:rPr>
            <w:rFonts w:cs="Arial"/>
            <w:szCs w:val="20"/>
          </w:rPr>
          <w:t>X2x</w:t>
        </w:r>
      </w:ins>
      <w:moveTo w:id="3132" w:author="Pham Minh Tu" w:date="2019-12-27T14:07:00Z">
        <w:r w:rsidRPr="00C844C6">
          <w:rPr>
            <w:rFonts w:cs="Arial"/>
            <w:szCs w:val="20"/>
          </w:rPr>
          <w:t>_GT_USG_010</w:t>
        </w:r>
        <w:r>
          <w:rPr>
            <w:rFonts w:cs="Arial"/>
            <w:szCs w:val="20"/>
          </w:rPr>
          <w:t xml:space="preserve">, </w:t>
        </w:r>
        <w:r w:rsidRPr="001402A7">
          <w:rPr>
            <w:rFonts w:cs="Arial"/>
            <w:szCs w:val="20"/>
          </w:rPr>
          <w:t>GENERIC_TFD_</w:t>
        </w:r>
        <w:del w:id="3133" w:author="Pham Minh Tu" w:date="2020-01-03T14:49:00Z">
          <w:r w:rsidRPr="001402A7" w:rsidDel="00C311A1">
            <w:rPr>
              <w:rFonts w:cs="Arial"/>
              <w:szCs w:val="20"/>
            </w:rPr>
            <w:delText>X1x</w:delText>
          </w:r>
        </w:del>
      </w:moveTo>
      <w:ins w:id="3134" w:author="Pham Minh Tu" w:date="2020-01-03T14:49:00Z">
        <w:r w:rsidR="00C311A1">
          <w:rPr>
            <w:rFonts w:cs="Arial"/>
            <w:szCs w:val="20"/>
          </w:rPr>
          <w:t>X2x</w:t>
        </w:r>
      </w:ins>
      <w:moveTo w:id="3135" w:author="Pham Minh Tu" w:date="2019-12-27T14:07:00Z">
        <w:r w:rsidRPr="001402A7">
          <w:rPr>
            <w:rFonts w:cs="Arial"/>
            <w:szCs w:val="20"/>
          </w:rPr>
          <w:t>_GT_USG_015</w:t>
        </w:r>
        <w:r>
          <w:rPr>
            <w:rFonts w:cs="Arial"/>
            <w:szCs w:val="20"/>
          </w:rPr>
          <w:t>}</w:t>
        </w:r>
      </w:moveTo>
    </w:p>
    <w:p w:rsidR="008241FD" w:rsidRDefault="008241FD">
      <w:pPr>
        <w:pStyle w:val="Heading5"/>
        <w:rPr>
          <w:moveTo w:id="3136" w:author="Pham Minh Tu" w:date="2019-12-27T14:07:00Z"/>
        </w:rPr>
        <w:pPrChange w:id="3137" w:author="Pham Minh Tu" w:date="2019-12-27T14:07:00Z">
          <w:pPr>
            <w:pStyle w:val="Heading4"/>
          </w:pPr>
        </w:pPrChange>
      </w:pPr>
      <w:moveTo w:id="3138" w:author="Pham Minh Tu" w:date="2019-12-27T14:07:00Z">
        <w:r>
          <w:t>VendorFilterEnabled</w:t>
        </w:r>
      </w:moveTo>
    </w:p>
    <w:p w:rsidR="008241FD" w:rsidRDefault="008241FD" w:rsidP="008241FD">
      <w:pPr>
        <w:pStyle w:val="DesignID"/>
        <w:rPr>
          <w:moveTo w:id="3139" w:author="Pham Minh Tu" w:date="2019-12-27T14:07:00Z"/>
        </w:rPr>
      </w:pPr>
      <w:moveTo w:id="3140" w:author="Pham Minh Tu" w:date="2019-12-27T14:07:00Z">
        <w:r>
          <w:t>GENERIC_GDD_CLS_045_015:</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8241FD" w:rsidTr="002E7FE0">
        <w:tc>
          <w:tcPr>
            <w:tcW w:w="2492" w:type="dxa"/>
            <w:shd w:val="clear" w:color="auto" w:fill="D0CECE"/>
          </w:tcPr>
          <w:p w:rsidR="008241FD" w:rsidRPr="00E2291F" w:rsidRDefault="008241FD" w:rsidP="002E7FE0">
            <w:pPr>
              <w:rPr>
                <w:moveTo w:id="3141" w:author="Pham Minh Tu" w:date="2019-12-27T14:07:00Z"/>
                <w:b/>
              </w:rPr>
            </w:pPr>
            <w:moveTo w:id="3142" w:author="Pham Minh Tu" w:date="2019-12-27T14:07:00Z">
              <w:r w:rsidRPr="00E2291F">
                <w:rPr>
                  <w:b/>
                </w:rPr>
                <w:lastRenderedPageBreak/>
                <w:t>Variable Name</w:t>
              </w:r>
            </w:moveTo>
          </w:p>
        </w:tc>
        <w:tc>
          <w:tcPr>
            <w:tcW w:w="5816" w:type="dxa"/>
            <w:shd w:val="clear" w:color="auto" w:fill="auto"/>
          </w:tcPr>
          <w:p w:rsidR="008241FD" w:rsidRDefault="008241FD" w:rsidP="002E7FE0">
            <w:pPr>
              <w:rPr>
                <w:moveTo w:id="3143" w:author="Pham Minh Tu" w:date="2019-12-27T14:07:00Z"/>
              </w:rPr>
            </w:pPr>
            <w:moveTo w:id="3144" w:author="Pham Minh Tu" w:date="2019-12-27T14:07:00Z">
              <w:r>
                <w:t>VendorFilterEnabled</w:t>
              </w:r>
            </w:moveTo>
          </w:p>
        </w:tc>
      </w:tr>
      <w:tr w:rsidR="008241FD" w:rsidTr="002E7FE0">
        <w:tc>
          <w:tcPr>
            <w:tcW w:w="2492" w:type="dxa"/>
            <w:shd w:val="clear" w:color="auto" w:fill="D0CECE"/>
          </w:tcPr>
          <w:p w:rsidR="008241FD" w:rsidRPr="00E2291F" w:rsidRDefault="008241FD" w:rsidP="002E7FE0">
            <w:pPr>
              <w:rPr>
                <w:moveTo w:id="3145" w:author="Pham Minh Tu" w:date="2019-12-27T14:07:00Z"/>
                <w:b/>
              </w:rPr>
            </w:pPr>
            <w:moveTo w:id="3146" w:author="Pham Minh Tu" w:date="2019-12-27T14:07:00Z">
              <w:r w:rsidRPr="00E2291F">
                <w:rPr>
                  <w:b/>
                </w:rPr>
                <w:t>Type</w:t>
              </w:r>
            </w:moveTo>
          </w:p>
        </w:tc>
        <w:tc>
          <w:tcPr>
            <w:tcW w:w="5816" w:type="dxa"/>
            <w:shd w:val="clear" w:color="auto" w:fill="auto"/>
          </w:tcPr>
          <w:p w:rsidR="008241FD" w:rsidRDefault="008241FD" w:rsidP="002E7FE0">
            <w:pPr>
              <w:rPr>
                <w:moveTo w:id="3147" w:author="Pham Minh Tu" w:date="2019-12-27T14:07:00Z"/>
              </w:rPr>
            </w:pPr>
            <w:moveTo w:id="3148" w:author="Pham Minh Tu" w:date="2019-12-27T14:07:00Z">
              <w:r>
                <w:t>bool</w:t>
              </w:r>
            </w:moveTo>
          </w:p>
        </w:tc>
      </w:tr>
      <w:tr w:rsidR="008241FD" w:rsidTr="002E7FE0">
        <w:tc>
          <w:tcPr>
            <w:tcW w:w="2492" w:type="dxa"/>
            <w:shd w:val="clear" w:color="auto" w:fill="D0CECE"/>
          </w:tcPr>
          <w:p w:rsidR="008241FD" w:rsidRPr="00E2291F" w:rsidRDefault="008241FD" w:rsidP="002E7FE0">
            <w:pPr>
              <w:rPr>
                <w:moveTo w:id="3149" w:author="Pham Minh Tu" w:date="2019-12-27T14:07:00Z"/>
                <w:b/>
              </w:rPr>
            </w:pPr>
            <w:moveTo w:id="3150" w:author="Pham Minh Tu" w:date="2019-12-27T14:07:00Z">
              <w:r w:rsidRPr="00E2291F">
                <w:rPr>
                  <w:b/>
                </w:rPr>
                <w:t>Range</w:t>
              </w:r>
            </w:moveTo>
          </w:p>
        </w:tc>
        <w:tc>
          <w:tcPr>
            <w:tcW w:w="5816" w:type="dxa"/>
            <w:shd w:val="clear" w:color="auto" w:fill="auto"/>
          </w:tcPr>
          <w:p w:rsidR="008241FD" w:rsidRDefault="008241FD" w:rsidP="002E7FE0">
            <w:pPr>
              <w:rPr>
                <w:moveTo w:id="3151" w:author="Pham Minh Tu" w:date="2019-12-27T14:07:00Z"/>
              </w:rPr>
            </w:pPr>
            <w:moveTo w:id="3152" w:author="Pham Minh Tu" w:date="2019-12-27T14:07:00Z">
              <w:r>
                <w:t>None</w:t>
              </w:r>
            </w:moveTo>
          </w:p>
        </w:tc>
      </w:tr>
      <w:tr w:rsidR="008241FD" w:rsidTr="002E7FE0">
        <w:tc>
          <w:tcPr>
            <w:tcW w:w="2492" w:type="dxa"/>
            <w:shd w:val="clear" w:color="auto" w:fill="D0CECE"/>
          </w:tcPr>
          <w:p w:rsidR="008241FD" w:rsidRPr="00E2291F" w:rsidRDefault="008241FD" w:rsidP="002E7FE0">
            <w:pPr>
              <w:rPr>
                <w:moveTo w:id="3153" w:author="Pham Minh Tu" w:date="2019-12-27T14:07:00Z"/>
                <w:b/>
              </w:rPr>
            </w:pPr>
            <w:moveTo w:id="3154" w:author="Pham Minh Tu" w:date="2019-12-27T14:07:00Z">
              <w:r w:rsidRPr="00E2291F">
                <w:rPr>
                  <w:b/>
                </w:rPr>
                <w:t>Description</w:t>
              </w:r>
            </w:moveTo>
          </w:p>
        </w:tc>
        <w:tc>
          <w:tcPr>
            <w:tcW w:w="5816" w:type="dxa"/>
            <w:shd w:val="clear" w:color="auto" w:fill="auto"/>
          </w:tcPr>
          <w:p w:rsidR="008241FD" w:rsidRDefault="008241FD" w:rsidP="002E7FE0">
            <w:pPr>
              <w:rPr>
                <w:moveTo w:id="3155" w:author="Pham Minh Tu" w:date="2019-12-27T14:07:00Z"/>
              </w:rPr>
            </w:pPr>
            <w:moveTo w:id="3156" w:author="Pham Minh Tu" w:date="2019-12-27T14:07:00Z">
              <w:r>
                <w:t xml:space="preserve">Contain status of option vendor such as enable or disable </w:t>
              </w:r>
            </w:moveTo>
          </w:p>
        </w:tc>
      </w:tr>
    </w:tbl>
    <w:p w:rsidR="008241FD" w:rsidRDefault="008241FD" w:rsidP="008241FD">
      <w:pPr>
        <w:rPr>
          <w:moveTo w:id="3157" w:author="Pham Minh Tu" w:date="2019-12-27T14:07:00Z"/>
        </w:rPr>
      </w:pPr>
    </w:p>
    <w:p w:rsidR="008241FD" w:rsidRDefault="008241FD">
      <w:pPr>
        <w:pStyle w:val="Heading4"/>
        <w:rPr>
          <w:moveTo w:id="3158" w:author="Pham Minh Tu" w:date="2019-12-27T14:07:00Z"/>
        </w:rPr>
        <w:pPrChange w:id="3159" w:author="Pham Minh Tu" w:date="2019-12-27T14:07:00Z">
          <w:pPr>
            <w:pStyle w:val="Heading3"/>
          </w:pPr>
        </w:pPrChange>
      </w:pPr>
      <w:moveTo w:id="3160" w:author="Pham Minh Tu" w:date="2019-12-27T14:07:00Z">
        <w:r>
          <w:t>Methods</w:t>
        </w:r>
      </w:moveTo>
    </w:p>
    <w:p w:rsidR="008241FD" w:rsidRDefault="008241FD">
      <w:pPr>
        <w:pStyle w:val="Heading5"/>
        <w:rPr>
          <w:moveTo w:id="3161" w:author="Pham Minh Tu" w:date="2019-12-27T14:07:00Z"/>
        </w:rPr>
        <w:pPrChange w:id="3162" w:author="Pham Minh Tu" w:date="2019-12-27T14:07:00Z">
          <w:pPr>
            <w:pStyle w:val="Heading4"/>
          </w:pPr>
        </w:pPrChange>
      </w:pPr>
      <w:moveTo w:id="3163" w:author="Pham Minh Tu" w:date="2019-12-27T14:07:00Z">
        <w:r>
          <w:t>GetAllCmdOptions</w:t>
        </w:r>
      </w:moveTo>
    </w:p>
    <w:p w:rsidR="008241FD" w:rsidRDefault="008241FD" w:rsidP="008241FD">
      <w:pPr>
        <w:pStyle w:val="DesignID"/>
        <w:rPr>
          <w:moveTo w:id="3164" w:author="Pham Minh Tu" w:date="2019-12-27T14:07:00Z"/>
        </w:rPr>
      </w:pPr>
      <w:moveTo w:id="3165" w:author="Pham Minh Tu" w:date="2019-12-27T14:07:00Z">
        <w:r>
          <w:t>GENERIC_GDD_CLS_045_016:</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8241FD" w:rsidTr="002E7FE0">
        <w:tc>
          <w:tcPr>
            <w:tcW w:w="2077" w:type="dxa"/>
            <w:shd w:val="clear" w:color="auto" w:fill="D0CECE"/>
          </w:tcPr>
          <w:p w:rsidR="008241FD" w:rsidRPr="00E2291F" w:rsidRDefault="008241FD" w:rsidP="002E7FE0">
            <w:pPr>
              <w:rPr>
                <w:moveTo w:id="3166" w:author="Pham Minh Tu" w:date="2019-12-27T14:07:00Z"/>
                <w:b/>
              </w:rPr>
            </w:pPr>
            <w:moveTo w:id="3167" w:author="Pham Minh Tu" w:date="2019-12-27T14:07:00Z">
              <w:r w:rsidRPr="00E2291F">
                <w:rPr>
                  <w:b/>
                </w:rPr>
                <w:t>Method Name</w:t>
              </w:r>
            </w:moveTo>
          </w:p>
        </w:tc>
        <w:tc>
          <w:tcPr>
            <w:tcW w:w="1038" w:type="dxa"/>
            <w:gridSpan w:val="3"/>
            <w:shd w:val="clear" w:color="auto" w:fill="auto"/>
          </w:tcPr>
          <w:p w:rsidR="008241FD" w:rsidRDefault="008241FD" w:rsidP="002E7FE0">
            <w:pPr>
              <w:rPr>
                <w:moveTo w:id="3168" w:author="Pham Minh Tu" w:date="2019-12-27T14:07:00Z"/>
              </w:rPr>
            </w:pPr>
            <w:moveTo w:id="3169" w:author="Pham Minh Tu" w:date="2019-12-27T14:07:00Z">
              <w:r>
                <w:t>GetAllCmdOptions</w:t>
              </w:r>
            </w:moveTo>
          </w:p>
        </w:tc>
      </w:tr>
      <w:tr w:rsidR="008241FD" w:rsidTr="002E7FE0">
        <w:tc>
          <w:tcPr>
            <w:tcW w:w="2077" w:type="dxa"/>
            <w:shd w:val="clear" w:color="auto" w:fill="D0CECE"/>
          </w:tcPr>
          <w:p w:rsidR="008241FD" w:rsidRPr="00E2291F" w:rsidRDefault="008241FD" w:rsidP="002E7FE0">
            <w:pPr>
              <w:rPr>
                <w:moveTo w:id="3170" w:author="Pham Minh Tu" w:date="2019-12-27T14:07:00Z"/>
                <w:b/>
              </w:rPr>
            </w:pPr>
            <w:moveTo w:id="3171" w:author="Pham Minh Tu" w:date="2019-12-27T14:07:00Z">
              <w:r w:rsidRPr="00E2291F">
                <w:rPr>
                  <w:b/>
                </w:rPr>
                <w:t>Arguments</w:t>
              </w:r>
            </w:moveTo>
          </w:p>
        </w:tc>
        <w:tc>
          <w:tcPr>
            <w:tcW w:w="1038" w:type="dxa"/>
            <w:gridSpan w:val="3"/>
            <w:shd w:val="clear" w:color="auto" w:fill="auto"/>
          </w:tcPr>
          <w:p w:rsidR="008241FD" w:rsidRDefault="008241FD" w:rsidP="002E7FE0">
            <w:pPr>
              <w:rPr>
                <w:moveTo w:id="3172" w:author="Pham Minh Tu" w:date="2019-12-27T14:07:00Z"/>
              </w:rPr>
            </w:pPr>
            <w:moveTo w:id="3173" w:author="Pham Minh Tu" w:date="2019-12-27T14:07:00Z">
              <w:r>
                <w:t>None</w:t>
              </w:r>
            </w:moveTo>
          </w:p>
        </w:tc>
      </w:tr>
      <w:tr w:rsidR="008241FD" w:rsidTr="002E7FE0">
        <w:tc>
          <w:tcPr>
            <w:tcW w:w="2077" w:type="dxa"/>
            <w:vMerge w:val="restart"/>
            <w:shd w:val="clear" w:color="auto" w:fill="D0CECE"/>
          </w:tcPr>
          <w:p w:rsidR="008241FD" w:rsidRPr="00E2291F" w:rsidRDefault="008241FD" w:rsidP="002E7FE0">
            <w:pPr>
              <w:rPr>
                <w:moveTo w:id="3174" w:author="Pham Minh Tu" w:date="2019-12-27T14:07:00Z"/>
                <w:b/>
              </w:rPr>
            </w:pPr>
            <w:moveTo w:id="3175" w:author="Pham Minh Tu" w:date="2019-12-27T14:07:00Z">
              <w:r w:rsidRPr="00E2291F">
                <w:rPr>
                  <w:b/>
                </w:rPr>
                <w:t>Return</w:t>
              </w:r>
            </w:moveTo>
          </w:p>
        </w:tc>
        <w:tc>
          <w:tcPr>
            <w:tcW w:w="4154" w:type="dxa"/>
            <w:vMerge w:val="restart"/>
            <w:shd w:val="clear" w:color="auto" w:fill="auto"/>
          </w:tcPr>
          <w:p w:rsidR="008241FD" w:rsidRDefault="008241FD" w:rsidP="002E7FE0">
            <w:pPr>
              <w:rPr>
                <w:moveTo w:id="3176" w:author="Pham Minh Tu" w:date="2019-12-27T14:07:00Z"/>
              </w:rPr>
            </w:pPr>
            <w:moveTo w:id="3177" w:author="Pham Minh Tu" w:date="2019-12-27T14:07:00Z">
              <w:r>
                <w:t xml:space="preserve">string[] </w:t>
              </w:r>
            </w:moveTo>
          </w:p>
        </w:tc>
        <w:tc>
          <w:tcPr>
            <w:tcW w:w="1038" w:type="dxa"/>
            <w:gridSpan w:val="2"/>
            <w:shd w:val="clear" w:color="auto" w:fill="auto"/>
          </w:tcPr>
          <w:p w:rsidR="008241FD" w:rsidRDefault="008241FD" w:rsidP="002E7FE0">
            <w:pPr>
              <w:rPr>
                <w:moveTo w:id="3178" w:author="Pham Minh Tu" w:date="2019-12-27T14:07:00Z"/>
              </w:rPr>
            </w:pPr>
            <w:moveTo w:id="3179" w:author="Pham Minh Tu" w:date="2019-12-27T14:07:00Z">
              <w:r>
                <w:t>None</w:t>
              </w:r>
            </w:moveTo>
          </w:p>
        </w:tc>
      </w:tr>
      <w:tr w:rsidR="008241FD" w:rsidTr="002E7FE0">
        <w:tc>
          <w:tcPr>
            <w:tcW w:w="2077" w:type="dxa"/>
            <w:vMerge/>
            <w:shd w:val="clear" w:color="auto" w:fill="D0CECE"/>
          </w:tcPr>
          <w:p w:rsidR="008241FD" w:rsidRPr="00E2291F" w:rsidRDefault="008241FD" w:rsidP="002E7FE0">
            <w:pPr>
              <w:rPr>
                <w:moveTo w:id="3180" w:author="Pham Minh Tu" w:date="2019-12-27T14:07:00Z"/>
                <w:b/>
              </w:rPr>
            </w:pPr>
          </w:p>
        </w:tc>
        <w:tc>
          <w:tcPr>
            <w:tcW w:w="2077" w:type="dxa"/>
            <w:vMerge/>
            <w:shd w:val="clear" w:color="auto" w:fill="auto"/>
          </w:tcPr>
          <w:p w:rsidR="008241FD" w:rsidRDefault="008241FD" w:rsidP="002E7FE0">
            <w:pPr>
              <w:rPr>
                <w:moveTo w:id="3181" w:author="Pham Minh Tu" w:date="2019-12-27T14:07:00Z"/>
              </w:rPr>
            </w:pPr>
          </w:p>
        </w:tc>
        <w:tc>
          <w:tcPr>
            <w:tcW w:w="1038" w:type="dxa"/>
            <w:shd w:val="clear" w:color="auto" w:fill="D3D3D3"/>
          </w:tcPr>
          <w:p w:rsidR="008241FD" w:rsidRDefault="008241FD" w:rsidP="002E7FE0">
            <w:pPr>
              <w:rPr>
                <w:moveTo w:id="3182" w:author="Pham Minh Tu" w:date="2019-12-27T14:07:00Z"/>
              </w:rPr>
            </w:pPr>
            <w:moveTo w:id="3183" w:author="Pham Minh Tu" w:date="2019-12-27T14:07:00Z">
              <w:r>
                <w:t>Range:</w:t>
              </w:r>
            </w:moveTo>
          </w:p>
        </w:tc>
        <w:tc>
          <w:tcPr>
            <w:tcW w:w="1038" w:type="dxa"/>
            <w:shd w:val="clear" w:color="auto" w:fill="auto"/>
          </w:tcPr>
          <w:p w:rsidR="008241FD" w:rsidRDefault="008241FD" w:rsidP="002E7FE0">
            <w:pPr>
              <w:rPr>
                <w:moveTo w:id="3184" w:author="Pham Minh Tu" w:date="2019-12-27T14:07:00Z"/>
              </w:rPr>
            </w:pPr>
            <w:moveTo w:id="3185" w:author="Pham Minh Tu" w:date="2019-12-27T14:07:00Z">
              <w:r>
                <w:t>None</w:t>
              </w:r>
            </w:moveTo>
          </w:p>
        </w:tc>
      </w:tr>
      <w:tr w:rsidR="008241FD" w:rsidTr="002E7FE0">
        <w:tc>
          <w:tcPr>
            <w:tcW w:w="2077" w:type="dxa"/>
            <w:shd w:val="clear" w:color="auto" w:fill="D0CECE"/>
          </w:tcPr>
          <w:p w:rsidR="008241FD" w:rsidRPr="00E2291F" w:rsidRDefault="008241FD" w:rsidP="002E7FE0">
            <w:pPr>
              <w:rPr>
                <w:moveTo w:id="3186" w:author="Pham Minh Tu" w:date="2019-12-27T14:07:00Z"/>
                <w:b/>
              </w:rPr>
            </w:pPr>
            <w:moveTo w:id="3187" w:author="Pham Minh Tu" w:date="2019-12-27T14:07:00Z">
              <w:r w:rsidRPr="00E2291F">
                <w:rPr>
                  <w:b/>
                </w:rPr>
                <w:t>Generated Value</w:t>
              </w:r>
            </w:moveTo>
          </w:p>
        </w:tc>
        <w:tc>
          <w:tcPr>
            <w:tcW w:w="6231" w:type="dxa"/>
            <w:gridSpan w:val="3"/>
            <w:shd w:val="clear" w:color="auto" w:fill="auto"/>
          </w:tcPr>
          <w:p w:rsidR="008241FD" w:rsidRDefault="008241FD" w:rsidP="002E7FE0">
            <w:pPr>
              <w:rPr>
                <w:moveTo w:id="3188" w:author="Pham Minh Tu" w:date="2019-12-27T14:07:00Z"/>
              </w:rPr>
            </w:pPr>
            <w:moveTo w:id="3189" w:author="Pham Minh Tu" w:date="2019-12-27T14:07:00Z">
              <w:r>
                <w:t xml:space="preserve"> None </w:t>
              </w:r>
            </w:moveTo>
          </w:p>
        </w:tc>
      </w:tr>
      <w:tr w:rsidR="008241FD" w:rsidTr="002E7FE0">
        <w:tc>
          <w:tcPr>
            <w:tcW w:w="2077" w:type="dxa"/>
            <w:shd w:val="clear" w:color="auto" w:fill="D0CECE"/>
          </w:tcPr>
          <w:p w:rsidR="008241FD" w:rsidRPr="00E2291F" w:rsidRDefault="008241FD" w:rsidP="002E7FE0">
            <w:pPr>
              <w:rPr>
                <w:moveTo w:id="3190" w:author="Pham Minh Tu" w:date="2019-12-27T14:07:00Z"/>
                <w:b/>
              </w:rPr>
            </w:pPr>
            <w:moveTo w:id="3191" w:author="Pham Minh Tu" w:date="2019-12-27T14:07:00Z">
              <w:r w:rsidRPr="00E2291F">
                <w:rPr>
                  <w:b/>
                </w:rPr>
                <w:t>Description</w:t>
              </w:r>
            </w:moveTo>
          </w:p>
        </w:tc>
        <w:tc>
          <w:tcPr>
            <w:tcW w:w="6231" w:type="dxa"/>
            <w:gridSpan w:val="3"/>
            <w:shd w:val="clear" w:color="auto" w:fill="auto"/>
          </w:tcPr>
          <w:p w:rsidR="008241FD" w:rsidRDefault="008241FD" w:rsidP="002E7FE0">
            <w:pPr>
              <w:pStyle w:val="SourceCode"/>
              <w:rPr>
                <w:moveTo w:id="3192" w:author="Pham Minh Tu" w:date="2019-12-27T14:07:00Z"/>
              </w:rPr>
            </w:pPr>
            <w:moveTo w:id="3193" w:author="Pham Minh Tu" w:date="2019-12-27T14:07:00Z">
              <w:r>
                <w:t>Get all command options such as -h, -c, -l, -o, -fr,...</w:t>
              </w:r>
            </w:moveTo>
          </w:p>
          <w:p w:rsidR="008241FD" w:rsidRDefault="008241FD" w:rsidP="002E7FE0">
            <w:pPr>
              <w:pStyle w:val="SourceCode"/>
              <w:rPr>
                <w:moveTo w:id="3194" w:author="Pham Minh Tu" w:date="2019-12-27T14:07:00Z"/>
              </w:rPr>
            </w:pPr>
            <w:moveTo w:id="3195" w:author="Pham Minh Tu" w:date="2019-12-27T14:07:00Z">
              <w:r>
                <w:t>Algorithm:</w:t>
              </w:r>
              <w:r>
                <w:br/>
                <w:t>Get all valid options of command line</w:t>
              </w:r>
            </w:moveTo>
          </w:p>
        </w:tc>
      </w:tr>
    </w:tbl>
    <w:p w:rsidR="008241FD" w:rsidRDefault="008241FD" w:rsidP="008241FD">
      <w:pPr>
        <w:pStyle w:val="RefReq"/>
        <w:rPr>
          <w:moveTo w:id="3196" w:author="Pham Minh Tu" w:date="2019-12-27T14:07:00Z"/>
        </w:rPr>
      </w:pPr>
      <w:moveTo w:id="3197" w:author="Pham Minh Tu" w:date="2019-12-27T14:07:00Z">
        <w:r>
          <w:t>{Ref: N/A}</w:t>
        </w:r>
      </w:moveTo>
    </w:p>
    <w:p w:rsidR="008241FD" w:rsidRDefault="008241FD" w:rsidP="008241FD">
      <w:pPr>
        <w:rPr>
          <w:moveTo w:id="3198" w:author="Pham Minh Tu" w:date="2019-12-27T14:07:00Z"/>
        </w:rPr>
      </w:pPr>
    </w:p>
    <w:p w:rsidR="008241FD" w:rsidRDefault="008241FD">
      <w:pPr>
        <w:pStyle w:val="Heading5"/>
        <w:rPr>
          <w:moveTo w:id="3199" w:author="Pham Minh Tu" w:date="2019-12-27T14:07:00Z"/>
        </w:rPr>
        <w:pPrChange w:id="3200" w:author="Pham Minh Tu" w:date="2019-12-27T14:07:00Z">
          <w:pPr>
            <w:pStyle w:val="Heading4"/>
          </w:pPr>
        </w:pPrChange>
      </w:pPr>
      <w:moveTo w:id="3201" w:author="Pham Minh Tu" w:date="2019-12-27T14:07:00Z">
        <w:r>
          <w:t>GetSingleCmdOptions</w:t>
        </w:r>
      </w:moveTo>
    </w:p>
    <w:p w:rsidR="008241FD" w:rsidRDefault="008241FD" w:rsidP="008241FD">
      <w:pPr>
        <w:pStyle w:val="DesignID"/>
        <w:rPr>
          <w:moveTo w:id="3202" w:author="Pham Minh Tu" w:date="2019-12-27T14:07:00Z"/>
        </w:rPr>
      </w:pPr>
      <w:moveTo w:id="3203" w:author="Pham Minh Tu" w:date="2019-12-27T14:07:00Z">
        <w:r>
          <w:t>GENERIC_GDD_CLS_045_017:</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8241FD" w:rsidTr="002E7FE0">
        <w:tc>
          <w:tcPr>
            <w:tcW w:w="2077" w:type="dxa"/>
            <w:shd w:val="clear" w:color="auto" w:fill="D0CECE"/>
          </w:tcPr>
          <w:p w:rsidR="008241FD" w:rsidRPr="00E2291F" w:rsidRDefault="008241FD" w:rsidP="002E7FE0">
            <w:pPr>
              <w:rPr>
                <w:moveTo w:id="3204" w:author="Pham Minh Tu" w:date="2019-12-27T14:07:00Z"/>
                <w:b/>
              </w:rPr>
            </w:pPr>
            <w:moveTo w:id="3205" w:author="Pham Minh Tu" w:date="2019-12-27T14:07:00Z">
              <w:r w:rsidRPr="00E2291F">
                <w:rPr>
                  <w:b/>
                </w:rPr>
                <w:t>Method Name</w:t>
              </w:r>
            </w:moveTo>
          </w:p>
        </w:tc>
        <w:tc>
          <w:tcPr>
            <w:tcW w:w="1038" w:type="dxa"/>
            <w:gridSpan w:val="3"/>
            <w:shd w:val="clear" w:color="auto" w:fill="auto"/>
          </w:tcPr>
          <w:p w:rsidR="008241FD" w:rsidRDefault="008241FD" w:rsidP="002E7FE0">
            <w:pPr>
              <w:rPr>
                <w:moveTo w:id="3206" w:author="Pham Minh Tu" w:date="2019-12-27T14:07:00Z"/>
              </w:rPr>
            </w:pPr>
            <w:moveTo w:id="3207" w:author="Pham Minh Tu" w:date="2019-12-27T14:07:00Z">
              <w:r>
                <w:t>GetSingleCmdOptions</w:t>
              </w:r>
            </w:moveTo>
          </w:p>
        </w:tc>
      </w:tr>
      <w:tr w:rsidR="008241FD" w:rsidTr="002E7FE0">
        <w:tc>
          <w:tcPr>
            <w:tcW w:w="2077" w:type="dxa"/>
            <w:shd w:val="clear" w:color="auto" w:fill="D0CECE"/>
          </w:tcPr>
          <w:p w:rsidR="008241FD" w:rsidRPr="00E2291F" w:rsidRDefault="008241FD" w:rsidP="002E7FE0">
            <w:pPr>
              <w:rPr>
                <w:moveTo w:id="3208" w:author="Pham Minh Tu" w:date="2019-12-27T14:07:00Z"/>
                <w:b/>
              </w:rPr>
            </w:pPr>
            <w:moveTo w:id="3209" w:author="Pham Minh Tu" w:date="2019-12-27T14:07:00Z">
              <w:r w:rsidRPr="00E2291F">
                <w:rPr>
                  <w:b/>
                </w:rPr>
                <w:t>Arguments</w:t>
              </w:r>
            </w:moveTo>
          </w:p>
        </w:tc>
        <w:tc>
          <w:tcPr>
            <w:tcW w:w="1038" w:type="dxa"/>
            <w:gridSpan w:val="3"/>
            <w:shd w:val="clear" w:color="auto" w:fill="auto"/>
          </w:tcPr>
          <w:p w:rsidR="008241FD" w:rsidRDefault="008241FD" w:rsidP="002E7FE0">
            <w:pPr>
              <w:rPr>
                <w:moveTo w:id="3210" w:author="Pham Minh Tu" w:date="2019-12-27T14:07:00Z"/>
              </w:rPr>
            </w:pPr>
            <w:moveTo w:id="3211" w:author="Pham Minh Tu" w:date="2019-12-27T14:07:00Z">
              <w:r>
                <w:t>None</w:t>
              </w:r>
            </w:moveTo>
          </w:p>
        </w:tc>
      </w:tr>
      <w:tr w:rsidR="008241FD" w:rsidTr="002E7FE0">
        <w:tc>
          <w:tcPr>
            <w:tcW w:w="2077" w:type="dxa"/>
            <w:vMerge w:val="restart"/>
            <w:shd w:val="clear" w:color="auto" w:fill="D0CECE"/>
          </w:tcPr>
          <w:p w:rsidR="008241FD" w:rsidRPr="00E2291F" w:rsidRDefault="008241FD" w:rsidP="002E7FE0">
            <w:pPr>
              <w:rPr>
                <w:moveTo w:id="3212" w:author="Pham Minh Tu" w:date="2019-12-27T14:07:00Z"/>
                <w:b/>
              </w:rPr>
            </w:pPr>
            <w:moveTo w:id="3213" w:author="Pham Minh Tu" w:date="2019-12-27T14:07:00Z">
              <w:r w:rsidRPr="00E2291F">
                <w:rPr>
                  <w:b/>
                </w:rPr>
                <w:t>Return</w:t>
              </w:r>
            </w:moveTo>
          </w:p>
        </w:tc>
        <w:tc>
          <w:tcPr>
            <w:tcW w:w="4154" w:type="dxa"/>
            <w:vMerge w:val="restart"/>
            <w:shd w:val="clear" w:color="auto" w:fill="auto"/>
          </w:tcPr>
          <w:p w:rsidR="008241FD" w:rsidRDefault="008241FD" w:rsidP="002E7FE0">
            <w:pPr>
              <w:rPr>
                <w:moveTo w:id="3214" w:author="Pham Minh Tu" w:date="2019-12-27T14:07:00Z"/>
              </w:rPr>
            </w:pPr>
            <w:moveTo w:id="3215" w:author="Pham Minh Tu" w:date="2019-12-27T14:07:00Z">
              <w:r>
                <w:t xml:space="preserve">string[] </w:t>
              </w:r>
            </w:moveTo>
          </w:p>
        </w:tc>
        <w:tc>
          <w:tcPr>
            <w:tcW w:w="1038" w:type="dxa"/>
            <w:gridSpan w:val="2"/>
            <w:shd w:val="clear" w:color="auto" w:fill="auto"/>
          </w:tcPr>
          <w:p w:rsidR="008241FD" w:rsidRDefault="008241FD" w:rsidP="002E7FE0">
            <w:pPr>
              <w:rPr>
                <w:moveTo w:id="3216" w:author="Pham Minh Tu" w:date="2019-12-27T14:07:00Z"/>
              </w:rPr>
            </w:pPr>
            <w:moveTo w:id="3217" w:author="Pham Minh Tu" w:date="2019-12-27T14:07:00Z">
              <w:r>
                <w:t>None</w:t>
              </w:r>
            </w:moveTo>
          </w:p>
        </w:tc>
      </w:tr>
      <w:tr w:rsidR="008241FD" w:rsidTr="002E7FE0">
        <w:tc>
          <w:tcPr>
            <w:tcW w:w="2077" w:type="dxa"/>
            <w:vMerge/>
            <w:shd w:val="clear" w:color="auto" w:fill="D0CECE"/>
          </w:tcPr>
          <w:p w:rsidR="008241FD" w:rsidRPr="00E2291F" w:rsidRDefault="008241FD" w:rsidP="002E7FE0">
            <w:pPr>
              <w:rPr>
                <w:moveTo w:id="3218" w:author="Pham Minh Tu" w:date="2019-12-27T14:07:00Z"/>
                <w:b/>
              </w:rPr>
            </w:pPr>
          </w:p>
        </w:tc>
        <w:tc>
          <w:tcPr>
            <w:tcW w:w="2077" w:type="dxa"/>
            <w:vMerge/>
            <w:shd w:val="clear" w:color="auto" w:fill="auto"/>
          </w:tcPr>
          <w:p w:rsidR="008241FD" w:rsidRDefault="008241FD" w:rsidP="002E7FE0">
            <w:pPr>
              <w:rPr>
                <w:moveTo w:id="3219" w:author="Pham Minh Tu" w:date="2019-12-27T14:07:00Z"/>
              </w:rPr>
            </w:pPr>
          </w:p>
        </w:tc>
        <w:tc>
          <w:tcPr>
            <w:tcW w:w="1038" w:type="dxa"/>
            <w:shd w:val="clear" w:color="auto" w:fill="D3D3D3"/>
          </w:tcPr>
          <w:p w:rsidR="008241FD" w:rsidRDefault="008241FD" w:rsidP="002E7FE0">
            <w:pPr>
              <w:rPr>
                <w:moveTo w:id="3220" w:author="Pham Minh Tu" w:date="2019-12-27T14:07:00Z"/>
              </w:rPr>
            </w:pPr>
            <w:moveTo w:id="3221" w:author="Pham Minh Tu" w:date="2019-12-27T14:07:00Z">
              <w:r>
                <w:t>Range:</w:t>
              </w:r>
            </w:moveTo>
          </w:p>
        </w:tc>
        <w:tc>
          <w:tcPr>
            <w:tcW w:w="1038" w:type="dxa"/>
            <w:shd w:val="clear" w:color="auto" w:fill="auto"/>
          </w:tcPr>
          <w:p w:rsidR="008241FD" w:rsidRDefault="008241FD" w:rsidP="002E7FE0">
            <w:pPr>
              <w:rPr>
                <w:moveTo w:id="3222" w:author="Pham Minh Tu" w:date="2019-12-27T14:07:00Z"/>
              </w:rPr>
            </w:pPr>
            <w:moveTo w:id="3223" w:author="Pham Minh Tu" w:date="2019-12-27T14:07:00Z">
              <w:r>
                <w:t>None</w:t>
              </w:r>
            </w:moveTo>
          </w:p>
        </w:tc>
      </w:tr>
      <w:tr w:rsidR="008241FD" w:rsidTr="002E7FE0">
        <w:tc>
          <w:tcPr>
            <w:tcW w:w="2077" w:type="dxa"/>
            <w:shd w:val="clear" w:color="auto" w:fill="D0CECE"/>
          </w:tcPr>
          <w:p w:rsidR="008241FD" w:rsidRPr="00E2291F" w:rsidRDefault="008241FD" w:rsidP="002E7FE0">
            <w:pPr>
              <w:rPr>
                <w:moveTo w:id="3224" w:author="Pham Minh Tu" w:date="2019-12-27T14:07:00Z"/>
                <w:b/>
              </w:rPr>
            </w:pPr>
            <w:moveTo w:id="3225" w:author="Pham Minh Tu" w:date="2019-12-27T14:07:00Z">
              <w:r w:rsidRPr="00E2291F">
                <w:rPr>
                  <w:b/>
                </w:rPr>
                <w:t>Generated Value</w:t>
              </w:r>
            </w:moveTo>
          </w:p>
        </w:tc>
        <w:tc>
          <w:tcPr>
            <w:tcW w:w="6231" w:type="dxa"/>
            <w:gridSpan w:val="3"/>
            <w:shd w:val="clear" w:color="auto" w:fill="auto"/>
          </w:tcPr>
          <w:p w:rsidR="008241FD" w:rsidRDefault="008241FD" w:rsidP="002E7FE0">
            <w:pPr>
              <w:rPr>
                <w:moveTo w:id="3226" w:author="Pham Minh Tu" w:date="2019-12-27T14:07:00Z"/>
              </w:rPr>
            </w:pPr>
            <w:moveTo w:id="3227" w:author="Pham Minh Tu" w:date="2019-12-27T14:07:00Z">
              <w:r>
                <w:t xml:space="preserve"> None </w:t>
              </w:r>
            </w:moveTo>
          </w:p>
        </w:tc>
      </w:tr>
      <w:tr w:rsidR="008241FD" w:rsidTr="002E7FE0">
        <w:tc>
          <w:tcPr>
            <w:tcW w:w="2077" w:type="dxa"/>
            <w:shd w:val="clear" w:color="auto" w:fill="D0CECE"/>
          </w:tcPr>
          <w:p w:rsidR="008241FD" w:rsidRPr="00E2291F" w:rsidRDefault="008241FD" w:rsidP="002E7FE0">
            <w:pPr>
              <w:rPr>
                <w:moveTo w:id="3228" w:author="Pham Minh Tu" w:date="2019-12-27T14:07:00Z"/>
                <w:b/>
              </w:rPr>
            </w:pPr>
            <w:moveTo w:id="3229" w:author="Pham Minh Tu" w:date="2019-12-27T14:07:00Z">
              <w:r w:rsidRPr="00E2291F">
                <w:rPr>
                  <w:b/>
                </w:rPr>
                <w:t>Description</w:t>
              </w:r>
            </w:moveTo>
          </w:p>
        </w:tc>
        <w:tc>
          <w:tcPr>
            <w:tcW w:w="6231" w:type="dxa"/>
            <w:gridSpan w:val="3"/>
            <w:shd w:val="clear" w:color="auto" w:fill="auto"/>
          </w:tcPr>
          <w:p w:rsidR="008241FD" w:rsidRDefault="008241FD" w:rsidP="002E7FE0">
            <w:pPr>
              <w:pStyle w:val="SourceCode"/>
              <w:rPr>
                <w:moveTo w:id="3230" w:author="Pham Minh Tu" w:date="2019-12-27T14:07:00Z"/>
              </w:rPr>
            </w:pPr>
            <w:moveTo w:id="3231" w:author="Pham Minh Tu" w:date="2019-12-27T14:07:00Z">
              <w:r>
                <w:t>Get single command options such as -h, -l, -d</w:t>
              </w:r>
            </w:moveTo>
          </w:p>
          <w:p w:rsidR="008241FD" w:rsidRDefault="008241FD" w:rsidP="002E7FE0">
            <w:pPr>
              <w:pStyle w:val="SourceCode"/>
              <w:rPr>
                <w:moveTo w:id="3232" w:author="Pham Minh Tu" w:date="2019-12-27T14:07:00Z"/>
              </w:rPr>
            </w:pPr>
            <w:moveTo w:id="3233" w:author="Pham Minh Tu" w:date="2019-12-27T14:07:00Z">
              <w:r>
                <w:t>Algorithm:</w:t>
              </w:r>
              <w:r>
                <w:br/>
                <w:t>Get all options that has type bool</w:t>
              </w:r>
            </w:moveTo>
          </w:p>
        </w:tc>
      </w:tr>
    </w:tbl>
    <w:p w:rsidR="008241FD" w:rsidRDefault="008241FD" w:rsidP="008241FD">
      <w:pPr>
        <w:pStyle w:val="RefReq"/>
        <w:rPr>
          <w:moveTo w:id="3234" w:author="Pham Minh Tu" w:date="2019-12-27T14:07:00Z"/>
        </w:rPr>
      </w:pPr>
      <w:moveTo w:id="3235" w:author="Pham Minh Tu" w:date="2019-12-27T14:07:00Z">
        <w:r>
          <w:t>{Ref: }</w:t>
        </w:r>
      </w:moveTo>
    </w:p>
    <w:p w:rsidR="008241FD" w:rsidRDefault="008241FD" w:rsidP="008241FD">
      <w:pPr>
        <w:rPr>
          <w:moveTo w:id="3236" w:author="Pham Minh Tu" w:date="2019-12-27T14:07:00Z"/>
        </w:rPr>
      </w:pPr>
    </w:p>
    <w:p w:rsidR="008241FD" w:rsidRDefault="008241FD">
      <w:pPr>
        <w:pStyle w:val="Heading5"/>
        <w:rPr>
          <w:moveTo w:id="3237" w:author="Pham Minh Tu" w:date="2019-12-27T14:07:00Z"/>
        </w:rPr>
        <w:pPrChange w:id="3238" w:author="Pham Minh Tu" w:date="2019-12-27T14:07:00Z">
          <w:pPr>
            <w:pStyle w:val="Heading4"/>
          </w:pPr>
        </w:pPrChange>
      </w:pPr>
      <w:moveTo w:id="3239" w:author="Pham Minh Tu" w:date="2019-12-27T14:07:00Z">
        <w:r>
          <w:t>OverrideCurrentConfigsBy</w:t>
        </w:r>
      </w:moveTo>
    </w:p>
    <w:p w:rsidR="008241FD" w:rsidRDefault="008241FD" w:rsidP="008241FD">
      <w:pPr>
        <w:pStyle w:val="DesignID"/>
        <w:rPr>
          <w:moveTo w:id="3240" w:author="Pham Minh Tu" w:date="2019-12-27T14:07:00Z"/>
        </w:rPr>
      </w:pPr>
      <w:moveTo w:id="3241" w:author="Pham Minh Tu" w:date="2019-12-27T14:07:00Z">
        <w:r>
          <w:t>GENERIC_GDD_CLS_045_018:</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8241FD" w:rsidTr="002E7FE0">
        <w:tc>
          <w:tcPr>
            <w:tcW w:w="2077" w:type="dxa"/>
            <w:shd w:val="clear" w:color="auto" w:fill="D0CECE"/>
          </w:tcPr>
          <w:p w:rsidR="008241FD" w:rsidRPr="00E2291F" w:rsidRDefault="008241FD" w:rsidP="002E7FE0">
            <w:pPr>
              <w:rPr>
                <w:moveTo w:id="3242" w:author="Pham Minh Tu" w:date="2019-12-27T14:07:00Z"/>
                <w:b/>
              </w:rPr>
            </w:pPr>
            <w:moveTo w:id="3243" w:author="Pham Minh Tu" w:date="2019-12-27T14:07:00Z">
              <w:r w:rsidRPr="00E2291F">
                <w:rPr>
                  <w:b/>
                </w:rPr>
                <w:t>Method Name</w:t>
              </w:r>
            </w:moveTo>
          </w:p>
        </w:tc>
        <w:tc>
          <w:tcPr>
            <w:tcW w:w="6230" w:type="dxa"/>
            <w:gridSpan w:val="3"/>
            <w:shd w:val="clear" w:color="auto" w:fill="auto"/>
          </w:tcPr>
          <w:p w:rsidR="008241FD" w:rsidRDefault="008241FD" w:rsidP="002E7FE0">
            <w:pPr>
              <w:rPr>
                <w:moveTo w:id="3244" w:author="Pham Minh Tu" w:date="2019-12-27T14:07:00Z"/>
              </w:rPr>
            </w:pPr>
            <w:moveTo w:id="3245" w:author="Pham Minh Tu" w:date="2019-12-27T14:07:00Z">
              <w:r>
                <w:t>OverrideCurrentConfigsBy</w:t>
              </w:r>
            </w:moveTo>
          </w:p>
        </w:tc>
      </w:tr>
      <w:tr w:rsidR="008241FD" w:rsidTr="002E7FE0">
        <w:tc>
          <w:tcPr>
            <w:tcW w:w="2077" w:type="dxa"/>
            <w:vMerge w:val="restart"/>
            <w:shd w:val="clear" w:color="auto" w:fill="D0CECE"/>
          </w:tcPr>
          <w:p w:rsidR="008241FD" w:rsidRPr="00E2291F" w:rsidRDefault="008241FD" w:rsidP="002E7FE0">
            <w:pPr>
              <w:rPr>
                <w:moveTo w:id="3246" w:author="Pham Minh Tu" w:date="2019-12-27T14:07:00Z"/>
                <w:b/>
              </w:rPr>
            </w:pPr>
            <w:moveTo w:id="3247" w:author="Pham Minh Tu" w:date="2019-12-27T14:07:00Z">
              <w:r w:rsidRPr="00E2291F">
                <w:rPr>
                  <w:b/>
                </w:rPr>
                <w:t>Arguments</w:t>
              </w:r>
            </w:moveTo>
          </w:p>
        </w:tc>
        <w:tc>
          <w:tcPr>
            <w:tcW w:w="2077" w:type="dxa"/>
            <w:vMerge w:val="restart"/>
            <w:shd w:val="clear" w:color="auto" w:fill="auto"/>
          </w:tcPr>
          <w:p w:rsidR="008241FD" w:rsidRDefault="008241FD" w:rsidP="002E7FE0">
            <w:pPr>
              <w:rPr>
                <w:moveTo w:id="3248" w:author="Pham Minh Tu" w:date="2019-12-27T14:07:00Z"/>
              </w:rPr>
            </w:pPr>
            <w:moveTo w:id="3249" w:author="Pham Minh Tu" w:date="2019-12-27T14:07:00Z">
              <w:r>
                <w:t xml:space="preserve">Dictionary&lt; string, </w:t>
              </w:r>
              <w:r>
                <w:lastRenderedPageBreak/>
                <w:t>string &gt; options</w:t>
              </w:r>
            </w:moveTo>
          </w:p>
        </w:tc>
        <w:tc>
          <w:tcPr>
            <w:tcW w:w="4154" w:type="dxa"/>
            <w:gridSpan w:val="2"/>
            <w:shd w:val="clear" w:color="auto" w:fill="auto"/>
          </w:tcPr>
          <w:p w:rsidR="008241FD" w:rsidRDefault="008241FD" w:rsidP="002E7FE0">
            <w:pPr>
              <w:rPr>
                <w:moveTo w:id="3250" w:author="Pham Minh Tu" w:date="2019-12-27T14:07:00Z"/>
              </w:rPr>
            </w:pPr>
            <w:moveTo w:id="3251" w:author="Pham Minh Tu" w:date="2019-12-27T14:07:00Z">
              <w:r>
                <w:lastRenderedPageBreak/>
                <w:t xml:space="preserve">Options </w:t>
              </w:r>
            </w:moveTo>
          </w:p>
        </w:tc>
      </w:tr>
      <w:tr w:rsidR="008241FD" w:rsidTr="002E7FE0">
        <w:tc>
          <w:tcPr>
            <w:tcW w:w="2077" w:type="dxa"/>
            <w:vMerge/>
            <w:shd w:val="clear" w:color="auto" w:fill="D0CECE"/>
          </w:tcPr>
          <w:p w:rsidR="008241FD" w:rsidRPr="00E2291F" w:rsidRDefault="008241FD" w:rsidP="002E7FE0">
            <w:pPr>
              <w:rPr>
                <w:moveTo w:id="3252" w:author="Pham Minh Tu" w:date="2019-12-27T14:07:00Z"/>
                <w:b/>
              </w:rPr>
            </w:pPr>
          </w:p>
        </w:tc>
        <w:tc>
          <w:tcPr>
            <w:tcW w:w="2077" w:type="dxa"/>
            <w:vMerge/>
            <w:shd w:val="clear" w:color="auto" w:fill="auto"/>
          </w:tcPr>
          <w:p w:rsidR="008241FD" w:rsidRDefault="008241FD" w:rsidP="002E7FE0">
            <w:pPr>
              <w:rPr>
                <w:moveTo w:id="3253" w:author="Pham Minh Tu" w:date="2019-12-27T14:07:00Z"/>
              </w:rPr>
            </w:pPr>
          </w:p>
        </w:tc>
        <w:tc>
          <w:tcPr>
            <w:tcW w:w="2077" w:type="dxa"/>
            <w:shd w:val="clear" w:color="auto" w:fill="D3D3D3"/>
          </w:tcPr>
          <w:p w:rsidR="008241FD" w:rsidRDefault="008241FD" w:rsidP="002E7FE0">
            <w:pPr>
              <w:rPr>
                <w:moveTo w:id="3254" w:author="Pham Minh Tu" w:date="2019-12-27T14:07:00Z"/>
              </w:rPr>
            </w:pPr>
            <w:moveTo w:id="3255" w:author="Pham Minh Tu" w:date="2019-12-27T14:07:00Z">
              <w:r>
                <w:t>Range:</w:t>
              </w:r>
            </w:moveTo>
          </w:p>
        </w:tc>
        <w:tc>
          <w:tcPr>
            <w:tcW w:w="2077" w:type="dxa"/>
            <w:shd w:val="clear" w:color="auto" w:fill="auto"/>
          </w:tcPr>
          <w:p w:rsidR="008241FD" w:rsidRDefault="008241FD" w:rsidP="002E7FE0">
            <w:pPr>
              <w:rPr>
                <w:moveTo w:id="3256" w:author="Pham Minh Tu" w:date="2019-12-27T14:07:00Z"/>
              </w:rPr>
            </w:pPr>
            <w:moveTo w:id="3257" w:author="Pham Minh Tu" w:date="2019-12-27T14:07:00Z">
              <w:r>
                <w:t>None</w:t>
              </w:r>
            </w:moveTo>
          </w:p>
        </w:tc>
      </w:tr>
      <w:tr w:rsidR="008241FD" w:rsidTr="002E7FE0">
        <w:tc>
          <w:tcPr>
            <w:tcW w:w="2077" w:type="dxa"/>
            <w:vMerge/>
            <w:shd w:val="clear" w:color="auto" w:fill="D0CECE"/>
          </w:tcPr>
          <w:p w:rsidR="008241FD" w:rsidRPr="00E2291F" w:rsidRDefault="008241FD" w:rsidP="002E7FE0">
            <w:pPr>
              <w:rPr>
                <w:moveTo w:id="3258" w:author="Pham Minh Tu" w:date="2019-12-27T14:07:00Z"/>
                <w:b/>
              </w:rPr>
            </w:pPr>
          </w:p>
        </w:tc>
        <w:tc>
          <w:tcPr>
            <w:tcW w:w="2077" w:type="dxa"/>
            <w:vMerge w:val="restart"/>
            <w:shd w:val="clear" w:color="auto" w:fill="auto"/>
          </w:tcPr>
          <w:p w:rsidR="008241FD" w:rsidRDefault="008241FD" w:rsidP="002E7FE0">
            <w:pPr>
              <w:rPr>
                <w:moveTo w:id="3259" w:author="Pham Minh Tu" w:date="2019-12-27T14:07:00Z"/>
              </w:rPr>
            </w:pPr>
            <w:moveTo w:id="3260" w:author="Pham Minh Tu" w:date="2019-12-27T14:07:00Z">
              <w:r>
                <w:t>List&lt; string &gt; filePaths</w:t>
              </w:r>
            </w:moveTo>
          </w:p>
        </w:tc>
        <w:tc>
          <w:tcPr>
            <w:tcW w:w="4154" w:type="dxa"/>
            <w:gridSpan w:val="2"/>
            <w:shd w:val="clear" w:color="auto" w:fill="auto"/>
          </w:tcPr>
          <w:p w:rsidR="008241FD" w:rsidRDefault="008241FD" w:rsidP="002E7FE0">
            <w:pPr>
              <w:rPr>
                <w:moveTo w:id="3261" w:author="Pham Minh Tu" w:date="2019-12-27T14:07:00Z"/>
              </w:rPr>
            </w:pPr>
            <w:moveTo w:id="3262" w:author="Pham Minh Tu" w:date="2019-12-27T14:07:00Z">
              <w:r>
                <w:t xml:space="preserve">File paths </w:t>
              </w:r>
            </w:moveTo>
          </w:p>
        </w:tc>
      </w:tr>
      <w:tr w:rsidR="008241FD" w:rsidTr="002E7FE0">
        <w:tc>
          <w:tcPr>
            <w:tcW w:w="2077" w:type="dxa"/>
            <w:vMerge/>
            <w:shd w:val="clear" w:color="auto" w:fill="D0CECE"/>
          </w:tcPr>
          <w:p w:rsidR="008241FD" w:rsidRPr="00E2291F" w:rsidRDefault="008241FD" w:rsidP="002E7FE0">
            <w:pPr>
              <w:rPr>
                <w:moveTo w:id="3263" w:author="Pham Minh Tu" w:date="2019-12-27T14:07:00Z"/>
                <w:b/>
              </w:rPr>
            </w:pPr>
          </w:p>
        </w:tc>
        <w:tc>
          <w:tcPr>
            <w:tcW w:w="2077" w:type="dxa"/>
            <w:vMerge/>
            <w:shd w:val="clear" w:color="auto" w:fill="auto"/>
          </w:tcPr>
          <w:p w:rsidR="008241FD" w:rsidRDefault="008241FD" w:rsidP="002E7FE0">
            <w:pPr>
              <w:rPr>
                <w:moveTo w:id="3264" w:author="Pham Minh Tu" w:date="2019-12-27T14:07:00Z"/>
              </w:rPr>
            </w:pPr>
          </w:p>
        </w:tc>
        <w:tc>
          <w:tcPr>
            <w:tcW w:w="2077" w:type="dxa"/>
            <w:shd w:val="clear" w:color="auto" w:fill="D3D3D3"/>
          </w:tcPr>
          <w:p w:rsidR="008241FD" w:rsidRDefault="008241FD" w:rsidP="002E7FE0">
            <w:pPr>
              <w:rPr>
                <w:moveTo w:id="3265" w:author="Pham Minh Tu" w:date="2019-12-27T14:07:00Z"/>
              </w:rPr>
            </w:pPr>
            <w:moveTo w:id="3266" w:author="Pham Minh Tu" w:date="2019-12-27T14:07:00Z">
              <w:r>
                <w:t>Range:</w:t>
              </w:r>
            </w:moveTo>
          </w:p>
        </w:tc>
        <w:tc>
          <w:tcPr>
            <w:tcW w:w="2077" w:type="dxa"/>
            <w:shd w:val="clear" w:color="auto" w:fill="auto"/>
          </w:tcPr>
          <w:p w:rsidR="008241FD" w:rsidRDefault="008241FD" w:rsidP="002E7FE0">
            <w:pPr>
              <w:rPr>
                <w:moveTo w:id="3267" w:author="Pham Minh Tu" w:date="2019-12-27T14:07:00Z"/>
              </w:rPr>
            </w:pPr>
            <w:moveTo w:id="3268" w:author="Pham Minh Tu" w:date="2019-12-27T14:07:00Z">
              <w:r>
                <w:t>None</w:t>
              </w:r>
            </w:moveTo>
          </w:p>
        </w:tc>
      </w:tr>
      <w:tr w:rsidR="008241FD" w:rsidTr="002E7FE0">
        <w:tc>
          <w:tcPr>
            <w:tcW w:w="2077" w:type="dxa"/>
            <w:shd w:val="clear" w:color="auto" w:fill="D0CECE"/>
          </w:tcPr>
          <w:p w:rsidR="008241FD" w:rsidRPr="00E2291F" w:rsidRDefault="008241FD" w:rsidP="002E7FE0">
            <w:pPr>
              <w:rPr>
                <w:moveTo w:id="3269" w:author="Pham Minh Tu" w:date="2019-12-27T14:07:00Z"/>
                <w:b/>
              </w:rPr>
            </w:pPr>
            <w:moveTo w:id="3270" w:author="Pham Minh Tu" w:date="2019-12-27T14:07:00Z">
              <w:r w:rsidRPr="00E2291F">
                <w:rPr>
                  <w:b/>
                </w:rPr>
                <w:t>Return</w:t>
              </w:r>
            </w:moveTo>
          </w:p>
        </w:tc>
        <w:tc>
          <w:tcPr>
            <w:tcW w:w="6231" w:type="dxa"/>
            <w:gridSpan w:val="3"/>
            <w:shd w:val="clear" w:color="auto" w:fill="auto"/>
          </w:tcPr>
          <w:p w:rsidR="008241FD" w:rsidRDefault="008241FD" w:rsidP="002E7FE0">
            <w:pPr>
              <w:rPr>
                <w:moveTo w:id="3271" w:author="Pham Minh Tu" w:date="2019-12-27T14:07:00Z"/>
              </w:rPr>
            </w:pPr>
            <w:moveTo w:id="3272" w:author="Pham Minh Tu" w:date="2019-12-27T14:07:00Z">
              <w:r>
                <w:t>None</w:t>
              </w:r>
            </w:moveTo>
          </w:p>
        </w:tc>
      </w:tr>
      <w:tr w:rsidR="008241FD" w:rsidTr="002E7FE0">
        <w:tc>
          <w:tcPr>
            <w:tcW w:w="2077" w:type="dxa"/>
            <w:shd w:val="clear" w:color="auto" w:fill="D0CECE"/>
          </w:tcPr>
          <w:p w:rsidR="008241FD" w:rsidRPr="00E2291F" w:rsidRDefault="008241FD" w:rsidP="002E7FE0">
            <w:pPr>
              <w:rPr>
                <w:moveTo w:id="3273" w:author="Pham Minh Tu" w:date="2019-12-27T14:07:00Z"/>
                <w:b/>
              </w:rPr>
            </w:pPr>
            <w:moveTo w:id="3274" w:author="Pham Minh Tu" w:date="2019-12-27T14:07:00Z">
              <w:r w:rsidRPr="00E2291F">
                <w:rPr>
                  <w:b/>
                </w:rPr>
                <w:t>Generated Value</w:t>
              </w:r>
            </w:moveTo>
          </w:p>
        </w:tc>
        <w:tc>
          <w:tcPr>
            <w:tcW w:w="6231" w:type="dxa"/>
            <w:gridSpan w:val="3"/>
            <w:shd w:val="clear" w:color="auto" w:fill="auto"/>
          </w:tcPr>
          <w:p w:rsidR="008241FD" w:rsidRDefault="008241FD" w:rsidP="002E7FE0">
            <w:pPr>
              <w:rPr>
                <w:moveTo w:id="3275" w:author="Pham Minh Tu" w:date="2019-12-27T14:07:00Z"/>
              </w:rPr>
            </w:pPr>
            <w:moveTo w:id="3276" w:author="Pham Minh Tu" w:date="2019-12-27T14:07:00Z">
              <w:r>
                <w:t>None</w:t>
              </w:r>
            </w:moveTo>
          </w:p>
        </w:tc>
      </w:tr>
      <w:tr w:rsidR="008241FD" w:rsidTr="002E7FE0">
        <w:tc>
          <w:tcPr>
            <w:tcW w:w="2077" w:type="dxa"/>
            <w:shd w:val="clear" w:color="auto" w:fill="D0CECE"/>
          </w:tcPr>
          <w:p w:rsidR="008241FD" w:rsidRPr="00E2291F" w:rsidRDefault="008241FD" w:rsidP="002E7FE0">
            <w:pPr>
              <w:rPr>
                <w:moveTo w:id="3277" w:author="Pham Minh Tu" w:date="2019-12-27T14:07:00Z"/>
                <w:b/>
              </w:rPr>
            </w:pPr>
            <w:moveTo w:id="3278" w:author="Pham Minh Tu" w:date="2019-12-27T14:07:00Z">
              <w:r w:rsidRPr="00E2291F">
                <w:rPr>
                  <w:b/>
                </w:rPr>
                <w:t>Description</w:t>
              </w:r>
            </w:moveTo>
          </w:p>
        </w:tc>
        <w:tc>
          <w:tcPr>
            <w:tcW w:w="6231" w:type="dxa"/>
            <w:gridSpan w:val="3"/>
            <w:shd w:val="clear" w:color="auto" w:fill="auto"/>
          </w:tcPr>
          <w:p w:rsidR="008241FD" w:rsidRDefault="008241FD" w:rsidP="002E7FE0">
            <w:pPr>
              <w:pStyle w:val="SourceCode"/>
              <w:rPr>
                <w:moveTo w:id="3279" w:author="Pham Minh Tu" w:date="2019-12-27T14:07:00Z"/>
              </w:rPr>
            </w:pPr>
            <w:moveTo w:id="3280" w:author="Pham Minh Tu" w:date="2019-12-27T14:07:00Z">
              <w:r>
                <w:t>This method override options from command line</w:t>
              </w:r>
            </w:moveTo>
          </w:p>
          <w:p w:rsidR="008241FD" w:rsidRDefault="008241FD" w:rsidP="002E7FE0">
            <w:pPr>
              <w:pStyle w:val="SourceCode"/>
              <w:rPr>
                <w:moveTo w:id="3281" w:author="Pham Minh Tu" w:date="2019-12-27T14:07:00Z"/>
              </w:rPr>
            </w:pPr>
            <w:moveTo w:id="3282" w:author="Pham Minh Tu" w:date="2019-12-27T14:07:00Z">
              <w:r>
                <w:t>Algorithm:</w:t>
              </w:r>
              <w:r>
                <w:br/>
                <w:t>CALL overrideOptions to override all options</w:t>
              </w:r>
              <w:r>
                <w:br/>
                <w:t xml:space="preserve"> CALL overrideFiles to override all files</w:t>
              </w:r>
            </w:moveTo>
          </w:p>
        </w:tc>
      </w:tr>
    </w:tbl>
    <w:p w:rsidR="008241FD" w:rsidRDefault="008241FD" w:rsidP="008241FD">
      <w:pPr>
        <w:pStyle w:val="RefReq"/>
        <w:rPr>
          <w:moveTo w:id="3283" w:author="Pham Minh Tu" w:date="2019-12-27T14:07:00Z"/>
        </w:rPr>
      </w:pPr>
      <w:moveTo w:id="3284" w:author="Pham Minh Tu" w:date="2019-12-27T14:07:00Z">
        <w:r>
          <w:t>{Ref: N/A}</w:t>
        </w:r>
      </w:moveTo>
    </w:p>
    <w:p w:rsidR="008241FD" w:rsidRDefault="008241FD" w:rsidP="008241FD">
      <w:pPr>
        <w:rPr>
          <w:moveTo w:id="3285" w:author="Pham Minh Tu" w:date="2019-12-27T14:07:00Z"/>
        </w:rPr>
      </w:pPr>
    </w:p>
    <w:p w:rsidR="008241FD" w:rsidRDefault="008241FD">
      <w:pPr>
        <w:pStyle w:val="Heading5"/>
        <w:rPr>
          <w:moveTo w:id="3286" w:author="Pham Minh Tu" w:date="2019-12-27T14:07:00Z"/>
        </w:rPr>
        <w:pPrChange w:id="3287" w:author="Pham Minh Tu" w:date="2019-12-27T14:07:00Z">
          <w:pPr>
            <w:pStyle w:val="Heading4"/>
          </w:pPr>
        </w:pPrChange>
      </w:pPr>
      <w:moveTo w:id="3288" w:author="Pham Minh Tu" w:date="2019-12-27T14:07:00Z">
        <w:r>
          <w:t>SetDefaultOptionsValue</w:t>
        </w:r>
      </w:moveTo>
    </w:p>
    <w:p w:rsidR="008241FD" w:rsidRDefault="008241FD" w:rsidP="008241FD">
      <w:pPr>
        <w:pStyle w:val="DesignID"/>
        <w:rPr>
          <w:moveTo w:id="3289" w:author="Pham Minh Tu" w:date="2019-12-27T14:07:00Z"/>
        </w:rPr>
      </w:pPr>
      <w:moveTo w:id="3290" w:author="Pham Minh Tu" w:date="2019-12-27T14:07:00Z">
        <w:r>
          <w:t>GENERIC_GDD_CLS_045_019:</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8241FD" w:rsidTr="002E7FE0">
        <w:tc>
          <w:tcPr>
            <w:tcW w:w="2077" w:type="dxa"/>
            <w:shd w:val="clear" w:color="auto" w:fill="D0CECE"/>
          </w:tcPr>
          <w:p w:rsidR="008241FD" w:rsidRPr="00E2291F" w:rsidRDefault="008241FD" w:rsidP="002E7FE0">
            <w:pPr>
              <w:rPr>
                <w:moveTo w:id="3291" w:author="Pham Minh Tu" w:date="2019-12-27T14:07:00Z"/>
                <w:b/>
              </w:rPr>
            </w:pPr>
            <w:moveTo w:id="3292" w:author="Pham Minh Tu" w:date="2019-12-27T14:07:00Z">
              <w:r w:rsidRPr="00E2291F">
                <w:rPr>
                  <w:b/>
                </w:rPr>
                <w:t>Method Name</w:t>
              </w:r>
            </w:moveTo>
          </w:p>
        </w:tc>
        <w:tc>
          <w:tcPr>
            <w:tcW w:w="6230" w:type="dxa"/>
            <w:gridSpan w:val="3"/>
            <w:shd w:val="clear" w:color="auto" w:fill="auto"/>
          </w:tcPr>
          <w:p w:rsidR="008241FD" w:rsidRDefault="008241FD" w:rsidP="002E7FE0">
            <w:pPr>
              <w:rPr>
                <w:moveTo w:id="3293" w:author="Pham Minh Tu" w:date="2019-12-27T14:07:00Z"/>
              </w:rPr>
            </w:pPr>
            <w:moveTo w:id="3294" w:author="Pham Minh Tu" w:date="2019-12-27T14:07:00Z">
              <w:r>
                <w:t>SetDefaultOptionsValue</w:t>
              </w:r>
            </w:moveTo>
          </w:p>
        </w:tc>
      </w:tr>
      <w:tr w:rsidR="008241FD" w:rsidTr="002E7FE0">
        <w:tc>
          <w:tcPr>
            <w:tcW w:w="2077" w:type="dxa"/>
            <w:vMerge w:val="restart"/>
            <w:shd w:val="clear" w:color="auto" w:fill="D0CECE"/>
          </w:tcPr>
          <w:p w:rsidR="008241FD" w:rsidRPr="00E2291F" w:rsidRDefault="008241FD" w:rsidP="002E7FE0">
            <w:pPr>
              <w:rPr>
                <w:moveTo w:id="3295" w:author="Pham Minh Tu" w:date="2019-12-27T14:07:00Z"/>
                <w:b/>
              </w:rPr>
            </w:pPr>
            <w:moveTo w:id="3296" w:author="Pham Minh Tu" w:date="2019-12-27T14:07:00Z">
              <w:r w:rsidRPr="00E2291F">
                <w:rPr>
                  <w:b/>
                </w:rPr>
                <w:t>Arguments</w:t>
              </w:r>
            </w:moveTo>
          </w:p>
        </w:tc>
        <w:tc>
          <w:tcPr>
            <w:tcW w:w="2077" w:type="dxa"/>
            <w:vMerge w:val="restart"/>
            <w:shd w:val="clear" w:color="auto" w:fill="auto"/>
          </w:tcPr>
          <w:p w:rsidR="008241FD" w:rsidRDefault="008241FD" w:rsidP="002E7FE0">
            <w:pPr>
              <w:rPr>
                <w:moveTo w:id="3297" w:author="Pham Minh Tu" w:date="2019-12-27T14:07:00Z"/>
              </w:rPr>
            </w:pPr>
            <w:moveTo w:id="3298" w:author="Pham Minh Tu" w:date="2019-12-27T14:07:00Z">
              <w:r>
                <w:t xml:space="preserve"> basicConfig</w:t>
              </w:r>
            </w:moveTo>
          </w:p>
        </w:tc>
        <w:tc>
          <w:tcPr>
            <w:tcW w:w="4154" w:type="dxa"/>
            <w:gridSpan w:val="2"/>
            <w:shd w:val="clear" w:color="auto" w:fill="auto"/>
          </w:tcPr>
          <w:p w:rsidR="008241FD" w:rsidRDefault="008241FD" w:rsidP="002E7FE0">
            <w:pPr>
              <w:rPr>
                <w:moveTo w:id="3299" w:author="Pham Minh Tu" w:date="2019-12-27T14:07:00Z"/>
              </w:rPr>
            </w:pPr>
            <w:moveTo w:id="3300" w:author="Pham Minh Tu" w:date="2019-12-27T14:07:00Z">
              <w:r>
                <w:t xml:space="preserve">Basic config </w:t>
              </w:r>
            </w:moveTo>
          </w:p>
        </w:tc>
      </w:tr>
      <w:tr w:rsidR="008241FD" w:rsidTr="002E7FE0">
        <w:tc>
          <w:tcPr>
            <w:tcW w:w="2077" w:type="dxa"/>
            <w:vMerge/>
            <w:shd w:val="clear" w:color="auto" w:fill="D0CECE"/>
          </w:tcPr>
          <w:p w:rsidR="008241FD" w:rsidRPr="00E2291F" w:rsidRDefault="008241FD" w:rsidP="002E7FE0">
            <w:pPr>
              <w:rPr>
                <w:moveTo w:id="3301" w:author="Pham Minh Tu" w:date="2019-12-27T14:07:00Z"/>
                <w:b/>
              </w:rPr>
            </w:pPr>
          </w:p>
        </w:tc>
        <w:tc>
          <w:tcPr>
            <w:tcW w:w="2077" w:type="dxa"/>
            <w:vMerge/>
            <w:shd w:val="clear" w:color="auto" w:fill="auto"/>
          </w:tcPr>
          <w:p w:rsidR="008241FD" w:rsidRDefault="008241FD" w:rsidP="002E7FE0">
            <w:pPr>
              <w:rPr>
                <w:moveTo w:id="3302" w:author="Pham Minh Tu" w:date="2019-12-27T14:07:00Z"/>
              </w:rPr>
            </w:pPr>
          </w:p>
        </w:tc>
        <w:tc>
          <w:tcPr>
            <w:tcW w:w="2077" w:type="dxa"/>
            <w:shd w:val="clear" w:color="auto" w:fill="D3D3D3"/>
          </w:tcPr>
          <w:p w:rsidR="008241FD" w:rsidRDefault="008241FD" w:rsidP="002E7FE0">
            <w:pPr>
              <w:rPr>
                <w:moveTo w:id="3303" w:author="Pham Minh Tu" w:date="2019-12-27T14:07:00Z"/>
              </w:rPr>
            </w:pPr>
            <w:moveTo w:id="3304" w:author="Pham Minh Tu" w:date="2019-12-27T14:07:00Z">
              <w:r>
                <w:t>Range:</w:t>
              </w:r>
            </w:moveTo>
          </w:p>
        </w:tc>
        <w:tc>
          <w:tcPr>
            <w:tcW w:w="2077" w:type="dxa"/>
            <w:shd w:val="clear" w:color="auto" w:fill="auto"/>
          </w:tcPr>
          <w:p w:rsidR="008241FD" w:rsidRDefault="008241FD" w:rsidP="002E7FE0">
            <w:pPr>
              <w:rPr>
                <w:moveTo w:id="3305" w:author="Pham Minh Tu" w:date="2019-12-27T14:07:00Z"/>
              </w:rPr>
            </w:pPr>
            <w:moveTo w:id="3306" w:author="Pham Minh Tu" w:date="2019-12-27T14:07:00Z">
              <w:r>
                <w:t>None</w:t>
              </w:r>
            </w:moveTo>
          </w:p>
        </w:tc>
      </w:tr>
      <w:tr w:rsidR="008241FD" w:rsidTr="002E7FE0">
        <w:tc>
          <w:tcPr>
            <w:tcW w:w="2077" w:type="dxa"/>
            <w:shd w:val="clear" w:color="auto" w:fill="D0CECE"/>
          </w:tcPr>
          <w:p w:rsidR="008241FD" w:rsidRPr="00E2291F" w:rsidRDefault="008241FD" w:rsidP="002E7FE0">
            <w:pPr>
              <w:rPr>
                <w:moveTo w:id="3307" w:author="Pham Minh Tu" w:date="2019-12-27T14:07:00Z"/>
                <w:b/>
              </w:rPr>
            </w:pPr>
            <w:moveTo w:id="3308" w:author="Pham Minh Tu" w:date="2019-12-27T14:07:00Z">
              <w:r w:rsidRPr="00E2291F">
                <w:rPr>
                  <w:b/>
                </w:rPr>
                <w:t>Return</w:t>
              </w:r>
            </w:moveTo>
          </w:p>
        </w:tc>
        <w:tc>
          <w:tcPr>
            <w:tcW w:w="6231" w:type="dxa"/>
            <w:gridSpan w:val="3"/>
            <w:shd w:val="clear" w:color="auto" w:fill="auto"/>
          </w:tcPr>
          <w:p w:rsidR="008241FD" w:rsidRDefault="008241FD" w:rsidP="002E7FE0">
            <w:pPr>
              <w:rPr>
                <w:moveTo w:id="3309" w:author="Pham Minh Tu" w:date="2019-12-27T14:07:00Z"/>
              </w:rPr>
            </w:pPr>
            <w:moveTo w:id="3310" w:author="Pham Minh Tu" w:date="2019-12-27T14:07:00Z">
              <w:r>
                <w:t xml:space="preserve">None </w:t>
              </w:r>
            </w:moveTo>
          </w:p>
        </w:tc>
      </w:tr>
      <w:tr w:rsidR="008241FD" w:rsidTr="002E7FE0">
        <w:tc>
          <w:tcPr>
            <w:tcW w:w="2077" w:type="dxa"/>
            <w:shd w:val="clear" w:color="auto" w:fill="D0CECE"/>
          </w:tcPr>
          <w:p w:rsidR="008241FD" w:rsidRPr="00E2291F" w:rsidRDefault="008241FD" w:rsidP="002E7FE0">
            <w:pPr>
              <w:rPr>
                <w:moveTo w:id="3311" w:author="Pham Minh Tu" w:date="2019-12-27T14:07:00Z"/>
                <w:b/>
              </w:rPr>
            </w:pPr>
            <w:moveTo w:id="3312" w:author="Pham Minh Tu" w:date="2019-12-27T14:07:00Z">
              <w:r w:rsidRPr="00E2291F">
                <w:rPr>
                  <w:b/>
                </w:rPr>
                <w:t>Generated Value</w:t>
              </w:r>
            </w:moveTo>
          </w:p>
        </w:tc>
        <w:tc>
          <w:tcPr>
            <w:tcW w:w="6231" w:type="dxa"/>
            <w:gridSpan w:val="3"/>
            <w:shd w:val="clear" w:color="auto" w:fill="auto"/>
          </w:tcPr>
          <w:p w:rsidR="008241FD" w:rsidRDefault="008241FD" w:rsidP="002E7FE0">
            <w:pPr>
              <w:rPr>
                <w:moveTo w:id="3313" w:author="Pham Minh Tu" w:date="2019-12-27T14:07:00Z"/>
              </w:rPr>
            </w:pPr>
            <w:moveTo w:id="3314" w:author="Pham Minh Tu" w:date="2019-12-27T14:07:00Z">
              <w:r>
                <w:t xml:space="preserve"> None </w:t>
              </w:r>
            </w:moveTo>
          </w:p>
        </w:tc>
      </w:tr>
      <w:tr w:rsidR="008241FD" w:rsidTr="002E7FE0">
        <w:tc>
          <w:tcPr>
            <w:tcW w:w="2077" w:type="dxa"/>
            <w:shd w:val="clear" w:color="auto" w:fill="D0CECE"/>
          </w:tcPr>
          <w:p w:rsidR="008241FD" w:rsidRPr="00E2291F" w:rsidRDefault="008241FD" w:rsidP="002E7FE0">
            <w:pPr>
              <w:rPr>
                <w:moveTo w:id="3315" w:author="Pham Minh Tu" w:date="2019-12-27T14:07:00Z"/>
                <w:b/>
              </w:rPr>
            </w:pPr>
            <w:moveTo w:id="3316" w:author="Pham Minh Tu" w:date="2019-12-27T14:07:00Z">
              <w:r w:rsidRPr="00E2291F">
                <w:rPr>
                  <w:b/>
                </w:rPr>
                <w:t>Description</w:t>
              </w:r>
            </w:moveTo>
          </w:p>
        </w:tc>
        <w:tc>
          <w:tcPr>
            <w:tcW w:w="6231" w:type="dxa"/>
            <w:gridSpan w:val="3"/>
            <w:shd w:val="clear" w:color="auto" w:fill="auto"/>
          </w:tcPr>
          <w:p w:rsidR="008241FD" w:rsidRDefault="008241FD" w:rsidP="002E7FE0">
            <w:pPr>
              <w:pStyle w:val="SourceCode"/>
              <w:rPr>
                <w:moveTo w:id="3317" w:author="Pham Minh Tu" w:date="2019-12-27T14:07:00Z"/>
              </w:rPr>
            </w:pPr>
            <w:moveTo w:id="3318" w:author="Pham Minh Tu" w:date="2019-12-27T14:07:00Z">
              <w:r>
                <w:t>Init default option values</w:t>
              </w:r>
            </w:moveTo>
          </w:p>
          <w:p w:rsidR="008241FD" w:rsidRDefault="008241FD" w:rsidP="002E7FE0">
            <w:pPr>
              <w:pStyle w:val="SourceCode"/>
              <w:rPr>
                <w:moveTo w:id="3319" w:author="Pham Minh Tu" w:date="2019-12-27T14:07:00Z"/>
              </w:rPr>
            </w:pPr>
            <w:moveTo w:id="3320" w:author="Pham Minh Tu" w:date="2019-12-27T14:07:00Z">
              <w:r>
                <w:t>Algorithm:</w:t>
              </w:r>
              <w:r>
                <w:br/>
                <w:t>IF options is not configed THEN it is assigned by default value.</w:t>
              </w:r>
              <w:r>
                <w:br/>
                <w:t xml:space="preserve"> IF IncOutputDirectory is NOT specified THEN</w:t>
              </w:r>
              <w:r>
                <w:br/>
                <w:t xml:space="preserve">     IncOutputDirectory = FolderOutput + "\include\"</w:t>
              </w:r>
              <w:r>
                <w:br/>
                <w:t xml:space="preserve"> ELSE</w:t>
              </w:r>
              <w:r>
                <w:br/>
                <w:t xml:space="preserve">     IncOutputDirectory = IncOutputDirectory + "\include\"</w:t>
              </w:r>
              <w:r>
                <w:br/>
              </w:r>
              <w:r>
                <w:br/>
                <w:t xml:space="preserve"> IF SrcOutputDirectory is NOT specified THEN</w:t>
              </w:r>
              <w:r>
                <w:br/>
                <w:t xml:space="preserve">     SrcOutputDirectory = FolderOutput + "\include\"</w:t>
              </w:r>
              <w:r>
                <w:br/>
                <w:t xml:space="preserve"> ELSE</w:t>
              </w:r>
              <w:r>
                <w:br/>
                <w:t xml:space="preserve">     SrcOutputDirectory = SrcOutputDirectory + "\src\"</w:t>
              </w:r>
              <w:r>
                <w:br/>
              </w:r>
              <w:r>
                <w:br/>
                <w:t xml:space="preserve"> IF TranslationFilePath is NOT specified THEN</w:t>
              </w:r>
              <w:r>
                <w:br/>
                <w:t xml:space="preserve">     TranslationFilePath = ExeDirectory + ModuleName + "_" + MicroFamilyName + ".trxml"</w:t>
              </w:r>
              <w:r>
                <w:br/>
                <w:t xml:space="preserve"> End</w:t>
              </w:r>
            </w:moveTo>
          </w:p>
        </w:tc>
      </w:tr>
    </w:tbl>
    <w:p w:rsidR="008241FD" w:rsidRDefault="008241FD" w:rsidP="008241FD">
      <w:pPr>
        <w:pStyle w:val="RefReq"/>
        <w:rPr>
          <w:moveTo w:id="3321" w:author="Pham Minh Tu" w:date="2019-12-27T14:07:00Z"/>
        </w:rPr>
      </w:pPr>
      <w:moveTo w:id="3322" w:author="Pham Minh Tu" w:date="2019-12-27T14:07:00Z">
        <w:r>
          <w:t xml:space="preserve">{Ref: </w:t>
        </w:r>
        <w:r w:rsidRPr="00C844C6">
          <w:rPr>
            <w:rFonts w:cs="Arial"/>
            <w:color w:val="000000"/>
            <w:spacing w:val="1"/>
            <w:szCs w:val="20"/>
          </w:rPr>
          <w:t>GENERIC_TFD_</w:t>
        </w:r>
        <w:del w:id="3323" w:author="Pham Minh Tu" w:date="2020-01-03T14:49:00Z">
          <w:r w:rsidRPr="00C844C6" w:rsidDel="00C311A1">
            <w:rPr>
              <w:rFonts w:cs="Arial"/>
              <w:color w:val="000000"/>
              <w:spacing w:val="1"/>
              <w:szCs w:val="20"/>
            </w:rPr>
            <w:delText>X1x</w:delText>
          </w:r>
        </w:del>
      </w:moveTo>
      <w:ins w:id="3324" w:author="Pham Minh Tu" w:date="2020-01-03T14:49:00Z">
        <w:r w:rsidR="00C311A1">
          <w:rPr>
            <w:rFonts w:cs="Arial"/>
            <w:color w:val="000000"/>
            <w:spacing w:val="1"/>
            <w:szCs w:val="20"/>
          </w:rPr>
          <w:t>X2x</w:t>
        </w:r>
      </w:ins>
      <w:moveTo w:id="3325" w:author="Pham Minh Tu" w:date="2019-12-27T14:07:00Z">
        <w:r w:rsidRPr="00C844C6">
          <w:rPr>
            <w:rFonts w:cs="Arial"/>
            <w:color w:val="000000"/>
            <w:spacing w:val="1"/>
            <w:szCs w:val="20"/>
          </w:rPr>
          <w:t>_GT_USG_011</w:t>
        </w:r>
        <w:r>
          <w:t>}</w:t>
        </w:r>
      </w:moveTo>
    </w:p>
    <w:p w:rsidR="008241FD" w:rsidRDefault="008241FD" w:rsidP="008241FD">
      <w:pPr>
        <w:rPr>
          <w:moveTo w:id="3326" w:author="Pham Minh Tu" w:date="2019-12-27T14:07:00Z"/>
        </w:rPr>
      </w:pPr>
    </w:p>
    <w:p w:rsidR="008241FD" w:rsidRDefault="008241FD">
      <w:pPr>
        <w:pStyle w:val="Heading5"/>
        <w:rPr>
          <w:moveTo w:id="3327" w:author="Pham Minh Tu" w:date="2019-12-27T14:07:00Z"/>
        </w:rPr>
        <w:pPrChange w:id="3328" w:author="Pham Minh Tu" w:date="2019-12-27T14:08:00Z">
          <w:pPr>
            <w:pStyle w:val="Heading4"/>
          </w:pPr>
        </w:pPrChange>
      </w:pPr>
      <w:moveTo w:id="3329" w:author="Pham Minh Tu" w:date="2019-12-27T14:07:00Z">
        <w:r>
          <w:t>RuntimeConfiguration</w:t>
        </w:r>
      </w:moveTo>
    </w:p>
    <w:p w:rsidR="008241FD" w:rsidRDefault="008241FD" w:rsidP="008241FD">
      <w:pPr>
        <w:pStyle w:val="DesignID"/>
        <w:rPr>
          <w:moveTo w:id="3330" w:author="Pham Minh Tu" w:date="2019-12-27T14:07:00Z"/>
        </w:rPr>
      </w:pPr>
      <w:moveTo w:id="3331" w:author="Pham Minh Tu" w:date="2019-12-27T14:07:00Z">
        <w:r>
          <w:t>GENERIC_GDD_CLS_045_020:</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8241FD" w:rsidTr="002E7FE0">
        <w:tc>
          <w:tcPr>
            <w:tcW w:w="2077" w:type="dxa"/>
            <w:shd w:val="clear" w:color="auto" w:fill="D0CECE"/>
          </w:tcPr>
          <w:p w:rsidR="008241FD" w:rsidRPr="00E2291F" w:rsidRDefault="008241FD" w:rsidP="002E7FE0">
            <w:pPr>
              <w:rPr>
                <w:moveTo w:id="3332" w:author="Pham Minh Tu" w:date="2019-12-27T14:07:00Z"/>
                <w:b/>
              </w:rPr>
            </w:pPr>
            <w:moveTo w:id="3333" w:author="Pham Minh Tu" w:date="2019-12-27T14:07:00Z">
              <w:r w:rsidRPr="00E2291F">
                <w:rPr>
                  <w:b/>
                </w:rPr>
                <w:t>Method Name</w:t>
              </w:r>
            </w:moveTo>
          </w:p>
        </w:tc>
        <w:tc>
          <w:tcPr>
            <w:tcW w:w="6230" w:type="dxa"/>
            <w:shd w:val="clear" w:color="auto" w:fill="auto"/>
          </w:tcPr>
          <w:p w:rsidR="008241FD" w:rsidRDefault="008241FD" w:rsidP="002E7FE0">
            <w:pPr>
              <w:rPr>
                <w:moveTo w:id="3334" w:author="Pham Minh Tu" w:date="2019-12-27T14:07:00Z"/>
              </w:rPr>
            </w:pPr>
            <w:moveTo w:id="3335" w:author="Pham Minh Tu" w:date="2019-12-27T14:07:00Z">
              <w:r>
                <w:t>RuntimeConfiguration</w:t>
              </w:r>
            </w:moveTo>
          </w:p>
        </w:tc>
      </w:tr>
      <w:tr w:rsidR="008241FD" w:rsidTr="002E7FE0">
        <w:tc>
          <w:tcPr>
            <w:tcW w:w="2077" w:type="dxa"/>
            <w:shd w:val="clear" w:color="auto" w:fill="D0CECE"/>
          </w:tcPr>
          <w:p w:rsidR="008241FD" w:rsidRPr="00E2291F" w:rsidRDefault="008241FD" w:rsidP="002E7FE0">
            <w:pPr>
              <w:rPr>
                <w:moveTo w:id="3336" w:author="Pham Minh Tu" w:date="2019-12-27T14:07:00Z"/>
                <w:b/>
              </w:rPr>
            </w:pPr>
            <w:moveTo w:id="3337" w:author="Pham Minh Tu" w:date="2019-12-27T14:07:00Z">
              <w:r w:rsidRPr="00E2291F">
                <w:rPr>
                  <w:b/>
                </w:rPr>
                <w:t>Arguments</w:t>
              </w:r>
            </w:moveTo>
          </w:p>
        </w:tc>
        <w:tc>
          <w:tcPr>
            <w:tcW w:w="6231" w:type="dxa"/>
            <w:shd w:val="clear" w:color="auto" w:fill="auto"/>
          </w:tcPr>
          <w:p w:rsidR="008241FD" w:rsidRDefault="008241FD" w:rsidP="002E7FE0">
            <w:pPr>
              <w:rPr>
                <w:moveTo w:id="3338" w:author="Pham Minh Tu" w:date="2019-12-27T14:07:00Z"/>
              </w:rPr>
            </w:pPr>
            <w:moveTo w:id="3339" w:author="Pham Minh Tu" w:date="2019-12-27T14:07:00Z">
              <w:r>
                <w:t>None</w:t>
              </w:r>
            </w:moveTo>
          </w:p>
        </w:tc>
      </w:tr>
      <w:tr w:rsidR="008241FD" w:rsidTr="002E7FE0">
        <w:tc>
          <w:tcPr>
            <w:tcW w:w="2077" w:type="dxa"/>
            <w:shd w:val="clear" w:color="auto" w:fill="D0CECE"/>
          </w:tcPr>
          <w:p w:rsidR="008241FD" w:rsidRPr="00E2291F" w:rsidRDefault="008241FD" w:rsidP="002E7FE0">
            <w:pPr>
              <w:rPr>
                <w:moveTo w:id="3340" w:author="Pham Minh Tu" w:date="2019-12-27T14:07:00Z"/>
                <w:b/>
              </w:rPr>
            </w:pPr>
            <w:moveTo w:id="3341" w:author="Pham Minh Tu" w:date="2019-12-27T14:07:00Z">
              <w:r w:rsidRPr="00E2291F">
                <w:rPr>
                  <w:b/>
                </w:rPr>
                <w:t>Return</w:t>
              </w:r>
            </w:moveTo>
          </w:p>
        </w:tc>
        <w:tc>
          <w:tcPr>
            <w:tcW w:w="6231" w:type="dxa"/>
            <w:shd w:val="clear" w:color="auto" w:fill="auto"/>
          </w:tcPr>
          <w:p w:rsidR="008241FD" w:rsidRDefault="008241FD" w:rsidP="002E7FE0">
            <w:pPr>
              <w:rPr>
                <w:moveTo w:id="3342" w:author="Pham Minh Tu" w:date="2019-12-27T14:07:00Z"/>
              </w:rPr>
            </w:pPr>
            <w:moveTo w:id="3343" w:author="Pham Minh Tu" w:date="2019-12-27T14:07:00Z">
              <w:r>
                <w:t xml:space="preserve">None </w:t>
              </w:r>
            </w:moveTo>
          </w:p>
        </w:tc>
      </w:tr>
      <w:tr w:rsidR="008241FD" w:rsidTr="002E7FE0">
        <w:tc>
          <w:tcPr>
            <w:tcW w:w="2077" w:type="dxa"/>
            <w:shd w:val="clear" w:color="auto" w:fill="D0CECE"/>
          </w:tcPr>
          <w:p w:rsidR="008241FD" w:rsidRPr="00E2291F" w:rsidRDefault="008241FD" w:rsidP="002E7FE0">
            <w:pPr>
              <w:rPr>
                <w:moveTo w:id="3344" w:author="Pham Minh Tu" w:date="2019-12-27T14:07:00Z"/>
                <w:b/>
              </w:rPr>
            </w:pPr>
            <w:moveTo w:id="3345" w:author="Pham Minh Tu" w:date="2019-12-27T14:07:00Z">
              <w:r w:rsidRPr="00E2291F">
                <w:rPr>
                  <w:b/>
                </w:rPr>
                <w:lastRenderedPageBreak/>
                <w:t>Generated Value</w:t>
              </w:r>
            </w:moveTo>
          </w:p>
        </w:tc>
        <w:tc>
          <w:tcPr>
            <w:tcW w:w="6231" w:type="dxa"/>
            <w:shd w:val="clear" w:color="auto" w:fill="auto"/>
          </w:tcPr>
          <w:p w:rsidR="008241FD" w:rsidRDefault="008241FD" w:rsidP="002E7FE0">
            <w:pPr>
              <w:rPr>
                <w:moveTo w:id="3346" w:author="Pham Minh Tu" w:date="2019-12-27T14:07:00Z"/>
              </w:rPr>
            </w:pPr>
            <w:moveTo w:id="3347" w:author="Pham Minh Tu" w:date="2019-12-27T14:07:00Z">
              <w:r>
                <w:t xml:space="preserve"> None </w:t>
              </w:r>
            </w:moveTo>
          </w:p>
        </w:tc>
      </w:tr>
      <w:tr w:rsidR="008241FD" w:rsidTr="002E7FE0">
        <w:tc>
          <w:tcPr>
            <w:tcW w:w="2077" w:type="dxa"/>
            <w:shd w:val="clear" w:color="auto" w:fill="D0CECE"/>
          </w:tcPr>
          <w:p w:rsidR="008241FD" w:rsidRPr="00E2291F" w:rsidRDefault="008241FD" w:rsidP="002E7FE0">
            <w:pPr>
              <w:rPr>
                <w:moveTo w:id="3348" w:author="Pham Minh Tu" w:date="2019-12-27T14:07:00Z"/>
                <w:b/>
              </w:rPr>
            </w:pPr>
            <w:moveTo w:id="3349" w:author="Pham Minh Tu" w:date="2019-12-27T14:07:00Z">
              <w:r w:rsidRPr="00E2291F">
                <w:rPr>
                  <w:b/>
                </w:rPr>
                <w:t>Description</w:t>
              </w:r>
            </w:moveTo>
          </w:p>
        </w:tc>
        <w:tc>
          <w:tcPr>
            <w:tcW w:w="6231" w:type="dxa"/>
            <w:shd w:val="clear" w:color="auto" w:fill="auto"/>
          </w:tcPr>
          <w:p w:rsidR="008241FD" w:rsidRDefault="008241FD" w:rsidP="002E7FE0">
            <w:pPr>
              <w:pStyle w:val="SourceCode"/>
              <w:rPr>
                <w:moveTo w:id="3350" w:author="Pham Minh Tu" w:date="2019-12-27T14:07:00Z"/>
              </w:rPr>
            </w:pPr>
            <w:moveTo w:id="3351" w:author="Pham Minh Tu" w:date="2019-12-27T14:07:00Z">
              <w:r>
                <w:t>Runtime configuration constructor without arguments</w:t>
              </w:r>
            </w:moveTo>
          </w:p>
        </w:tc>
      </w:tr>
    </w:tbl>
    <w:p w:rsidR="008241FD" w:rsidRDefault="008241FD" w:rsidP="008241FD">
      <w:pPr>
        <w:pStyle w:val="RefReq"/>
        <w:rPr>
          <w:moveTo w:id="3352" w:author="Pham Minh Tu" w:date="2019-12-27T14:07:00Z"/>
        </w:rPr>
      </w:pPr>
      <w:moveTo w:id="3353" w:author="Pham Minh Tu" w:date="2019-12-27T14:07:00Z">
        <w:r>
          <w:t>{Ref: N/A}</w:t>
        </w:r>
      </w:moveTo>
    </w:p>
    <w:p w:rsidR="008241FD" w:rsidRDefault="008241FD" w:rsidP="008241FD">
      <w:pPr>
        <w:rPr>
          <w:moveTo w:id="3354" w:author="Pham Minh Tu" w:date="2019-12-27T14:07:00Z"/>
        </w:rPr>
      </w:pPr>
    </w:p>
    <w:p w:rsidR="008241FD" w:rsidRDefault="008241FD">
      <w:pPr>
        <w:pStyle w:val="Heading5"/>
        <w:rPr>
          <w:moveTo w:id="3355" w:author="Pham Minh Tu" w:date="2019-12-27T14:07:00Z"/>
        </w:rPr>
        <w:pPrChange w:id="3356" w:author="Pham Minh Tu" w:date="2019-12-27T14:08:00Z">
          <w:pPr>
            <w:pStyle w:val="Heading4"/>
          </w:pPr>
        </w:pPrChange>
      </w:pPr>
      <w:moveTo w:id="3357" w:author="Pham Minh Tu" w:date="2019-12-27T14:07:00Z">
        <w:r>
          <w:t>concatPaths</w:t>
        </w:r>
      </w:moveTo>
    </w:p>
    <w:p w:rsidR="008241FD" w:rsidRDefault="008241FD" w:rsidP="008241FD">
      <w:pPr>
        <w:pStyle w:val="DesignID"/>
        <w:rPr>
          <w:moveTo w:id="3358" w:author="Pham Minh Tu" w:date="2019-12-27T14:07:00Z"/>
        </w:rPr>
      </w:pPr>
      <w:moveTo w:id="3359" w:author="Pham Minh Tu" w:date="2019-12-27T14:07:00Z">
        <w:r>
          <w:t>GENERIC_GDD_CLS_045_021:</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8241FD" w:rsidTr="002E7FE0">
        <w:tc>
          <w:tcPr>
            <w:tcW w:w="2077" w:type="dxa"/>
            <w:shd w:val="clear" w:color="auto" w:fill="D0CECE"/>
          </w:tcPr>
          <w:p w:rsidR="008241FD" w:rsidRPr="00E2291F" w:rsidRDefault="008241FD" w:rsidP="002E7FE0">
            <w:pPr>
              <w:rPr>
                <w:moveTo w:id="3360" w:author="Pham Minh Tu" w:date="2019-12-27T14:07:00Z"/>
                <w:b/>
              </w:rPr>
            </w:pPr>
            <w:moveTo w:id="3361" w:author="Pham Minh Tu" w:date="2019-12-27T14:07:00Z">
              <w:r w:rsidRPr="00E2291F">
                <w:rPr>
                  <w:b/>
                </w:rPr>
                <w:t>Method Name</w:t>
              </w:r>
            </w:moveTo>
          </w:p>
        </w:tc>
        <w:tc>
          <w:tcPr>
            <w:tcW w:w="1038" w:type="dxa"/>
            <w:gridSpan w:val="3"/>
            <w:shd w:val="clear" w:color="auto" w:fill="auto"/>
          </w:tcPr>
          <w:p w:rsidR="008241FD" w:rsidRDefault="008241FD" w:rsidP="002E7FE0">
            <w:pPr>
              <w:rPr>
                <w:moveTo w:id="3362" w:author="Pham Minh Tu" w:date="2019-12-27T14:07:00Z"/>
              </w:rPr>
            </w:pPr>
            <w:moveTo w:id="3363" w:author="Pham Minh Tu" w:date="2019-12-27T14:07:00Z">
              <w:r>
                <w:t>concatPaths</w:t>
              </w:r>
            </w:moveTo>
          </w:p>
        </w:tc>
      </w:tr>
      <w:tr w:rsidR="008241FD" w:rsidTr="002E7FE0">
        <w:tc>
          <w:tcPr>
            <w:tcW w:w="2077" w:type="dxa"/>
            <w:vMerge w:val="restart"/>
            <w:shd w:val="clear" w:color="auto" w:fill="D0CECE"/>
          </w:tcPr>
          <w:p w:rsidR="008241FD" w:rsidRPr="00E2291F" w:rsidRDefault="008241FD" w:rsidP="002E7FE0">
            <w:pPr>
              <w:rPr>
                <w:moveTo w:id="3364" w:author="Pham Minh Tu" w:date="2019-12-27T14:07:00Z"/>
                <w:b/>
              </w:rPr>
            </w:pPr>
            <w:moveTo w:id="3365" w:author="Pham Minh Tu" w:date="2019-12-27T14:07:00Z">
              <w:r w:rsidRPr="00E2291F">
                <w:rPr>
                  <w:b/>
                </w:rPr>
                <w:t>Arguments</w:t>
              </w:r>
            </w:moveTo>
          </w:p>
        </w:tc>
        <w:tc>
          <w:tcPr>
            <w:tcW w:w="4154" w:type="dxa"/>
            <w:vMerge w:val="restart"/>
            <w:shd w:val="clear" w:color="auto" w:fill="auto"/>
          </w:tcPr>
          <w:p w:rsidR="008241FD" w:rsidRDefault="008241FD" w:rsidP="002E7FE0">
            <w:pPr>
              <w:rPr>
                <w:moveTo w:id="3366" w:author="Pham Minh Tu" w:date="2019-12-27T14:07:00Z"/>
              </w:rPr>
            </w:pPr>
            <w:moveTo w:id="3367" w:author="Pham Minh Tu" w:date="2019-12-27T14:07:00Z">
              <w:r>
                <w:t>params string[] paths</w:t>
              </w:r>
            </w:moveTo>
          </w:p>
        </w:tc>
        <w:tc>
          <w:tcPr>
            <w:tcW w:w="1038" w:type="dxa"/>
            <w:gridSpan w:val="2"/>
            <w:shd w:val="clear" w:color="auto" w:fill="auto"/>
          </w:tcPr>
          <w:p w:rsidR="008241FD" w:rsidRDefault="008241FD" w:rsidP="002E7FE0">
            <w:pPr>
              <w:rPr>
                <w:moveTo w:id="3368" w:author="Pham Minh Tu" w:date="2019-12-27T14:07:00Z"/>
              </w:rPr>
            </w:pPr>
            <w:moveTo w:id="3369" w:author="Pham Minh Tu" w:date="2019-12-27T14:07:00Z">
              <w:r>
                <w:t xml:space="preserve">Paths </w:t>
              </w:r>
            </w:moveTo>
          </w:p>
        </w:tc>
      </w:tr>
      <w:tr w:rsidR="008241FD" w:rsidTr="002E7FE0">
        <w:tc>
          <w:tcPr>
            <w:tcW w:w="2077" w:type="dxa"/>
            <w:vMerge/>
            <w:shd w:val="clear" w:color="auto" w:fill="D0CECE"/>
          </w:tcPr>
          <w:p w:rsidR="008241FD" w:rsidRPr="00E2291F" w:rsidRDefault="008241FD" w:rsidP="002E7FE0">
            <w:pPr>
              <w:rPr>
                <w:moveTo w:id="3370" w:author="Pham Minh Tu" w:date="2019-12-27T14:07:00Z"/>
                <w:b/>
              </w:rPr>
            </w:pPr>
          </w:p>
        </w:tc>
        <w:tc>
          <w:tcPr>
            <w:tcW w:w="2077" w:type="dxa"/>
            <w:vMerge/>
            <w:shd w:val="clear" w:color="auto" w:fill="auto"/>
          </w:tcPr>
          <w:p w:rsidR="008241FD" w:rsidRDefault="008241FD" w:rsidP="002E7FE0">
            <w:pPr>
              <w:rPr>
                <w:moveTo w:id="3371" w:author="Pham Minh Tu" w:date="2019-12-27T14:07:00Z"/>
              </w:rPr>
            </w:pPr>
          </w:p>
        </w:tc>
        <w:tc>
          <w:tcPr>
            <w:tcW w:w="1038" w:type="dxa"/>
            <w:shd w:val="clear" w:color="auto" w:fill="D3D3D3"/>
          </w:tcPr>
          <w:p w:rsidR="008241FD" w:rsidRDefault="008241FD" w:rsidP="002E7FE0">
            <w:pPr>
              <w:rPr>
                <w:moveTo w:id="3372" w:author="Pham Minh Tu" w:date="2019-12-27T14:07:00Z"/>
              </w:rPr>
            </w:pPr>
            <w:moveTo w:id="3373" w:author="Pham Minh Tu" w:date="2019-12-27T14:07:00Z">
              <w:r>
                <w:t>Range:</w:t>
              </w:r>
            </w:moveTo>
          </w:p>
        </w:tc>
        <w:tc>
          <w:tcPr>
            <w:tcW w:w="1038" w:type="dxa"/>
            <w:shd w:val="clear" w:color="auto" w:fill="auto"/>
          </w:tcPr>
          <w:p w:rsidR="008241FD" w:rsidRDefault="008241FD" w:rsidP="002E7FE0">
            <w:pPr>
              <w:rPr>
                <w:moveTo w:id="3374" w:author="Pham Minh Tu" w:date="2019-12-27T14:07:00Z"/>
              </w:rPr>
            </w:pPr>
            <w:moveTo w:id="3375" w:author="Pham Minh Tu" w:date="2019-12-27T14:07:00Z">
              <w:r>
                <w:t>None</w:t>
              </w:r>
            </w:moveTo>
          </w:p>
        </w:tc>
      </w:tr>
      <w:tr w:rsidR="008241FD" w:rsidTr="002E7FE0">
        <w:tc>
          <w:tcPr>
            <w:tcW w:w="2077" w:type="dxa"/>
            <w:vMerge w:val="restart"/>
            <w:shd w:val="clear" w:color="auto" w:fill="D0CECE"/>
          </w:tcPr>
          <w:p w:rsidR="008241FD" w:rsidRPr="00E2291F" w:rsidRDefault="008241FD" w:rsidP="002E7FE0">
            <w:pPr>
              <w:rPr>
                <w:moveTo w:id="3376" w:author="Pham Minh Tu" w:date="2019-12-27T14:07:00Z"/>
                <w:b/>
              </w:rPr>
            </w:pPr>
            <w:moveTo w:id="3377" w:author="Pham Minh Tu" w:date="2019-12-27T14:07:00Z">
              <w:r w:rsidRPr="00E2291F">
                <w:rPr>
                  <w:b/>
                </w:rPr>
                <w:t>Return</w:t>
              </w:r>
            </w:moveTo>
          </w:p>
        </w:tc>
        <w:tc>
          <w:tcPr>
            <w:tcW w:w="4154" w:type="dxa"/>
            <w:vMerge w:val="restart"/>
            <w:shd w:val="clear" w:color="auto" w:fill="auto"/>
          </w:tcPr>
          <w:p w:rsidR="008241FD" w:rsidRDefault="008241FD" w:rsidP="002E7FE0">
            <w:pPr>
              <w:rPr>
                <w:moveTo w:id="3378" w:author="Pham Minh Tu" w:date="2019-12-27T14:07:00Z"/>
              </w:rPr>
            </w:pPr>
            <w:moveTo w:id="3379" w:author="Pham Minh Tu" w:date="2019-12-27T14:07:00Z">
              <w:r>
                <w:t xml:space="preserve">return a string </w:t>
              </w:r>
            </w:moveTo>
          </w:p>
        </w:tc>
        <w:tc>
          <w:tcPr>
            <w:tcW w:w="1038" w:type="dxa"/>
            <w:gridSpan w:val="2"/>
            <w:shd w:val="clear" w:color="auto" w:fill="auto"/>
          </w:tcPr>
          <w:p w:rsidR="008241FD" w:rsidRDefault="008241FD" w:rsidP="002E7FE0">
            <w:pPr>
              <w:rPr>
                <w:moveTo w:id="3380" w:author="Pham Minh Tu" w:date="2019-12-27T14:07:00Z"/>
              </w:rPr>
            </w:pPr>
            <w:moveTo w:id="3381" w:author="Pham Minh Tu" w:date="2019-12-27T14:07:00Z">
              <w:r>
                <w:t>None</w:t>
              </w:r>
            </w:moveTo>
          </w:p>
        </w:tc>
      </w:tr>
      <w:tr w:rsidR="008241FD" w:rsidTr="002E7FE0">
        <w:tc>
          <w:tcPr>
            <w:tcW w:w="2077" w:type="dxa"/>
            <w:vMerge/>
            <w:shd w:val="clear" w:color="auto" w:fill="D0CECE"/>
          </w:tcPr>
          <w:p w:rsidR="008241FD" w:rsidRPr="00E2291F" w:rsidRDefault="008241FD" w:rsidP="002E7FE0">
            <w:pPr>
              <w:rPr>
                <w:moveTo w:id="3382" w:author="Pham Minh Tu" w:date="2019-12-27T14:07:00Z"/>
                <w:b/>
              </w:rPr>
            </w:pPr>
          </w:p>
        </w:tc>
        <w:tc>
          <w:tcPr>
            <w:tcW w:w="2077" w:type="dxa"/>
            <w:vMerge/>
            <w:shd w:val="clear" w:color="auto" w:fill="auto"/>
          </w:tcPr>
          <w:p w:rsidR="008241FD" w:rsidRDefault="008241FD" w:rsidP="002E7FE0">
            <w:pPr>
              <w:rPr>
                <w:moveTo w:id="3383" w:author="Pham Minh Tu" w:date="2019-12-27T14:07:00Z"/>
              </w:rPr>
            </w:pPr>
          </w:p>
        </w:tc>
        <w:tc>
          <w:tcPr>
            <w:tcW w:w="1038" w:type="dxa"/>
            <w:shd w:val="clear" w:color="auto" w:fill="D3D3D3"/>
          </w:tcPr>
          <w:p w:rsidR="008241FD" w:rsidRDefault="008241FD" w:rsidP="002E7FE0">
            <w:pPr>
              <w:rPr>
                <w:moveTo w:id="3384" w:author="Pham Minh Tu" w:date="2019-12-27T14:07:00Z"/>
              </w:rPr>
            </w:pPr>
            <w:moveTo w:id="3385" w:author="Pham Minh Tu" w:date="2019-12-27T14:07:00Z">
              <w:r>
                <w:t>Range:</w:t>
              </w:r>
            </w:moveTo>
          </w:p>
        </w:tc>
        <w:tc>
          <w:tcPr>
            <w:tcW w:w="1038" w:type="dxa"/>
            <w:shd w:val="clear" w:color="auto" w:fill="auto"/>
          </w:tcPr>
          <w:p w:rsidR="008241FD" w:rsidRDefault="008241FD" w:rsidP="002E7FE0">
            <w:pPr>
              <w:rPr>
                <w:moveTo w:id="3386" w:author="Pham Minh Tu" w:date="2019-12-27T14:07:00Z"/>
              </w:rPr>
            </w:pPr>
            <w:moveTo w:id="3387" w:author="Pham Minh Tu" w:date="2019-12-27T14:07:00Z">
              <w:r>
                <w:t xml:space="preserve"> None </w:t>
              </w:r>
            </w:moveTo>
          </w:p>
        </w:tc>
      </w:tr>
      <w:tr w:rsidR="008241FD" w:rsidTr="002E7FE0">
        <w:tc>
          <w:tcPr>
            <w:tcW w:w="2077" w:type="dxa"/>
            <w:shd w:val="clear" w:color="auto" w:fill="D0CECE"/>
          </w:tcPr>
          <w:p w:rsidR="008241FD" w:rsidRPr="00E2291F" w:rsidRDefault="008241FD" w:rsidP="002E7FE0">
            <w:pPr>
              <w:rPr>
                <w:moveTo w:id="3388" w:author="Pham Minh Tu" w:date="2019-12-27T14:07:00Z"/>
                <w:b/>
              </w:rPr>
            </w:pPr>
            <w:moveTo w:id="3389" w:author="Pham Minh Tu" w:date="2019-12-27T14:07:00Z">
              <w:r w:rsidRPr="00E2291F">
                <w:rPr>
                  <w:b/>
                </w:rPr>
                <w:t>Generated Value</w:t>
              </w:r>
            </w:moveTo>
          </w:p>
        </w:tc>
        <w:tc>
          <w:tcPr>
            <w:tcW w:w="6231" w:type="dxa"/>
            <w:gridSpan w:val="3"/>
            <w:shd w:val="clear" w:color="auto" w:fill="auto"/>
          </w:tcPr>
          <w:p w:rsidR="008241FD" w:rsidRDefault="008241FD" w:rsidP="002E7FE0">
            <w:pPr>
              <w:rPr>
                <w:moveTo w:id="3390" w:author="Pham Minh Tu" w:date="2019-12-27T14:07:00Z"/>
              </w:rPr>
            </w:pPr>
            <w:moveTo w:id="3391" w:author="Pham Minh Tu" w:date="2019-12-27T14:07:00Z">
              <w:r>
                <w:t xml:space="preserve"> None </w:t>
              </w:r>
            </w:moveTo>
          </w:p>
        </w:tc>
      </w:tr>
      <w:tr w:rsidR="008241FD" w:rsidTr="002E7FE0">
        <w:tc>
          <w:tcPr>
            <w:tcW w:w="2077" w:type="dxa"/>
            <w:shd w:val="clear" w:color="auto" w:fill="D0CECE"/>
          </w:tcPr>
          <w:p w:rsidR="008241FD" w:rsidRPr="00E2291F" w:rsidRDefault="008241FD" w:rsidP="002E7FE0">
            <w:pPr>
              <w:rPr>
                <w:moveTo w:id="3392" w:author="Pham Minh Tu" w:date="2019-12-27T14:07:00Z"/>
                <w:b/>
              </w:rPr>
            </w:pPr>
            <w:moveTo w:id="3393" w:author="Pham Minh Tu" w:date="2019-12-27T14:07:00Z">
              <w:r w:rsidRPr="00E2291F">
                <w:rPr>
                  <w:b/>
                </w:rPr>
                <w:t>Description</w:t>
              </w:r>
            </w:moveTo>
          </w:p>
        </w:tc>
        <w:tc>
          <w:tcPr>
            <w:tcW w:w="6231" w:type="dxa"/>
            <w:gridSpan w:val="3"/>
            <w:shd w:val="clear" w:color="auto" w:fill="auto"/>
          </w:tcPr>
          <w:p w:rsidR="008241FD" w:rsidRDefault="008241FD" w:rsidP="002E7FE0">
            <w:pPr>
              <w:pStyle w:val="SourceCode"/>
              <w:rPr>
                <w:moveTo w:id="3394" w:author="Pham Minh Tu" w:date="2019-12-27T14:07:00Z"/>
              </w:rPr>
            </w:pPr>
            <w:moveTo w:id="3395" w:author="Pham Minh Tu" w:date="2019-12-27T14:07:00Z">
              <w:r>
                <w:t>Concatenate string path together</w:t>
              </w:r>
            </w:moveTo>
          </w:p>
          <w:p w:rsidR="008241FD" w:rsidRDefault="008241FD" w:rsidP="002E7FE0">
            <w:pPr>
              <w:pStyle w:val="SourceCode"/>
              <w:rPr>
                <w:moveTo w:id="3396" w:author="Pham Minh Tu" w:date="2019-12-27T14:07:00Z"/>
              </w:rPr>
            </w:pPr>
            <w:moveTo w:id="3397" w:author="Pham Minh Tu" w:date="2019-12-27T14:07:00Z">
              <w:r>
                <w:t>Algorithm:</w:t>
              </w:r>
              <w:r>
                <w:br/>
                <w:t>Concatenate string paths to create a valid path with correct separator</w:t>
              </w:r>
            </w:moveTo>
          </w:p>
        </w:tc>
      </w:tr>
    </w:tbl>
    <w:p w:rsidR="008241FD" w:rsidRDefault="008241FD" w:rsidP="008241FD">
      <w:pPr>
        <w:pStyle w:val="RefReq"/>
        <w:rPr>
          <w:moveTo w:id="3398" w:author="Pham Minh Tu" w:date="2019-12-27T14:07:00Z"/>
        </w:rPr>
      </w:pPr>
      <w:moveTo w:id="3399" w:author="Pham Minh Tu" w:date="2019-12-27T14:07:00Z">
        <w:r>
          <w:t>{Ref: N/A}</w:t>
        </w:r>
      </w:moveTo>
    </w:p>
    <w:p w:rsidR="008241FD" w:rsidRDefault="008241FD" w:rsidP="008241FD">
      <w:pPr>
        <w:rPr>
          <w:moveTo w:id="3400" w:author="Pham Minh Tu" w:date="2019-12-27T14:07:00Z"/>
        </w:rPr>
      </w:pPr>
    </w:p>
    <w:p w:rsidR="008241FD" w:rsidRDefault="008241FD">
      <w:pPr>
        <w:pStyle w:val="Heading5"/>
        <w:rPr>
          <w:moveTo w:id="3401" w:author="Pham Minh Tu" w:date="2019-12-27T14:07:00Z"/>
        </w:rPr>
        <w:pPrChange w:id="3402" w:author="Pham Minh Tu" w:date="2019-12-27T14:08:00Z">
          <w:pPr>
            <w:pStyle w:val="Heading4"/>
          </w:pPr>
        </w:pPrChange>
      </w:pPr>
      <w:moveTo w:id="3403" w:author="Pham Minh Tu" w:date="2019-12-27T14:07:00Z">
        <w:r>
          <w:t>getCmdOptions</w:t>
        </w:r>
      </w:moveTo>
    </w:p>
    <w:p w:rsidR="008241FD" w:rsidRDefault="008241FD" w:rsidP="008241FD">
      <w:pPr>
        <w:pStyle w:val="DesignID"/>
        <w:rPr>
          <w:moveTo w:id="3404" w:author="Pham Minh Tu" w:date="2019-12-27T14:07:00Z"/>
        </w:rPr>
      </w:pPr>
      <w:moveTo w:id="3405" w:author="Pham Minh Tu" w:date="2019-12-27T14:07:00Z">
        <w:r>
          <w:t>GENERIC_GDD_CLS_045_022:</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8241FD" w:rsidTr="002E7FE0">
        <w:tc>
          <w:tcPr>
            <w:tcW w:w="2077" w:type="dxa"/>
            <w:shd w:val="clear" w:color="auto" w:fill="D0CECE"/>
          </w:tcPr>
          <w:p w:rsidR="008241FD" w:rsidRPr="00E2291F" w:rsidRDefault="008241FD" w:rsidP="002E7FE0">
            <w:pPr>
              <w:rPr>
                <w:moveTo w:id="3406" w:author="Pham Minh Tu" w:date="2019-12-27T14:07:00Z"/>
                <w:b/>
              </w:rPr>
            </w:pPr>
            <w:moveTo w:id="3407" w:author="Pham Minh Tu" w:date="2019-12-27T14:07:00Z">
              <w:r w:rsidRPr="00E2291F">
                <w:rPr>
                  <w:b/>
                </w:rPr>
                <w:t>Method Name</w:t>
              </w:r>
            </w:moveTo>
          </w:p>
        </w:tc>
        <w:tc>
          <w:tcPr>
            <w:tcW w:w="1038" w:type="dxa"/>
            <w:gridSpan w:val="3"/>
            <w:shd w:val="clear" w:color="auto" w:fill="auto"/>
          </w:tcPr>
          <w:p w:rsidR="008241FD" w:rsidRDefault="008241FD" w:rsidP="002E7FE0">
            <w:pPr>
              <w:rPr>
                <w:moveTo w:id="3408" w:author="Pham Minh Tu" w:date="2019-12-27T14:07:00Z"/>
              </w:rPr>
            </w:pPr>
            <w:moveTo w:id="3409" w:author="Pham Minh Tu" w:date="2019-12-27T14:07:00Z">
              <w:r>
                <w:t>getCmdOptions</w:t>
              </w:r>
            </w:moveTo>
          </w:p>
        </w:tc>
      </w:tr>
      <w:tr w:rsidR="008241FD" w:rsidTr="002E7FE0">
        <w:tc>
          <w:tcPr>
            <w:tcW w:w="2077" w:type="dxa"/>
            <w:vMerge w:val="restart"/>
            <w:shd w:val="clear" w:color="auto" w:fill="D0CECE"/>
          </w:tcPr>
          <w:p w:rsidR="008241FD" w:rsidRPr="00E2291F" w:rsidRDefault="008241FD" w:rsidP="002E7FE0">
            <w:pPr>
              <w:rPr>
                <w:moveTo w:id="3410" w:author="Pham Minh Tu" w:date="2019-12-27T14:07:00Z"/>
                <w:b/>
              </w:rPr>
            </w:pPr>
            <w:moveTo w:id="3411" w:author="Pham Minh Tu" w:date="2019-12-27T14:07:00Z">
              <w:r w:rsidRPr="00E2291F">
                <w:rPr>
                  <w:b/>
                </w:rPr>
                <w:t>Arguments</w:t>
              </w:r>
            </w:moveTo>
          </w:p>
        </w:tc>
        <w:tc>
          <w:tcPr>
            <w:tcW w:w="4154" w:type="dxa"/>
            <w:vMerge w:val="restart"/>
            <w:shd w:val="clear" w:color="auto" w:fill="auto"/>
          </w:tcPr>
          <w:p w:rsidR="008241FD" w:rsidRDefault="008241FD" w:rsidP="002E7FE0">
            <w:pPr>
              <w:rPr>
                <w:moveTo w:id="3412" w:author="Pham Minh Tu" w:date="2019-12-27T14:07:00Z"/>
              </w:rPr>
            </w:pPr>
            <w:moveTo w:id="3413" w:author="Pham Minh Tu" w:date="2019-12-27T14:07:00Z">
              <w:r>
                <w:t>Predicate&lt; PropertyInfo &gt; condition</w:t>
              </w:r>
            </w:moveTo>
          </w:p>
        </w:tc>
        <w:tc>
          <w:tcPr>
            <w:tcW w:w="1038" w:type="dxa"/>
            <w:gridSpan w:val="2"/>
            <w:shd w:val="clear" w:color="auto" w:fill="auto"/>
          </w:tcPr>
          <w:p w:rsidR="008241FD" w:rsidRDefault="008241FD" w:rsidP="002E7FE0">
            <w:pPr>
              <w:rPr>
                <w:moveTo w:id="3414" w:author="Pham Minh Tu" w:date="2019-12-27T14:07:00Z"/>
              </w:rPr>
            </w:pPr>
            <w:moveTo w:id="3415" w:author="Pham Minh Tu" w:date="2019-12-27T14:07:00Z">
              <w:r>
                <w:t xml:space="preserve">Specific condition to filter result </w:t>
              </w:r>
            </w:moveTo>
          </w:p>
        </w:tc>
      </w:tr>
      <w:tr w:rsidR="008241FD" w:rsidTr="002E7FE0">
        <w:tc>
          <w:tcPr>
            <w:tcW w:w="2077" w:type="dxa"/>
            <w:vMerge/>
            <w:shd w:val="clear" w:color="auto" w:fill="D0CECE"/>
          </w:tcPr>
          <w:p w:rsidR="008241FD" w:rsidRPr="00E2291F" w:rsidRDefault="008241FD" w:rsidP="002E7FE0">
            <w:pPr>
              <w:rPr>
                <w:moveTo w:id="3416" w:author="Pham Minh Tu" w:date="2019-12-27T14:07:00Z"/>
                <w:b/>
              </w:rPr>
            </w:pPr>
          </w:p>
        </w:tc>
        <w:tc>
          <w:tcPr>
            <w:tcW w:w="2077" w:type="dxa"/>
            <w:vMerge/>
            <w:shd w:val="clear" w:color="auto" w:fill="auto"/>
          </w:tcPr>
          <w:p w:rsidR="008241FD" w:rsidRDefault="008241FD" w:rsidP="002E7FE0">
            <w:pPr>
              <w:rPr>
                <w:moveTo w:id="3417" w:author="Pham Minh Tu" w:date="2019-12-27T14:07:00Z"/>
              </w:rPr>
            </w:pPr>
          </w:p>
        </w:tc>
        <w:tc>
          <w:tcPr>
            <w:tcW w:w="1038" w:type="dxa"/>
            <w:shd w:val="clear" w:color="auto" w:fill="D3D3D3"/>
          </w:tcPr>
          <w:p w:rsidR="008241FD" w:rsidRDefault="008241FD" w:rsidP="002E7FE0">
            <w:pPr>
              <w:rPr>
                <w:moveTo w:id="3418" w:author="Pham Minh Tu" w:date="2019-12-27T14:07:00Z"/>
              </w:rPr>
            </w:pPr>
            <w:moveTo w:id="3419" w:author="Pham Minh Tu" w:date="2019-12-27T14:07:00Z">
              <w:r>
                <w:t>Range:</w:t>
              </w:r>
            </w:moveTo>
          </w:p>
        </w:tc>
        <w:tc>
          <w:tcPr>
            <w:tcW w:w="1038" w:type="dxa"/>
            <w:shd w:val="clear" w:color="auto" w:fill="auto"/>
          </w:tcPr>
          <w:p w:rsidR="008241FD" w:rsidRDefault="008241FD" w:rsidP="002E7FE0">
            <w:pPr>
              <w:rPr>
                <w:moveTo w:id="3420" w:author="Pham Minh Tu" w:date="2019-12-27T14:07:00Z"/>
              </w:rPr>
            </w:pPr>
            <w:moveTo w:id="3421" w:author="Pham Minh Tu" w:date="2019-12-27T14:07:00Z">
              <w:r>
                <w:t>Null or Not</w:t>
              </w:r>
            </w:moveTo>
          </w:p>
        </w:tc>
      </w:tr>
      <w:tr w:rsidR="008241FD" w:rsidTr="002E7FE0">
        <w:tc>
          <w:tcPr>
            <w:tcW w:w="2077" w:type="dxa"/>
            <w:vMerge w:val="restart"/>
            <w:shd w:val="clear" w:color="auto" w:fill="D0CECE"/>
          </w:tcPr>
          <w:p w:rsidR="008241FD" w:rsidRPr="00E2291F" w:rsidRDefault="008241FD" w:rsidP="002E7FE0">
            <w:pPr>
              <w:rPr>
                <w:moveTo w:id="3422" w:author="Pham Minh Tu" w:date="2019-12-27T14:07:00Z"/>
                <w:b/>
              </w:rPr>
            </w:pPr>
            <w:moveTo w:id="3423" w:author="Pham Minh Tu" w:date="2019-12-27T14:07:00Z">
              <w:r w:rsidRPr="00E2291F">
                <w:rPr>
                  <w:b/>
                </w:rPr>
                <w:t>Return</w:t>
              </w:r>
            </w:moveTo>
          </w:p>
        </w:tc>
        <w:tc>
          <w:tcPr>
            <w:tcW w:w="4154" w:type="dxa"/>
            <w:vMerge w:val="restart"/>
            <w:shd w:val="clear" w:color="auto" w:fill="auto"/>
          </w:tcPr>
          <w:p w:rsidR="008241FD" w:rsidRDefault="008241FD" w:rsidP="002E7FE0">
            <w:pPr>
              <w:rPr>
                <w:moveTo w:id="3424" w:author="Pham Minh Tu" w:date="2019-12-27T14:07:00Z"/>
              </w:rPr>
            </w:pPr>
            <w:moveTo w:id="3425" w:author="Pham Minh Tu" w:date="2019-12-27T14:07:00Z">
              <w:r>
                <w:t xml:space="preserve">List string </w:t>
              </w:r>
            </w:moveTo>
          </w:p>
        </w:tc>
        <w:tc>
          <w:tcPr>
            <w:tcW w:w="1038" w:type="dxa"/>
            <w:gridSpan w:val="2"/>
            <w:shd w:val="clear" w:color="auto" w:fill="auto"/>
          </w:tcPr>
          <w:p w:rsidR="008241FD" w:rsidRDefault="008241FD" w:rsidP="002E7FE0">
            <w:pPr>
              <w:rPr>
                <w:moveTo w:id="3426" w:author="Pham Minh Tu" w:date="2019-12-27T14:07:00Z"/>
              </w:rPr>
            </w:pPr>
            <w:moveTo w:id="3427" w:author="Pham Minh Tu" w:date="2019-12-27T14:07:00Z">
              <w:r>
                <w:t>None</w:t>
              </w:r>
            </w:moveTo>
          </w:p>
        </w:tc>
      </w:tr>
      <w:tr w:rsidR="008241FD" w:rsidTr="002E7FE0">
        <w:tc>
          <w:tcPr>
            <w:tcW w:w="2077" w:type="dxa"/>
            <w:vMerge/>
            <w:shd w:val="clear" w:color="auto" w:fill="D0CECE"/>
          </w:tcPr>
          <w:p w:rsidR="008241FD" w:rsidRPr="00E2291F" w:rsidRDefault="008241FD" w:rsidP="002E7FE0">
            <w:pPr>
              <w:rPr>
                <w:moveTo w:id="3428" w:author="Pham Minh Tu" w:date="2019-12-27T14:07:00Z"/>
                <w:b/>
              </w:rPr>
            </w:pPr>
          </w:p>
        </w:tc>
        <w:tc>
          <w:tcPr>
            <w:tcW w:w="2077" w:type="dxa"/>
            <w:vMerge/>
            <w:shd w:val="clear" w:color="auto" w:fill="auto"/>
          </w:tcPr>
          <w:p w:rsidR="008241FD" w:rsidRDefault="008241FD" w:rsidP="002E7FE0">
            <w:pPr>
              <w:rPr>
                <w:moveTo w:id="3429" w:author="Pham Minh Tu" w:date="2019-12-27T14:07:00Z"/>
              </w:rPr>
            </w:pPr>
          </w:p>
        </w:tc>
        <w:tc>
          <w:tcPr>
            <w:tcW w:w="1038" w:type="dxa"/>
            <w:shd w:val="clear" w:color="auto" w:fill="D3D3D3"/>
          </w:tcPr>
          <w:p w:rsidR="008241FD" w:rsidRDefault="008241FD" w:rsidP="002E7FE0">
            <w:pPr>
              <w:rPr>
                <w:moveTo w:id="3430" w:author="Pham Minh Tu" w:date="2019-12-27T14:07:00Z"/>
              </w:rPr>
            </w:pPr>
            <w:moveTo w:id="3431" w:author="Pham Minh Tu" w:date="2019-12-27T14:07:00Z">
              <w:r>
                <w:t>Range:</w:t>
              </w:r>
            </w:moveTo>
          </w:p>
        </w:tc>
        <w:tc>
          <w:tcPr>
            <w:tcW w:w="1038" w:type="dxa"/>
            <w:shd w:val="clear" w:color="auto" w:fill="auto"/>
          </w:tcPr>
          <w:p w:rsidR="008241FD" w:rsidRDefault="008241FD" w:rsidP="002E7FE0">
            <w:pPr>
              <w:rPr>
                <w:moveTo w:id="3432" w:author="Pham Minh Tu" w:date="2019-12-27T14:07:00Z"/>
              </w:rPr>
            </w:pPr>
            <w:moveTo w:id="3433" w:author="Pham Minh Tu" w:date="2019-12-27T14:07:00Z">
              <w:r>
                <w:t>None</w:t>
              </w:r>
            </w:moveTo>
          </w:p>
        </w:tc>
      </w:tr>
      <w:tr w:rsidR="008241FD" w:rsidTr="002E7FE0">
        <w:tc>
          <w:tcPr>
            <w:tcW w:w="2077" w:type="dxa"/>
            <w:shd w:val="clear" w:color="auto" w:fill="D0CECE"/>
          </w:tcPr>
          <w:p w:rsidR="008241FD" w:rsidRPr="00E2291F" w:rsidRDefault="008241FD" w:rsidP="002E7FE0">
            <w:pPr>
              <w:rPr>
                <w:moveTo w:id="3434" w:author="Pham Minh Tu" w:date="2019-12-27T14:07:00Z"/>
                <w:b/>
              </w:rPr>
            </w:pPr>
            <w:moveTo w:id="3435" w:author="Pham Minh Tu" w:date="2019-12-27T14:07:00Z">
              <w:r w:rsidRPr="00E2291F">
                <w:rPr>
                  <w:b/>
                </w:rPr>
                <w:t>Generated Value</w:t>
              </w:r>
            </w:moveTo>
          </w:p>
        </w:tc>
        <w:tc>
          <w:tcPr>
            <w:tcW w:w="6231" w:type="dxa"/>
            <w:gridSpan w:val="3"/>
            <w:shd w:val="clear" w:color="auto" w:fill="auto"/>
          </w:tcPr>
          <w:p w:rsidR="008241FD" w:rsidRDefault="008241FD" w:rsidP="002E7FE0">
            <w:pPr>
              <w:rPr>
                <w:moveTo w:id="3436" w:author="Pham Minh Tu" w:date="2019-12-27T14:07:00Z"/>
              </w:rPr>
            </w:pPr>
            <w:moveTo w:id="3437" w:author="Pham Minh Tu" w:date="2019-12-27T14:07:00Z">
              <w:r>
                <w:t xml:space="preserve"> None </w:t>
              </w:r>
            </w:moveTo>
          </w:p>
        </w:tc>
      </w:tr>
      <w:tr w:rsidR="008241FD" w:rsidTr="002E7FE0">
        <w:tc>
          <w:tcPr>
            <w:tcW w:w="2077" w:type="dxa"/>
            <w:shd w:val="clear" w:color="auto" w:fill="D0CECE"/>
          </w:tcPr>
          <w:p w:rsidR="008241FD" w:rsidRPr="00E2291F" w:rsidRDefault="008241FD" w:rsidP="002E7FE0">
            <w:pPr>
              <w:rPr>
                <w:moveTo w:id="3438" w:author="Pham Minh Tu" w:date="2019-12-27T14:07:00Z"/>
                <w:b/>
              </w:rPr>
            </w:pPr>
            <w:moveTo w:id="3439" w:author="Pham Minh Tu" w:date="2019-12-27T14:07:00Z">
              <w:r w:rsidRPr="00E2291F">
                <w:rPr>
                  <w:b/>
                </w:rPr>
                <w:t>Description</w:t>
              </w:r>
            </w:moveTo>
          </w:p>
        </w:tc>
        <w:tc>
          <w:tcPr>
            <w:tcW w:w="6231" w:type="dxa"/>
            <w:gridSpan w:val="3"/>
            <w:shd w:val="clear" w:color="auto" w:fill="auto"/>
          </w:tcPr>
          <w:p w:rsidR="008241FD" w:rsidRDefault="008241FD" w:rsidP="002E7FE0">
            <w:pPr>
              <w:pStyle w:val="SourceCode"/>
              <w:rPr>
                <w:moveTo w:id="3440" w:author="Pham Minh Tu" w:date="2019-12-27T14:07:00Z"/>
              </w:rPr>
            </w:pPr>
            <w:moveTo w:id="3441" w:author="Pham Minh Tu" w:date="2019-12-27T14:07:00Z">
              <w:r>
                <w:t>Get commandline options which include both sort/completed format based on specific condition</w:t>
              </w:r>
            </w:moveTo>
          </w:p>
          <w:p w:rsidR="008241FD" w:rsidRDefault="008241FD" w:rsidP="002E7FE0">
            <w:pPr>
              <w:pStyle w:val="SourceCode"/>
              <w:rPr>
                <w:moveTo w:id="3442" w:author="Pham Minh Tu" w:date="2019-12-27T14:07:00Z"/>
              </w:rPr>
            </w:pPr>
            <w:moveTo w:id="3443" w:author="Pham Minh Tu" w:date="2019-12-27T14:07:00Z">
              <w:r>
                <w:t>Algorithm:</w:t>
              </w:r>
              <w:r>
                <w:br/>
                <w:t>Scan all fields decorated by OptionAttribute</w:t>
              </w:r>
              <w:r>
                <w:br/>
                <w:t xml:space="preserve">     Add both sort/completed format of option to collection "result"</w:t>
              </w:r>
              <w:r>
                <w:br/>
                <w:t xml:space="preserve"> End</w:t>
              </w:r>
              <w:r>
                <w:br/>
              </w:r>
              <w:r>
                <w:br/>
                <w:t xml:space="preserve"> Return collection "result"</w:t>
              </w:r>
            </w:moveTo>
          </w:p>
        </w:tc>
      </w:tr>
    </w:tbl>
    <w:p w:rsidR="008241FD" w:rsidRDefault="008241FD" w:rsidP="008241FD">
      <w:pPr>
        <w:pStyle w:val="RefReq"/>
        <w:rPr>
          <w:moveTo w:id="3444" w:author="Pham Minh Tu" w:date="2019-12-27T14:07:00Z"/>
        </w:rPr>
      </w:pPr>
      <w:moveTo w:id="3445" w:author="Pham Minh Tu" w:date="2019-12-27T14:07:00Z">
        <w:r>
          <w:t>{Ref: N/A}</w:t>
        </w:r>
      </w:moveTo>
    </w:p>
    <w:p w:rsidR="008241FD" w:rsidRDefault="008241FD" w:rsidP="008241FD">
      <w:pPr>
        <w:rPr>
          <w:moveTo w:id="3446" w:author="Pham Minh Tu" w:date="2019-12-27T14:07:00Z"/>
        </w:rPr>
      </w:pPr>
    </w:p>
    <w:p w:rsidR="008241FD" w:rsidRDefault="008241FD">
      <w:pPr>
        <w:pStyle w:val="Heading5"/>
        <w:rPr>
          <w:moveTo w:id="3447" w:author="Pham Minh Tu" w:date="2019-12-27T14:07:00Z"/>
        </w:rPr>
        <w:pPrChange w:id="3448" w:author="Pham Minh Tu" w:date="2019-12-27T14:08:00Z">
          <w:pPr>
            <w:pStyle w:val="Heading4"/>
          </w:pPr>
        </w:pPrChange>
      </w:pPr>
      <w:moveTo w:id="3449" w:author="Pham Minh Tu" w:date="2019-12-27T14:07:00Z">
        <w:r>
          <w:lastRenderedPageBreak/>
          <w:t>overrideFiles</w:t>
        </w:r>
      </w:moveTo>
    </w:p>
    <w:p w:rsidR="008241FD" w:rsidRDefault="008241FD" w:rsidP="008241FD">
      <w:pPr>
        <w:pStyle w:val="DesignID"/>
        <w:rPr>
          <w:moveTo w:id="3450" w:author="Pham Minh Tu" w:date="2019-12-27T14:07:00Z"/>
        </w:rPr>
      </w:pPr>
      <w:moveTo w:id="3451" w:author="Pham Minh Tu" w:date="2019-12-27T14:07:00Z">
        <w:r>
          <w:t>GENERIC_GDD_CLS_045_023:</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8241FD" w:rsidTr="002E7FE0">
        <w:tc>
          <w:tcPr>
            <w:tcW w:w="2077" w:type="dxa"/>
            <w:shd w:val="clear" w:color="auto" w:fill="D0CECE"/>
          </w:tcPr>
          <w:p w:rsidR="008241FD" w:rsidRPr="00E2291F" w:rsidRDefault="008241FD" w:rsidP="002E7FE0">
            <w:pPr>
              <w:rPr>
                <w:moveTo w:id="3452" w:author="Pham Minh Tu" w:date="2019-12-27T14:07:00Z"/>
                <w:b/>
              </w:rPr>
            </w:pPr>
            <w:moveTo w:id="3453" w:author="Pham Minh Tu" w:date="2019-12-27T14:07:00Z">
              <w:r w:rsidRPr="00E2291F">
                <w:rPr>
                  <w:b/>
                </w:rPr>
                <w:t>Method Name</w:t>
              </w:r>
            </w:moveTo>
          </w:p>
        </w:tc>
        <w:tc>
          <w:tcPr>
            <w:tcW w:w="1038" w:type="dxa"/>
            <w:gridSpan w:val="3"/>
            <w:shd w:val="clear" w:color="auto" w:fill="auto"/>
          </w:tcPr>
          <w:p w:rsidR="008241FD" w:rsidRDefault="008241FD" w:rsidP="002E7FE0">
            <w:pPr>
              <w:rPr>
                <w:moveTo w:id="3454" w:author="Pham Minh Tu" w:date="2019-12-27T14:07:00Z"/>
              </w:rPr>
            </w:pPr>
            <w:moveTo w:id="3455" w:author="Pham Minh Tu" w:date="2019-12-27T14:07:00Z">
              <w:r>
                <w:t>overrideFiles</w:t>
              </w:r>
            </w:moveTo>
          </w:p>
        </w:tc>
      </w:tr>
      <w:tr w:rsidR="008241FD" w:rsidTr="002E7FE0">
        <w:tc>
          <w:tcPr>
            <w:tcW w:w="2077" w:type="dxa"/>
            <w:vMerge w:val="restart"/>
            <w:shd w:val="clear" w:color="auto" w:fill="D0CECE"/>
          </w:tcPr>
          <w:p w:rsidR="008241FD" w:rsidRPr="00E2291F" w:rsidRDefault="008241FD" w:rsidP="002E7FE0">
            <w:pPr>
              <w:rPr>
                <w:moveTo w:id="3456" w:author="Pham Minh Tu" w:date="2019-12-27T14:07:00Z"/>
                <w:b/>
              </w:rPr>
            </w:pPr>
            <w:moveTo w:id="3457" w:author="Pham Minh Tu" w:date="2019-12-27T14:07:00Z">
              <w:r w:rsidRPr="00E2291F">
                <w:rPr>
                  <w:b/>
                </w:rPr>
                <w:t>Arguments</w:t>
              </w:r>
            </w:moveTo>
          </w:p>
        </w:tc>
        <w:tc>
          <w:tcPr>
            <w:tcW w:w="4154" w:type="dxa"/>
            <w:vMerge w:val="restart"/>
            <w:shd w:val="clear" w:color="auto" w:fill="auto"/>
          </w:tcPr>
          <w:p w:rsidR="008241FD" w:rsidRDefault="008241FD" w:rsidP="002E7FE0">
            <w:pPr>
              <w:rPr>
                <w:moveTo w:id="3458" w:author="Pham Minh Tu" w:date="2019-12-27T14:07:00Z"/>
              </w:rPr>
            </w:pPr>
            <w:moveTo w:id="3459" w:author="Pham Minh Tu" w:date="2019-12-27T14:07:00Z">
              <w:r>
                <w:t>List&lt; string &gt; filePaths</w:t>
              </w:r>
            </w:moveTo>
          </w:p>
        </w:tc>
        <w:tc>
          <w:tcPr>
            <w:tcW w:w="1038" w:type="dxa"/>
            <w:gridSpan w:val="2"/>
            <w:shd w:val="clear" w:color="auto" w:fill="auto"/>
          </w:tcPr>
          <w:p w:rsidR="008241FD" w:rsidRDefault="008241FD" w:rsidP="002E7FE0">
            <w:pPr>
              <w:rPr>
                <w:moveTo w:id="3460" w:author="Pham Minh Tu" w:date="2019-12-27T14:07:00Z"/>
              </w:rPr>
            </w:pPr>
            <w:moveTo w:id="3461" w:author="Pham Minh Tu" w:date="2019-12-27T14:07:00Z">
              <w:r>
                <w:t xml:space="preserve">File paths </w:t>
              </w:r>
            </w:moveTo>
          </w:p>
        </w:tc>
      </w:tr>
      <w:tr w:rsidR="008241FD" w:rsidTr="002E7FE0">
        <w:tc>
          <w:tcPr>
            <w:tcW w:w="2077" w:type="dxa"/>
            <w:vMerge/>
            <w:shd w:val="clear" w:color="auto" w:fill="D0CECE"/>
          </w:tcPr>
          <w:p w:rsidR="008241FD" w:rsidRPr="00E2291F" w:rsidRDefault="008241FD" w:rsidP="002E7FE0">
            <w:pPr>
              <w:rPr>
                <w:moveTo w:id="3462" w:author="Pham Minh Tu" w:date="2019-12-27T14:07:00Z"/>
                <w:b/>
              </w:rPr>
            </w:pPr>
          </w:p>
        </w:tc>
        <w:tc>
          <w:tcPr>
            <w:tcW w:w="2077" w:type="dxa"/>
            <w:vMerge/>
            <w:shd w:val="clear" w:color="auto" w:fill="auto"/>
          </w:tcPr>
          <w:p w:rsidR="008241FD" w:rsidRDefault="008241FD" w:rsidP="002E7FE0">
            <w:pPr>
              <w:rPr>
                <w:moveTo w:id="3463" w:author="Pham Minh Tu" w:date="2019-12-27T14:07:00Z"/>
              </w:rPr>
            </w:pPr>
          </w:p>
        </w:tc>
        <w:tc>
          <w:tcPr>
            <w:tcW w:w="1038" w:type="dxa"/>
            <w:shd w:val="clear" w:color="auto" w:fill="D3D3D3"/>
          </w:tcPr>
          <w:p w:rsidR="008241FD" w:rsidRDefault="008241FD" w:rsidP="002E7FE0">
            <w:pPr>
              <w:rPr>
                <w:moveTo w:id="3464" w:author="Pham Minh Tu" w:date="2019-12-27T14:07:00Z"/>
              </w:rPr>
            </w:pPr>
            <w:moveTo w:id="3465" w:author="Pham Minh Tu" w:date="2019-12-27T14:07:00Z">
              <w:r>
                <w:t>Range:</w:t>
              </w:r>
            </w:moveTo>
          </w:p>
        </w:tc>
        <w:tc>
          <w:tcPr>
            <w:tcW w:w="1038" w:type="dxa"/>
            <w:shd w:val="clear" w:color="auto" w:fill="auto"/>
          </w:tcPr>
          <w:p w:rsidR="008241FD" w:rsidRDefault="008241FD" w:rsidP="002E7FE0">
            <w:pPr>
              <w:rPr>
                <w:moveTo w:id="3466" w:author="Pham Minh Tu" w:date="2019-12-27T14:07:00Z"/>
              </w:rPr>
            </w:pPr>
            <w:moveTo w:id="3467" w:author="Pham Minh Tu" w:date="2019-12-27T14:07:00Z">
              <w:r>
                <w:t>None</w:t>
              </w:r>
            </w:moveTo>
          </w:p>
        </w:tc>
      </w:tr>
      <w:tr w:rsidR="008241FD" w:rsidTr="002E7FE0">
        <w:tc>
          <w:tcPr>
            <w:tcW w:w="2077" w:type="dxa"/>
            <w:vMerge w:val="restart"/>
            <w:shd w:val="clear" w:color="auto" w:fill="D0CECE"/>
          </w:tcPr>
          <w:p w:rsidR="008241FD" w:rsidRPr="00E2291F" w:rsidRDefault="008241FD" w:rsidP="002E7FE0">
            <w:pPr>
              <w:rPr>
                <w:moveTo w:id="3468" w:author="Pham Minh Tu" w:date="2019-12-27T14:07:00Z"/>
                <w:b/>
              </w:rPr>
            </w:pPr>
            <w:moveTo w:id="3469" w:author="Pham Minh Tu" w:date="2019-12-27T14:07:00Z">
              <w:r w:rsidRPr="00E2291F">
                <w:rPr>
                  <w:b/>
                </w:rPr>
                <w:t>Return</w:t>
              </w:r>
            </w:moveTo>
          </w:p>
        </w:tc>
        <w:tc>
          <w:tcPr>
            <w:tcW w:w="4154" w:type="dxa"/>
            <w:vMerge w:val="restart"/>
            <w:shd w:val="clear" w:color="auto" w:fill="auto"/>
          </w:tcPr>
          <w:p w:rsidR="008241FD" w:rsidRDefault="008241FD" w:rsidP="002E7FE0">
            <w:pPr>
              <w:rPr>
                <w:moveTo w:id="3470" w:author="Pham Minh Tu" w:date="2019-12-27T14:07:00Z"/>
              </w:rPr>
            </w:pPr>
            <w:moveTo w:id="3471" w:author="Pham Minh Tu" w:date="2019-12-27T14:07:00Z">
              <w:r>
                <w:t xml:space="preserve">return a void </w:t>
              </w:r>
            </w:moveTo>
          </w:p>
        </w:tc>
        <w:tc>
          <w:tcPr>
            <w:tcW w:w="1038" w:type="dxa"/>
            <w:gridSpan w:val="2"/>
            <w:shd w:val="clear" w:color="auto" w:fill="auto"/>
          </w:tcPr>
          <w:p w:rsidR="008241FD" w:rsidRDefault="008241FD" w:rsidP="002E7FE0">
            <w:pPr>
              <w:rPr>
                <w:moveTo w:id="3472" w:author="Pham Minh Tu" w:date="2019-12-27T14:07:00Z"/>
              </w:rPr>
            </w:pPr>
            <w:moveTo w:id="3473" w:author="Pham Minh Tu" w:date="2019-12-27T14:07:00Z">
              <w:r>
                <w:t>None</w:t>
              </w:r>
            </w:moveTo>
          </w:p>
        </w:tc>
      </w:tr>
      <w:tr w:rsidR="008241FD" w:rsidTr="002E7FE0">
        <w:tc>
          <w:tcPr>
            <w:tcW w:w="2077" w:type="dxa"/>
            <w:vMerge/>
            <w:shd w:val="clear" w:color="auto" w:fill="D0CECE"/>
          </w:tcPr>
          <w:p w:rsidR="008241FD" w:rsidRPr="00E2291F" w:rsidRDefault="008241FD" w:rsidP="002E7FE0">
            <w:pPr>
              <w:rPr>
                <w:moveTo w:id="3474" w:author="Pham Minh Tu" w:date="2019-12-27T14:07:00Z"/>
                <w:b/>
              </w:rPr>
            </w:pPr>
          </w:p>
        </w:tc>
        <w:tc>
          <w:tcPr>
            <w:tcW w:w="2077" w:type="dxa"/>
            <w:vMerge/>
            <w:shd w:val="clear" w:color="auto" w:fill="auto"/>
          </w:tcPr>
          <w:p w:rsidR="008241FD" w:rsidRDefault="008241FD" w:rsidP="002E7FE0">
            <w:pPr>
              <w:rPr>
                <w:moveTo w:id="3475" w:author="Pham Minh Tu" w:date="2019-12-27T14:07:00Z"/>
              </w:rPr>
            </w:pPr>
          </w:p>
        </w:tc>
        <w:tc>
          <w:tcPr>
            <w:tcW w:w="1038" w:type="dxa"/>
            <w:shd w:val="clear" w:color="auto" w:fill="D3D3D3"/>
          </w:tcPr>
          <w:p w:rsidR="008241FD" w:rsidRDefault="008241FD" w:rsidP="002E7FE0">
            <w:pPr>
              <w:rPr>
                <w:moveTo w:id="3476" w:author="Pham Minh Tu" w:date="2019-12-27T14:07:00Z"/>
              </w:rPr>
            </w:pPr>
            <w:moveTo w:id="3477" w:author="Pham Minh Tu" w:date="2019-12-27T14:07:00Z">
              <w:r>
                <w:t>Range:</w:t>
              </w:r>
            </w:moveTo>
          </w:p>
        </w:tc>
        <w:tc>
          <w:tcPr>
            <w:tcW w:w="1038" w:type="dxa"/>
            <w:shd w:val="clear" w:color="auto" w:fill="auto"/>
          </w:tcPr>
          <w:p w:rsidR="008241FD" w:rsidRDefault="008241FD" w:rsidP="002E7FE0">
            <w:pPr>
              <w:rPr>
                <w:moveTo w:id="3478" w:author="Pham Minh Tu" w:date="2019-12-27T14:07:00Z"/>
              </w:rPr>
            </w:pPr>
            <w:moveTo w:id="3479" w:author="Pham Minh Tu" w:date="2019-12-27T14:07:00Z">
              <w:r>
                <w:t xml:space="preserve"> None </w:t>
              </w:r>
            </w:moveTo>
          </w:p>
        </w:tc>
      </w:tr>
      <w:tr w:rsidR="008241FD" w:rsidTr="002E7FE0">
        <w:tc>
          <w:tcPr>
            <w:tcW w:w="2077" w:type="dxa"/>
            <w:shd w:val="clear" w:color="auto" w:fill="D0CECE"/>
          </w:tcPr>
          <w:p w:rsidR="008241FD" w:rsidRPr="00E2291F" w:rsidRDefault="008241FD" w:rsidP="002E7FE0">
            <w:pPr>
              <w:rPr>
                <w:moveTo w:id="3480" w:author="Pham Minh Tu" w:date="2019-12-27T14:07:00Z"/>
                <w:b/>
              </w:rPr>
            </w:pPr>
            <w:moveTo w:id="3481" w:author="Pham Minh Tu" w:date="2019-12-27T14:07:00Z">
              <w:r w:rsidRPr="00E2291F">
                <w:rPr>
                  <w:b/>
                </w:rPr>
                <w:t>Generated Value</w:t>
              </w:r>
            </w:moveTo>
          </w:p>
        </w:tc>
        <w:tc>
          <w:tcPr>
            <w:tcW w:w="6231" w:type="dxa"/>
            <w:gridSpan w:val="3"/>
            <w:shd w:val="clear" w:color="auto" w:fill="auto"/>
          </w:tcPr>
          <w:p w:rsidR="008241FD" w:rsidRDefault="008241FD" w:rsidP="002E7FE0">
            <w:pPr>
              <w:rPr>
                <w:moveTo w:id="3482" w:author="Pham Minh Tu" w:date="2019-12-27T14:07:00Z"/>
              </w:rPr>
            </w:pPr>
            <w:moveTo w:id="3483" w:author="Pham Minh Tu" w:date="2019-12-27T14:07:00Z">
              <w:r>
                <w:t xml:space="preserve"> None </w:t>
              </w:r>
            </w:moveTo>
          </w:p>
        </w:tc>
      </w:tr>
      <w:tr w:rsidR="008241FD" w:rsidTr="002E7FE0">
        <w:tc>
          <w:tcPr>
            <w:tcW w:w="2077" w:type="dxa"/>
            <w:shd w:val="clear" w:color="auto" w:fill="D0CECE"/>
          </w:tcPr>
          <w:p w:rsidR="008241FD" w:rsidRPr="00E2291F" w:rsidRDefault="008241FD" w:rsidP="002E7FE0">
            <w:pPr>
              <w:rPr>
                <w:moveTo w:id="3484" w:author="Pham Minh Tu" w:date="2019-12-27T14:07:00Z"/>
                <w:b/>
              </w:rPr>
            </w:pPr>
            <w:moveTo w:id="3485" w:author="Pham Minh Tu" w:date="2019-12-27T14:07:00Z">
              <w:r w:rsidRPr="00E2291F">
                <w:rPr>
                  <w:b/>
                </w:rPr>
                <w:t>Description</w:t>
              </w:r>
            </w:moveTo>
          </w:p>
        </w:tc>
        <w:tc>
          <w:tcPr>
            <w:tcW w:w="6231" w:type="dxa"/>
            <w:gridSpan w:val="3"/>
            <w:shd w:val="clear" w:color="auto" w:fill="auto"/>
          </w:tcPr>
          <w:p w:rsidR="008241FD" w:rsidRDefault="008241FD" w:rsidP="002E7FE0">
            <w:pPr>
              <w:pStyle w:val="SourceCode"/>
              <w:rPr>
                <w:moveTo w:id="3486" w:author="Pham Minh Tu" w:date="2019-12-27T14:07:00Z"/>
              </w:rPr>
            </w:pPr>
            <w:moveTo w:id="3487" w:author="Pham Minh Tu" w:date="2019-12-27T14:07:00Z">
              <w:r>
                <w:t>This method override CDF file option from command line</w:t>
              </w:r>
            </w:moveTo>
          </w:p>
          <w:p w:rsidR="008241FD" w:rsidRDefault="008241FD" w:rsidP="002E7FE0">
            <w:pPr>
              <w:pStyle w:val="SourceCode"/>
              <w:rPr>
                <w:moveTo w:id="3488" w:author="Pham Minh Tu" w:date="2019-12-27T14:07:00Z"/>
              </w:rPr>
            </w:pPr>
            <w:moveTo w:id="3489" w:author="Pham Minh Tu" w:date="2019-12-27T14:07:00Z">
              <w:r>
                <w:t>Algorithm:</w:t>
              </w:r>
              <w:r>
                <w:br/>
                <w:t>Override CDF file option from command line</w:t>
              </w:r>
            </w:moveTo>
          </w:p>
        </w:tc>
      </w:tr>
    </w:tbl>
    <w:p w:rsidR="008241FD" w:rsidRDefault="008241FD" w:rsidP="008241FD">
      <w:pPr>
        <w:pStyle w:val="RefReq"/>
        <w:rPr>
          <w:moveTo w:id="3490" w:author="Pham Minh Tu" w:date="2019-12-27T14:07:00Z"/>
        </w:rPr>
      </w:pPr>
      <w:moveTo w:id="3491" w:author="Pham Minh Tu" w:date="2019-12-27T14:07:00Z">
        <w:r>
          <w:t>{Ref: N/A}</w:t>
        </w:r>
      </w:moveTo>
    </w:p>
    <w:p w:rsidR="008241FD" w:rsidRDefault="008241FD" w:rsidP="008241FD">
      <w:pPr>
        <w:rPr>
          <w:moveTo w:id="3492" w:author="Pham Minh Tu" w:date="2019-12-27T14:07:00Z"/>
        </w:rPr>
      </w:pPr>
    </w:p>
    <w:p w:rsidR="008241FD" w:rsidRDefault="008241FD">
      <w:pPr>
        <w:pStyle w:val="Heading5"/>
        <w:rPr>
          <w:moveTo w:id="3493" w:author="Pham Minh Tu" w:date="2019-12-27T14:07:00Z"/>
        </w:rPr>
        <w:pPrChange w:id="3494" w:author="Pham Minh Tu" w:date="2019-12-27T14:08:00Z">
          <w:pPr>
            <w:pStyle w:val="Heading4"/>
          </w:pPr>
        </w:pPrChange>
      </w:pPr>
      <w:moveTo w:id="3495" w:author="Pham Minh Tu" w:date="2019-12-27T14:07:00Z">
        <w:r>
          <w:t>overrideOptions</w:t>
        </w:r>
      </w:moveTo>
    </w:p>
    <w:p w:rsidR="008241FD" w:rsidRDefault="008241FD" w:rsidP="008241FD">
      <w:pPr>
        <w:pStyle w:val="DesignID"/>
        <w:rPr>
          <w:moveTo w:id="3496" w:author="Pham Minh Tu" w:date="2019-12-27T14:07:00Z"/>
        </w:rPr>
      </w:pPr>
      <w:moveTo w:id="3497" w:author="Pham Minh Tu" w:date="2019-12-27T14:07:00Z">
        <w:r>
          <w:t>GENERIC_GDD_CLS_045_024:</w:t>
        </w:r>
      </w:moveTo>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8241FD" w:rsidTr="002E7FE0">
        <w:tc>
          <w:tcPr>
            <w:tcW w:w="2077" w:type="dxa"/>
            <w:shd w:val="clear" w:color="auto" w:fill="D0CECE"/>
          </w:tcPr>
          <w:p w:rsidR="008241FD" w:rsidRPr="00E2291F" w:rsidRDefault="008241FD" w:rsidP="002E7FE0">
            <w:pPr>
              <w:rPr>
                <w:moveTo w:id="3498" w:author="Pham Minh Tu" w:date="2019-12-27T14:07:00Z"/>
                <w:b/>
              </w:rPr>
            </w:pPr>
            <w:moveTo w:id="3499" w:author="Pham Minh Tu" w:date="2019-12-27T14:07:00Z">
              <w:r w:rsidRPr="00E2291F">
                <w:rPr>
                  <w:b/>
                </w:rPr>
                <w:t>Method Name</w:t>
              </w:r>
            </w:moveTo>
          </w:p>
        </w:tc>
        <w:tc>
          <w:tcPr>
            <w:tcW w:w="1038" w:type="dxa"/>
            <w:gridSpan w:val="3"/>
            <w:shd w:val="clear" w:color="auto" w:fill="auto"/>
          </w:tcPr>
          <w:p w:rsidR="008241FD" w:rsidRDefault="008241FD" w:rsidP="002E7FE0">
            <w:pPr>
              <w:rPr>
                <w:moveTo w:id="3500" w:author="Pham Minh Tu" w:date="2019-12-27T14:07:00Z"/>
              </w:rPr>
            </w:pPr>
            <w:moveTo w:id="3501" w:author="Pham Minh Tu" w:date="2019-12-27T14:07:00Z">
              <w:r>
                <w:t>overrideOptions</w:t>
              </w:r>
            </w:moveTo>
          </w:p>
        </w:tc>
      </w:tr>
      <w:tr w:rsidR="008241FD" w:rsidTr="002E7FE0">
        <w:tc>
          <w:tcPr>
            <w:tcW w:w="2077" w:type="dxa"/>
            <w:vMerge w:val="restart"/>
            <w:shd w:val="clear" w:color="auto" w:fill="D0CECE"/>
          </w:tcPr>
          <w:p w:rsidR="008241FD" w:rsidRPr="00E2291F" w:rsidRDefault="008241FD" w:rsidP="002E7FE0">
            <w:pPr>
              <w:rPr>
                <w:moveTo w:id="3502" w:author="Pham Minh Tu" w:date="2019-12-27T14:07:00Z"/>
                <w:b/>
              </w:rPr>
            </w:pPr>
            <w:moveTo w:id="3503" w:author="Pham Minh Tu" w:date="2019-12-27T14:07:00Z">
              <w:r w:rsidRPr="00E2291F">
                <w:rPr>
                  <w:b/>
                </w:rPr>
                <w:t>Arguments</w:t>
              </w:r>
            </w:moveTo>
          </w:p>
        </w:tc>
        <w:tc>
          <w:tcPr>
            <w:tcW w:w="4154" w:type="dxa"/>
            <w:vMerge w:val="restart"/>
            <w:shd w:val="clear" w:color="auto" w:fill="auto"/>
          </w:tcPr>
          <w:p w:rsidR="008241FD" w:rsidRDefault="008241FD" w:rsidP="002E7FE0">
            <w:pPr>
              <w:rPr>
                <w:moveTo w:id="3504" w:author="Pham Minh Tu" w:date="2019-12-27T14:07:00Z"/>
              </w:rPr>
            </w:pPr>
            <w:moveTo w:id="3505" w:author="Pham Minh Tu" w:date="2019-12-27T14:07:00Z">
              <w:r>
                <w:t>Dictionary&lt; string, string &gt; options</w:t>
              </w:r>
            </w:moveTo>
          </w:p>
        </w:tc>
        <w:tc>
          <w:tcPr>
            <w:tcW w:w="1038" w:type="dxa"/>
            <w:gridSpan w:val="2"/>
            <w:shd w:val="clear" w:color="auto" w:fill="auto"/>
          </w:tcPr>
          <w:p w:rsidR="008241FD" w:rsidRDefault="008241FD" w:rsidP="002E7FE0">
            <w:pPr>
              <w:rPr>
                <w:moveTo w:id="3506" w:author="Pham Minh Tu" w:date="2019-12-27T14:07:00Z"/>
              </w:rPr>
            </w:pPr>
            <w:moveTo w:id="3507" w:author="Pham Minh Tu" w:date="2019-12-27T14:07:00Z">
              <w:r>
                <w:t>Dictionary options</w:t>
              </w:r>
            </w:moveTo>
          </w:p>
        </w:tc>
      </w:tr>
      <w:tr w:rsidR="008241FD" w:rsidTr="002E7FE0">
        <w:tc>
          <w:tcPr>
            <w:tcW w:w="2077" w:type="dxa"/>
            <w:vMerge/>
            <w:shd w:val="clear" w:color="auto" w:fill="D0CECE"/>
          </w:tcPr>
          <w:p w:rsidR="008241FD" w:rsidRPr="00E2291F" w:rsidRDefault="008241FD" w:rsidP="002E7FE0">
            <w:pPr>
              <w:rPr>
                <w:moveTo w:id="3508" w:author="Pham Minh Tu" w:date="2019-12-27T14:07:00Z"/>
                <w:b/>
              </w:rPr>
            </w:pPr>
          </w:p>
        </w:tc>
        <w:tc>
          <w:tcPr>
            <w:tcW w:w="2077" w:type="dxa"/>
            <w:vMerge/>
            <w:shd w:val="clear" w:color="auto" w:fill="auto"/>
          </w:tcPr>
          <w:p w:rsidR="008241FD" w:rsidRDefault="008241FD" w:rsidP="002E7FE0">
            <w:pPr>
              <w:rPr>
                <w:moveTo w:id="3509" w:author="Pham Minh Tu" w:date="2019-12-27T14:07:00Z"/>
              </w:rPr>
            </w:pPr>
          </w:p>
        </w:tc>
        <w:tc>
          <w:tcPr>
            <w:tcW w:w="1038" w:type="dxa"/>
            <w:shd w:val="clear" w:color="auto" w:fill="D3D3D3"/>
          </w:tcPr>
          <w:p w:rsidR="008241FD" w:rsidRDefault="008241FD" w:rsidP="002E7FE0">
            <w:pPr>
              <w:rPr>
                <w:moveTo w:id="3510" w:author="Pham Minh Tu" w:date="2019-12-27T14:07:00Z"/>
              </w:rPr>
            </w:pPr>
            <w:moveTo w:id="3511" w:author="Pham Minh Tu" w:date="2019-12-27T14:07:00Z">
              <w:r>
                <w:t>Range:</w:t>
              </w:r>
            </w:moveTo>
          </w:p>
        </w:tc>
        <w:tc>
          <w:tcPr>
            <w:tcW w:w="1038" w:type="dxa"/>
            <w:shd w:val="clear" w:color="auto" w:fill="auto"/>
          </w:tcPr>
          <w:p w:rsidR="008241FD" w:rsidRDefault="008241FD" w:rsidP="002E7FE0">
            <w:pPr>
              <w:rPr>
                <w:moveTo w:id="3512" w:author="Pham Minh Tu" w:date="2019-12-27T14:07:00Z"/>
              </w:rPr>
            </w:pPr>
            <w:moveTo w:id="3513" w:author="Pham Minh Tu" w:date="2019-12-27T14:07:00Z">
              <w:r>
                <w:t>None</w:t>
              </w:r>
            </w:moveTo>
          </w:p>
        </w:tc>
      </w:tr>
      <w:tr w:rsidR="008241FD" w:rsidTr="002E7FE0">
        <w:tc>
          <w:tcPr>
            <w:tcW w:w="2077" w:type="dxa"/>
            <w:vMerge w:val="restart"/>
            <w:shd w:val="clear" w:color="auto" w:fill="D0CECE"/>
          </w:tcPr>
          <w:p w:rsidR="008241FD" w:rsidRPr="00E2291F" w:rsidRDefault="008241FD" w:rsidP="002E7FE0">
            <w:pPr>
              <w:rPr>
                <w:moveTo w:id="3514" w:author="Pham Minh Tu" w:date="2019-12-27T14:07:00Z"/>
                <w:b/>
              </w:rPr>
            </w:pPr>
            <w:moveTo w:id="3515" w:author="Pham Minh Tu" w:date="2019-12-27T14:07:00Z">
              <w:r w:rsidRPr="00E2291F">
                <w:rPr>
                  <w:b/>
                </w:rPr>
                <w:t>Return</w:t>
              </w:r>
            </w:moveTo>
          </w:p>
        </w:tc>
        <w:tc>
          <w:tcPr>
            <w:tcW w:w="4154" w:type="dxa"/>
            <w:vMerge w:val="restart"/>
            <w:shd w:val="clear" w:color="auto" w:fill="auto"/>
          </w:tcPr>
          <w:p w:rsidR="008241FD" w:rsidRDefault="008241FD" w:rsidP="002E7FE0">
            <w:pPr>
              <w:rPr>
                <w:moveTo w:id="3516" w:author="Pham Minh Tu" w:date="2019-12-27T14:07:00Z"/>
              </w:rPr>
            </w:pPr>
            <w:moveTo w:id="3517" w:author="Pham Minh Tu" w:date="2019-12-27T14:07:00Z">
              <w:r>
                <w:t xml:space="preserve">return a void </w:t>
              </w:r>
            </w:moveTo>
          </w:p>
        </w:tc>
        <w:tc>
          <w:tcPr>
            <w:tcW w:w="1038" w:type="dxa"/>
            <w:gridSpan w:val="2"/>
            <w:shd w:val="clear" w:color="auto" w:fill="auto"/>
          </w:tcPr>
          <w:p w:rsidR="008241FD" w:rsidRDefault="008241FD" w:rsidP="002E7FE0">
            <w:pPr>
              <w:rPr>
                <w:moveTo w:id="3518" w:author="Pham Minh Tu" w:date="2019-12-27T14:07:00Z"/>
              </w:rPr>
            </w:pPr>
            <w:moveTo w:id="3519" w:author="Pham Minh Tu" w:date="2019-12-27T14:07:00Z">
              <w:r>
                <w:t>None</w:t>
              </w:r>
            </w:moveTo>
          </w:p>
        </w:tc>
      </w:tr>
      <w:tr w:rsidR="008241FD" w:rsidTr="002E7FE0">
        <w:tc>
          <w:tcPr>
            <w:tcW w:w="2077" w:type="dxa"/>
            <w:vMerge/>
            <w:shd w:val="clear" w:color="auto" w:fill="D0CECE"/>
          </w:tcPr>
          <w:p w:rsidR="008241FD" w:rsidRPr="00E2291F" w:rsidRDefault="008241FD" w:rsidP="002E7FE0">
            <w:pPr>
              <w:rPr>
                <w:moveTo w:id="3520" w:author="Pham Minh Tu" w:date="2019-12-27T14:07:00Z"/>
                <w:b/>
              </w:rPr>
            </w:pPr>
          </w:p>
        </w:tc>
        <w:tc>
          <w:tcPr>
            <w:tcW w:w="2077" w:type="dxa"/>
            <w:vMerge/>
            <w:shd w:val="clear" w:color="auto" w:fill="auto"/>
          </w:tcPr>
          <w:p w:rsidR="008241FD" w:rsidRDefault="008241FD" w:rsidP="002E7FE0">
            <w:pPr>
              <w:rPr>
                <w:moveTo w:id="3521" w:author="Pham Minh Tu" w:date="2019-12-27T14:07:00Z"/>
              </w:rPr>
            </w:pPr>
          </w:p>
        </w:tc>
        <w:tc>
          <w:tcPr>
            <w:tcW w:w="1038" w:type="dxa"/>
            <w:shd w:val="clear" w:color="auto" w:fill="D3D3D3"/>
          </w:tcPr>
          <w:p w:rsidR="008241FD" w:rsidRDefault="008241FD" w:rsidP="002E7FE0">
            <w:pPr>
              <w:rPr>
                <w:moveTo w:id="3522" w:author="Pham Minh Tu" w:date="2019-12-27T14:07:00Z"/>
              </w:rPr>
            </w:pPr>
            <w:moveTo w:id="3523" w:author="Pham Minh Tu" w:date="2019-12-27T14:07:00Z">
              <w:r>
                <w:t>Range:</w:t>
              </w:r>
            </w:moveTo>
          </w:p>
        </w:tc>
        <w:tc>
          <w:tcPr>
            <w:tcW w:w="1038" w:type="dxa"/>
            <w:shd w:val="clear" w:color="auto" w:fill="auto"/>
          </w:tcPr>
          <w:p w:rsidR="008241FD" w:rsidRDefault="008241FD" w:rsidP="002E7FE0">
            <w:pPr>
              <w:rPr>
                <w:moveTo w:id="3524" w:author="Pham Minh Tu" w:date="2019-12-27T14:07:00Z"/>
              </w:rPr>
            </w:pPr>
            <w:moveTo w:id="3525" w:author="Pham Minh Tu" w:date="2019-12-27T14:07:00Z">
              <w:r>
                <w:t xml:space="preserve"> None </w:t>
              </w:r>
            </w:moveTo>
          </w:p>
        </w:tc>
      </w:tr>
      <w:tr w:rsidR="008241FD" w:rsidTr="002E7FE0">
        <w:tc>
          <w:tcPr>
            <w:tcW w:w="2077" w:type="dxa"/>
            <w:shd w:val="clear" w:color="auto" w:fill="D0CECE"/>
          </w:tcPr>
          <w:p w:rsidR="008241FD" w:rsidRPr="00E2291F" w:rsidRDefault="008241FD" w:rsidP="002E7FE0">
            <w:pPr>
              <w:rPr>
                <w:moveTo w:id="3526" w:author="Pham Minh Tu" w:date="2019-12-27T14:07:00Z"/>
                <w:b/>
              </w:rPr>
            </w:pPr>
            <w:moveTo w:id="3527" w:author="Pham Minh Tu" w:date="2019-12-27T14:07:00Z">
              <w:r w:rsidRPr="00E2291F">
                <w:rPr>
                  <w:b/>
                </w:rPr>
                <w:t>Generated Value</w:t>
              </w:r>
            </w:moveTo>
          </w:p>
        </w:tc>
        <w:tc>
          <w:tcPr>
            <w:tcW w:w="6231" w:type="dxa"/>
            <w:gridSpan w:val="3"/>
            <w:shd w:val="clear" w:color="auto" w:fill="auto"/>
          </w:tcPr>
          <w:p w:rsidR="008241FD" w:rsidRDefault="008241FD" w:rsidP="002E7FE0">
            <w:pPr>
              <w:rPr>
                <w:moveTo w:id="3528" w:author="Pham Minh Tu" w:date="2019-12-27T14:07:00Z"/>
              </w:rPr>
            </w:pPr>
            <w:moveTo w:id="3529" w:author="Pham Minh Tu" w:date="2019-12-27T14:07:00Z">
              <w:r>
                <w:t xml:space="preserve"> None </w:t>
              </w:r>
            </w:moveTo>
          </w:p>
        </w:tc>
      </w:tr>
      <w:tr w:rsidR="008241FD" w:rsidTr="002E7FE0">
        <w:tc>
          <w:tcPr>
            <w:tcW w:w="2077" w:type="dxa"/>
            <w:shd w:val="clear" w:color="auto" w:fill="D0CECE"/>
          </w:tcPr>
          <w:p w:rsidR="008241FD" w:rsidRPr="00E2291F" w:rsidRDefault="008241FD" w:rsidP="002E7FE0">
            <w:pPr>
              <w:rPr>
                <w:moveTo w:id="3530" w:author="Pham Minh Tu" w:date="2019-12-27T14:07:00Z"/>
                <w:b/>
              </w:rPr>
            </w:pPr>
            <w:moveTo w:id="3531" w:author="Pham Minh Tu" w:date="2019-12-27T14:07:00Z">
              <w:r w:rsidRPr="00E2291F">
                <w:rPr>
                  <w:b/>
                </w:rPr>
                <w:t>Description</w:t>
              </w:r>
            </w:moveTo>
          </w:p>
        </w:tc>
        <w:tc>
          <w:tcPr>
            <w:tcW w:w="6231" w:type="dxa"/>
            <w:gridSpan w:val="3"/>
            <w:shd w:val="clear" w:color="auto" w:fill="auto"/>
          </w:tcPr>
          <w:p w:rsidR="008241FD" w:rsidRDefault="008241FD" w:rsidP="002E7FE0">
            <w:pPr>
              <w:pStyle w:val="SourceCode"/>
              <w:rPr>
                <w:moveTo w:id="3532" w:author="Pham Minh Tu" w:date="2019-12-27T14:07:00Z"/>
              </w:rPr>
            </w:pPr>
            <w:moveTo w:id="3533" w:author="Pham Minh Tu" w:date="2019-12-27T14:07:00Z">
              <w:r>
                <w:t>This method override options from command line</w:t>
              </w:r>
            </w:moveTo>
          </w:p>
          <w:p w:rsidR="008241FD" w:rsidRDefault="008241FD" w:rsidP="002E7FE0">
            <w:pPr>
              <w:pStyle w:val="SourceCode"/>
              <w:rPr>
                <w:moveTo w:id="3534" w:author="Pham Minh Tu" w:date="2019-12-27T14:07:00Z"/>
              </w:rPr>
            </w:pPr>
            <w:moveTo w:id="3535" w:author="Pham Minh Tu" w:date="2019-12-27T14:07:00Z">
              <w:r>
                <w:t>Algorithm:</w:t>
              </w:r>
              <w:r>
                <w:br/>
                <w:t>Scan all options and override it by options from command line in properties</w:t>
              </w:r>
            </w:moveTo>
          </w:p>
        </w:tc>
      </w:tr>
    </w:tbl>
    <w:p w:rsidR="008241FD" w:rsidRDefault="008241FD" w:rsidP="008241FD">
      <w:pPr>
        <w:pStyle w:val="RefReq"/>
        <w:rPr>
          <w:moveTo w:id="3536" w:author="Pham Minh Tu" w:date="2019-12-27T14:07:00Z"/>
        </w:rPr>
      </w:pPr>
      <w:moveTo w:id="3537" w:author="Pham Minh Tu" w:date="2019-12-27T14:07:00Z">
        <w:r>
          <w:t>{Ref: N/A}</w:t>
        </w:r>
      </w:moveTo>
    </w:p>
    <w:p w:rsidR="008241FD" w:rsidRDefault="008241FD" w:rsidP="008241FD">
      <w:pPr>
        <w:rPr>
          <w:moveTo w:id="3538" w:author="Pham Minh Tu" w:date="2019-12-27T14:07:00Z"/>
        </w:rPr>
      </w:pPr>
    </w:p>
    <w:p w:rsidR="00F6348A" w:rsidRDefault="00F6348A" w:rsidP="004025D7">
      <w:pPr>
        <w:pStyle w:val="Heading2"/>
        <w:rPr>
          <w:ins w:id="3539" w:author="Pham Minh Tu" w:date="2019-12-27T13:11:00Z"/>
        </w:rPr>
      </w:pPr>
      <w:bookmarkStart w:id="3540" w:name="_Toc29219011"/>
      <w:moveToRangeEnd w:id="2565"/>
      <w:ins w:id="3541" w:author="Pham Minh Tu" w:date="2019-12-27T13:11:00Z">
        <w:r>
          <w:t>Intermediate</w:t>
        </w:r>
      </w:ins>
      <w:bookmarkEnd w:id="3540"/>
      <w:ins w:id="3542" w:author="Pham Minh Tu" w:date="2020-01-06T16:28:00Z">
        <w:r w:rsidR="00C22D0C">
          <w:t xml:space="preserve"> Data</w:t>
        </w:r>
      </w:ins>
    </w:p>
    <w:p w:rsidR="00F6348A" w:rsidRDefault="00F6348A">
      <w:pPr>
        <w:rPr>
          <w:ins w:id="3543" w:author="Pham Minh Tu" w:date="2019-12-27T13:17:00Z"/>
        </w:rPr>
        <w:pPrChange w:id="3544" w:author="Pham Minh Tu" w:date="2019-12-27T13:11:00Z">
          <w:pPr>
            <w:pStyle w:val="Heading2"/>
          </w:pPr>
        </w:pPrChange>
      </w:pPr>
      <w:ins w:id="3545" w:author="Pham Minh Tu" w:date="2019-12-27T13:11:00Z">
        <w:r>
          <w:t xml:space="preserve">This component </w:t>
        </w:r>
      </w:ins>
      <w:ins w:id="3546" w:author="Pham Minh Tu" w:date="2019-12-27T13:12:00Z">
        <w:r>
          <w:t>store</w:t>
        </w:r>
      </w:ins>
      <w:ins w:id="3547" w:author="Pham Minh Tu" w:date="2019-12-27T13:11:00Z">
        <w:r>
          <w:t xml:space="preserve"> values that calculated by MCAL module </w:t>
        </w:r>
      </w:ins>
      <w:ins w:id="3548" w:author="Pham Minh Tu" w:date="2019-12-27T13:12:00Z">
        <w:r>
          <w:t>to database. This part</w:t>
        </w:r>
      </w:ins>
      <w:ins w:id="3549" w:author="Pham Minh Tu" w:date="2019-12-27T13:13:00Z">
        <w:r>
          <w:t xml:space="preserve"> is</w:t>
        </w:r>
      </w:ins>
      <w:ins w:id="3550" w:author="Pham Minh Tu" w:date="2019-12-27T13:12:00Z">
        <w:r>
          <w:t xml:space="preserve"> separate</w:t>
        </w:r>
      </w:ins>
      <w:ins w:id="3551" w:author="Pham Minh Tu" w:date="2019-12-27T13:13:00Z">
        <w:r>
          <w:t>d</w:t>
        </w:r>
      </w:ins>
      <w:ins w:id="3552" w:author="Pham Minh Tu" w:date="2019-12-27T13:12:00Z">
        <w:r>
          <w:t xml:space="preserve"> </w:t>
        </w:r>
      </w:ins>
      <w:ins w:id="3553" w:author="Pham Minh Tu" w:date="2019-12-27T13:13:00Z">
        <w:r>
          <w:t>from Validation and Generation components</w:t>
        </w:r>
      </w:ins>
      <w:ins w:id="3554" w:author="Pham Minh Tu" w:date="2019-12-27T13:12:00Z">
        <w:r>
          <w:t xml:space="preserve">, </w:t>
        </w:r>
      </w:ins>
      <w:ins w:id="3555" w:author="Pham Minh Tu" w:date="2019-12-27T13:13:00Z">
        <w:r>
          <w:t xml:space="preserve">it only </w:t>
        </w:r>
      </w:ins>
      <w:ins w:id="3556" w:author="Pham Minh Tu" w:date="2019-12-27T13:16:00Z">
        <w:r>
          <w:t xml:space="preserve">has calculation </w:t>
        </w:r>
        <w:r w:rsidRPr="00F6348A">
          <w:t>charge</w:t>
        </w:r>
        <w:r>
          <w:t xml:space="preserve"> and others component will use it</w:t>
        </w:r>
      </w:ins>
      <w:ins w:id="3557" w:author="Pham Minh Tu" w:date="2019-12-27T13:17:00Z">
        <w:r>
          <w:t>’s values to validate or generate to output.</w:t>
        </w:r>
      </w:ins>
    </w:p>
    <w:p w:rsidR="00F6348A" w:rsidRDefault="00F6348A">
      <w:pPr>
        <w:pStyle w:val="Heading3"/>
        <w:rPr>
          <w:ins w:id="3558" w:author="Pham Minh Tu" w:date="2019-12-27T13:17:00Z"/>
        </w:rPr>
        <w:pPrChange w:id="3559" w:author="Pham Minh Tu" w:date="2019-12-27T13:17:00Z">
          <w:pPr>
            <w:pStyle w:val="Heading2"/>
          </w:pPr>
        </w:pPrChange>
      </w:pPr>
      <w:bookmarkStart w:id="3560" w:name="_Toc29219012"/>
      <w:ins w:id="3561" w:author="Pham Minh Tu" w:date="2019-12-27T13:17:00Z">
        <w:r>
          <w:lastRenderedPageBreak/>
          <w:t>UML</w:t>
        </w:r>
        <w:bookmarkEnd w:id="3560"/>
      </w:ins>
    </w:p>
    <w:p w:rsidR="00F6348A" w:rsidRDefault="003708EF">
      <w:pPr>
        <w:rPr>
          <w:ins w:id="3562" w:author="Pham Minh Tu" w:date="2019-12-27T13:19:00Z"/>
        </w:rPr>
        <w:pPrChange w:id="3563" w:author="Pham Minh Tu" w:date="2019-12-27T13:11:00Z">
          <w:pPr>
            <w:pStyle w:val="Heading2"/>
          </w:pPr>
        </w:pPrChange>
      </w:pPr>
      <w:ins w:id="3564" w:author="Pham Minh Tu" w:date="2019-12-27T13:44:00Z">
        <w:r>
          <w:rPr>
            <w:noProof/>
            <w:lang w:eastAsia="en-US"/>
          </w:rPr>
          <w:drawing>
            <wp:inline distT="0" distB="0" distL="0" distR="0" wp14:anchorId="38ECCFCB" wp14:editId="6FEC5EF5">
              <wp:extent cx="3206750" cy="2456049"/>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10339" cy="2458798"/>
                      </a:xfrm>
                      <a:prstGeom prst="rect">
                        <a:avLst/>
                      </a:prstGeom>
                      <a:noFill/>
                      <a:ln>
                        <a:noFill/>
                      </a:ln>
                    </pic:spPr>
                  </pic:pic>
                </a:graphicData>
              </a:graphic>
            </wp:inline>
          </w:drawing>
        </w:r>
      </w:ins>
    </w:p>
    <w:p w:rsidR="00F6348A" w:rsidRDefault="00DE1341">
      <w:pPr>
        <w:rPr>
          <w:ins w:id="3565" w:author="Pham Minh Tu" w:date="2019-12-27T13:20:00Z"/>
        </w:rPr>
        <w:pPrChange w:id="3566" w:author="Pham Minh Tu" w:date="2019-12-27T13:11:00Z">
          <w:pPr>
            <w:pStyle w:val="Heading2"/>
          </w:pPr>
        </w:pPrChange>
      </w:pPr>
      <w:ins w:id="3567" w:author="Pham Minh Tu" w:date="2019-12-27T13:19:00Z">
        <w:r>
          <w:t xml:space="preserve">The IntermediateData class implement methods for store and get calculated values from </w:t>
        </w:r>
      </w:ins>
      <w:ins w:id="3568" w:author="Pham Minh Tu" w:date="2019-12-27T13:20:00Z">
        <w:r>
          <w:t>MCAL modules.</w:t>
        </w:r>
      </w:ins>
    </w:p>
    <w:p w:rsidR="003708EF" w:rsidRDefault="00DE1341" w:rsidP="003708EF">
      <w:pPr>
        <w:rPr>
          <w:ins w:id="3569" w:author="Pham Minh Tu" w:date="2019-12-27T13:45:00Z"/>
        </w:rPr>
      </w:pPr>
      <w:ins w:id="3570" w:author="Pham Minh Tu" w:date="2019-12-27T13:20:00Z">
        <w:r>
          <w:t xml:space="preserve">The IntermediateItemAttribute class is used to mark for allowing </w:t>
        </w:r>
      </w:ins>
      <w:ins w:id="3571" w:author="Pham Minh Tu" w:date="2019-12-27T13:21:00Z">
        <w:r>
          <w:t xml:space="preserve"> </w:t>
        </w:r>
      </w:ins>
      <w:ins w:id="3572" w:author="Pham Minh Tu" w:date="2019-12-27T13:20:00Z">
        <w:r>
          <w:t>whether</w:t>
        </w:r>
      </w:ins>
      <w:ins w:id="3573" w:author="Pham Minh Tu" w:date="2019-12-27T13:21:00Z">
        <w:r>
          <w:t xml:space="preserve"> a</w:t>
        </w:r>
      </w:ins>
      <w:ins w:id="3574" w:author="Pham Minh Tu" w:date="2019-12-27T13:20:00Z">
        <w:r>
          <w:t xml:space="preserve"> calculated value </w:t>
        </w:r>
      </w:ins>
      <w:ins w:id="3575" w:author="Pham Minh Tu" w:date="2019-12-27T13:21:00Z">
        <w:r>
          <w:t>should be stored or not.</w:t>
        </w:r>
      </w:ins>
      <w:ins w:id="3576" w:author="Pham Minh Tu" w:date="2019-12-27T13:45:00Z">
        <w:r w:rsidR="003708EF">
          <w:t xml:space="preserve"> </w:t>
        </w:r>
      </w:ins>
    </w:p>
    <w:p w:rsidR="003708EF" w:rsidRDefault="003708EF" w:rsidP="003708EF">
      <w:pPr>
        <w:rPr>
          <w:ins w:id="3577" w:author="Pham Minh Tu" w:date="2019-12-27T13:45:00Z"/>
        </w:rPr>
      </w:pPr>
      <w:ins w:id="3578" w:author="Pham Minh Tu" w:date="2019-12-27T13:45:00Z">
        <w:r>
          <w:t>The BaseIntermediateItem class define database structure of Intermediate component</w:t>
        </w:r>
      </w:ins>
    </w:p>
    <w:p w:rsidR="00DE1341" w:rsidRDefault="00DE1341">
      <w:pPr>
        <w:rPr>
          <w:ins w:id="3579" w:author="Pham Minh Tu" w:date="2019-12-27T13:21:00Z"/>
        </w:rPr>
        <w:pPrChange w:id="3580" w:author="Pham Minh Tu" w:date="2019-12-27T13:11:00Z">
          <w:pPr>
            <w:pStyle w:val="Heading2"/>
          </w:pPr>
        </w:pPrChange>
      </w:pPr>
    </w:p>
    <w:p w:rsidR="00DE1341" w:rsidRDefault="00DE1341">
      <w:pPr>
        <w:rPr>
          <w:ins w:id="3581" w:author="Pham Minh Tu" w:date="2019-12-27T13:21:00Z"/>
        </w:rPr>
        <w:pPrChange w:id="3582" w:author="Pham Minh Tu" w:date="2019-12-27T13:11:00Z">
          <w:pPr>
            <w:pStyle w:val="Heading2"/>
          </w:pPr>
        </w:pPrChange>
      </w:pPr>
      <w:ins w:id="3583" w:author="Pham Minh Tu" w:date="2019-12-27T13:21:00Z">
        <w:r>
          <w:t>A sample describe task of Intermediate component</w:t>
        </w:r>
      </w:ins>
    </w:p>
    <w:p w:rsidR="00DE1341" w:rsidRDefault="00DE1341">
      <w:pPr>
        <w:rPr>
          <w:ins w:id="3584" w:author="Pham Minh Tu" w:date="2019-12-27T13:43:00Z"/>
        </w:rPr>
        <w:pPrChange w:id="3585" w:author="Pham Minh Tu" w:date="2019-12-27T13:11:00Z">
          <w:pPr>
            <w:pStyle w:val="Heading2"/>
          </w:pPr>
        </w:pPrChange>
      </w:pPr>
      <w:ins w:id="3586" w:author="Pham Minh Tu" w:date="2019-12-27T13:31:00Z">
        <w:r>
          <w:rPr>
            <w:noProof/>
            <w:lang w:eastAsia="en-US"/>
          </w:rPr>
          <w:drawing>
            <wp:inline distT="0" distB="0" distL="0" distR="0" wp14:anchorId="5A03D064" wp14:editId="5F5E820A">
              <wp:extent cx="530352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03520" cy="2743200"/>
                      </a:xfrm>
                      <a:prstGeom prst="rect">
                        <a:avLst/>
                      </a:prstGeom>
                      <a:noFill/>
                      <a:ln>
                        <a:noFill/>
                      </a:ln>
                    </pic:spPr>
                  </pic:pic>
                </a:graphicData>
              </a:graphic>
            </wp:inline>
          </w:drawing>
        </w:r>
      </w:ins>
    </w:p>
    <w:p w:rsidR="003708EF" w:rsidRPr="00DD02BA" w:rsidRDefault="003708EF">
      <w:pPr>
        <w:rPr>
          <w:ins w:id="3587" w:author="Pham Minh Tu" w:date="2019-12-27T13:11:00Z"/>
        </w:rPr>
        <w:pPrChange w:id="3588" w:author="Pham Minh Tu" w:date="2019-12-27T13:11:00Z">
          <w:pPr>
            <w:pStyle w:val="Heading2"/>
          </w:pPr>
        </w:pPrChange>
      </w:pPr>
    </w:p>
    <w:p w:rsidR="004025D7" w:rsidRDefault="004025D7">
      <w:pPr>
        <w:pStyle w:val="Heading3"/>
        <w:pPrChange w:id="3589" w:author="Pham Minh Tu" w:date="2019-12-27T13:17:00Z">
          <w:pPr>
            <w:pStyle w:val="Heading2"/>
          </w:pPr>
        </w:pPrChange>
      </w:pPr>
      <w:bookmarkStart w:id="3590" w:name="_Toc29219013"/>
      <w:r>
        <w:t>Renesas::Generator::MCALConfGen::Data::IntermediateData::IntermediateData</w:t>
      </w:r>
      <w:bookmarkEnd w:id="359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IntermediateData.cs</w:t>
            </w:r>
          </w:p>
        </w:tc>
      </w:tr>
      <w:tr w:rsidR="004025D7" w:rsidTr="00CD1F8E">
        <w:tc>
          <w:tcPr>
            <w:tcW w:w="2492" w:type="dxa"/>
            <w:shd w:val="clear" w:color="auto" w:fill="D0CECE"/>
          </w:tcPr>
          <w:p w:rsidR="004025D7" w:rsidRPr="00E2291F" w:rsidRDefault="004025D7" w:rsidP="00CD1F8E">
            <w:pPr>
              <w:rPr>
                <w:b/>
              </w:rPr>
            </w:pPr>
            <w:r w:rsidRPr="00E2291F">
              <w:rPr>
                <w:b/>
              </w:rPr>
              <w:lastRenderedPageBreak/>
              <w:t>Description</w:t>
            </w:r>
          </w:p>
        </w:tc>
        <w:tc>
          <w:tcPr>
            <w:tcW w:w="5816" w:type="dxa"/>
            <w:shd w:val="clear" w:color="auto" w:fill="auto"/>
          </w:tcPr>
          <w:p w:rsidR="004025D7" w:rsidRDefault="00851B78" w:rsidP="00851B78">
            <w:r>
              <w:t>This IntermediateData class to implement IIntermediateData interface to save and retrive intermediate data.</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Instance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851B78" w:rsidP="00CD1F8E">
            <w:pPr>
              <w:spacing w:afterAutospacing="1"/>
            </w:pPr>
            <w:r w:rsidRPr="00851B78">
              <w:t>IntermediateData instance used by ObjectFactory to get a new IntermediateData object</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root</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Contain intermediate item as root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GetRoot</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intermediate item as root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GetStringDataByPath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string data by 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GetItemByPath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item by 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Store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Store intermediate item for root node.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IntermediateData</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Intermediate data constructor without arguments </w:t>
            </w:r>
          </w:p>
        </w:tc>
      </w:tr>
    </w:tbl>
    <w:p w:rsidR="004025D7" w:rsidRDefault="004025D7">
      <w:pPr>
        <w:pStyle w:val="Heading4"/>
        <w:pPrChange w:id="3591" w:author="Pham Minh Tu" w:date="2019-12-27T13:41:00Z">
          <w:pPr>
            <w:pStyle w:val="Heading3"/>
          </w:pPr>
        </w:pPrChange>
      </w:pPr>
      <w:r>
        <w:t>Fields</w:t>
      </w:r>
    </w:p>
    <w:p w:rsidR="004025D7" w:rsidRDefault="004025D7">
      <w:pPr>
        <w:pStyle w:val="Heading5"/>
        <w:pPrChange w:id="3592" w:author="Pham Minh Tu" w:date="2019-12-27T13:41:00Z">
          <w:pPr>
            <w:pStyle w:val="Heading4"/>
          </w:pPr>
        </w:pPrChange>
      </w:pPr>
      <w:r>
        <w:t>Instance</w:t>
      </w:r>
    </w:p>
    <w:p w:rsidR="004025D7" w:rsidRDefault="004025D7" w:rsidP="004025D7">
      <w:pPr>
        <w:pStyle w:val="DesignID"/>
      </w:pPr>
      <w:r>
        <w:t>GENERIC_GDD_CLS_042_001: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Instance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readonly IntermediateData</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CD1F8E">
            <w:r w:rsidRPr="00851B78">
              <w:t>IntermediateData instance used by ObjectFactory to get a new IntermediateData object</w:t>
            </w:r>
          </w:p>
        </w:tc>
      </w:tr>
    </w:tbl>
    <w:p w:rsidR="004025D7" w:rsidRDefault="004025D7" w:rsidP="004025D7"/>
    <w:p w:rsidR="004025D7" w:rsidRDefault="004025D7">
      <w:pPr>
        <w:pStyle w:val="Heading5"/>
        <w:pPrChange w:id="3593" w:author="Pham Minh Tu" w:date="2019-12-27T13:41:00Z">
          <w:pPr>
            <w:pStyle w:val="Heading4"/>
          </w:pPr>
        </w:pPrChange>
      </w:pPr>
      <w:r>
        <w:t>root</w:t>
      </w:r>
    </w:p>
    <w:p w:rsidR="004025D7" w:rsidRDefault="004025D7" w:rsidP="004025D7">
      <w:pPr>
        <w:pStyle w:val="DesignID"/>
      </w:pPr>
      <w:r>
        <w:t>GENERIC_GDD_CLS_042_002: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root</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BaseIntermediateItem</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intermediate item as root </w:t>
            </w:r>
          </w:p>
        </w:tc>
      </w:tr>
    </w:tbl>
    <w:p w:rsidR="004025D7" w:rsidRDefault="004025D7" w:rsidP="004025D7"/>
    <w:p w:rsidR="004025D7" w:rsidRDefault="004025D7">
      <w:pPr>
        <w:pStyle w:val="Heading4"/>
        <w:pPrChange w:id="3594" w:author="Pham Minh Tu" w:date="2019-12-27T13:41:00Z">
          <w:pPr>
            <w:pStyle w:val="Heading3"/>
          </w:pPr>
        </w:pPrChange>
      </w:pPr>
      <w:r>
        <w:lastRenderedPageBreak/>
        <w:t>Methods</w:t>
      </w:r>
    </w:p>
    <w:p w:rsidR="004025D7" w:rsidRDefault="004025D7">
      <w:pPr>
        <w:pStyle w:val="Heading5"/>
        <w:pPrChange w:id="3595" w:author="Pham Minh Tu" w:date="2019-12-27T13:41:00Z">
          <w:pPr>
            <w:pStyle w:val="Heading4"/>
          </w:pPr>
        </w:pPrChange>
      </w:pPr>
      <w:r>
        <w:t>GetItemByPath</w:t>
      </w:r>
    </w:p>
    <w:p w:rsidR="004025D7" w:rsidRDefault="004025D7" w:rsidP="004025D7">
      <w:pPr>
        <w:pStyle w:val="DesignID"/>
      </w:pPr>
      <w:r>
        <w:t>GENERIC_GDD_CLS_042_003: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GetItemByPath</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BaseIntermediateItem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item by path</w:t>
            </w:r>
          </w:p>
          <w:p w:rsidR="004025D7" w:rsidRDefault="004025D7" w:rsidP="00CD1F8E">
            <w:pPr>
              <w:pStyle w:val="SourceCode"/>
            </w:pPr>
            <w:r>
              <w:t>Algorithm:</w:t>
            </w:r>
            <w:r>
              <w:br/>
              <w:t>Get BaseIntermediateItem by path from root BaseIntermediateItem</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3596" w:author="Pham Minh Tu" w:date="2019-12-27T13:41:00Z">
          <w:pPr>
            <w:pStyle w:val="Heading4"/>
          </w:pPr>
        </w:pPrChange>
      </w:pPr>
      <w:r>
        <w:t>GetRoot</w:t>
      </w:r>
    </w:p>
    <w:p w:rsidR="004025D7" w:rsidRDefault="004025D7" w:rsidP="004025D7">
      <w:pPr>
        <w:pStyle w:val="DesignID"/>
      </w:pPr>
      <w:r>
        <w:t>GENERIC_GDD_CLS_042_004: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GetRoot</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BaseIntermediateItem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intermediate item as root</w:t>
            </w:r>
          </w:p>
          <w:p w:rsidR="004025D7" w:rsidRDefault="004025D7" w:rsidP="00CD1F8E">
            <w:pPr>
              <w:pStyle w:val="SourceCode"/>
            </w:pPr>
            <w:r>
              <w:t>Algorithm:</w:t>
            </w:r>
            <w:r>
              <w:br/>
              <w:t>Return root attribute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3597" w:author="Pham Minh Tu" w:date="2019-12-27T13:41:00Z">
          <w:pPr>
            <w:pStyle w:val="Heading4"/>
          </w:pPr>
        </w:pPrChange>
      </w:pPr>
      <w:r>
        <w:t>GetStringDataByPath</w:t>
      </w:r>
    </w:p>
    <w:p w:rsidR="004025D7" w:rsidRDefault="004025D7" w:rsidP="004025D7">
      <w:pPr>
        <w:pStyle w:val="DesignID"/>
      </w:pPr>
      <w:r>
        <w:t>GENERIC_GDD_CLS_042_005: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GetStringDataByPath</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Description</w:t>
            </w:r>
          </w:p>
        </w:tc>
        <w:tc>
          <w:tcPr>
            <w:tcW w:w="6231" w:type="dxa"/>
            <w:gridSpan w:val="3"/>
            <w:shd w:val="clear" w:color="auto" w:fill="auto"/>
          </w:tcPr>
          <w:p w:rsidR="004025D7" w:rsidRDefault="004025D7" w:rsidP="00CD1F8E">
            <w:pPr>
              <w:pStyle w:val="SourceCode"/>
            </w:pPr>
            <w:r>
              <w:t>Get string data by path</w:t>
            </w:r>
          </w:p>
          <w:p w:rsidR="004025D7" w:rsidRDefault="004025D7" w:rsidP="00CD1F8E">
            <w:pPr>
              <w:pStyle w:val="SourceCode"/>
            </w:pPr>
            <w:r>
              <w:t>Algorithm:</w:t>
            </w:r>
            <w:r>
              <w:br/>
              <w:t>Get string data by path from root BaseIntermediateItem</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3598" w:author="Pham Minh Tu" w:date="2019-12-27T13:41:00Z">
          <w:pPr>
            <w:pStyle w:val="Heading4"/>
          </w:pPr>
        </w:pPrChange>
      </w:pPr>
      <w:r>
        <w:t>Store</w:t>
      </w:r>
    </w:p>
    <w:p w:rsidR="004025D7" w:rsidRDefault="004025D7" w:rsidP="004025D7">
      <w:pPr>
        <w:pStyle w:val="DesignID"/>
      </w:pPr>
      <w:r>
        <w:t>GENERIC_GDD_CLS_042_006: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Store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target</w:t>
            </w:r>
          </w:p>
        </w:tc>
        <w:tc>
          <w:tcPr>
            <w:tcW w:w="1038" w:type="dxa"/>
            <w:gridSpan w:val="2"/>
            <w:shd w:val="clear" w:color="auto" w:fill="auto"/>
          </w:tcPr>
          <w:p w:rsidR="004025D7" w:rsidRDefault="004025D7" w:rsidP="00CD1F8E">
            <w:r>
              <w:t xml:space="preserve">Target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Store intermediate item for root node.</w:t>
            </w:r>
          </w:p>
          <w:p w:rsidR="004025D7" w:rsidRDefault="004025D7" w:rsidP="00CD1F8E">
            <w:pPr>
              <w:pStyle w:val="SourceCode"/>
            </w:pPr>
            <w:r>
              <w:t>Algorithm:</w:t>
            </w:r>
            <w:r>
              <w:br/>
              <w:t>Store BaseIntermediateItem with path into root with key as path</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3599" w:author="Pham Minh Tu" w:date="2019-12-27T13:41:00Z">
          <w:pPr>
            <w:pStyle w:val="Heading4"/>
          </w:pPr>
        </w:pPrChange>
      </w:pPr>
      <w:r>
        <w:t>IntermediateData</w:t>
      </w:r>
    </w:p>
    <w:p w:rsidR="004025D7" w:rsidRDefault="004025D7" w:rsidP="004025D7">
      <w:pPr>
        <w:pStyle w:val="DesignID"/>
      </w:pPr>
      <w:r>
        <w:t>GENERIC_GDD_CLS_042_007: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shd w:val="clear" w:color="auto" w:fill="auto"/>
          </w:tcPr>
          <w:p w:rsidR="004025D7" w:rsidRDefault="004025D7" w:rsidP="00CD1F8E">
            <w:r>
              <w:t>IntermediateData</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6231"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shd w:val="clear" w:color="auto" w:fill="auto"/>
          </w:tcPr>
          <w:p w:rsidR="004025D7" w:rsidRDefault="004025D7" w:rsidP="00CD1F8E">
            <w:pPr>
              <w:pStyle w:val="SourceCode"/>
            </w:pPr>
            <w:r>
              <w:t>Intermediate data constructor without arguments</w:t>
            </w:r>
          </w:p>
        </w:tc>
      </w:tr>
    </w:tbl>
    <w:p w:rsidR="004025D7" w:rsidRDefault="004025D7" w:rsidP="004025D7">
      <w:pPr>
        <w:pStyle w:val="RefReq"/>
      </w:pPr>
      <w:r>
        <w:t>{Ref: N/A}</w:t>
      </w:r>
    </w:p>
    <w:p w:rsidR="004025D7" w:rsidRDefault="004025D7" w:rsidP="004025D7"/>
    <w:p w:rsidR="004025D7" w:rsidRDefault="004025D7">
      <w:pPr>
        <w:pStyle w:val="Heading3"/>
        <w:pPrChange w:id="3600" w:author="Pham Minh Tu" w:date="2019-12-27T13:41:00Z">
          <w:pPr>
            <w:pStyle w:val="Heading2"/>
          </w:pPr>
        </w:pPrChange>
      </w:pPr>
      <w:bookmarkStart w:id="3601" w:name="_Toc29219014"/>
      <w:r>
        <w:t>Renesas::Generator::MCALConfGen::Data::IntermediateData::IntermediateItemAttribute</w:t>
      </w:r>
      <w:bookmarkEnd w:id="360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IntermediateItemAttribute.cs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851B78">
            <w:r>
              <w:t>This IntermediateItemAttribute class that decorates methods which will be invoked to calculate intermediate data.</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DBPath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path of intermediate item as key used to access intermediate items.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Line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line number as order of intermediate items in database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IntermediateItemAttribute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Intermediate item attribute constructor with arguments </w:t>
            </w:r>
          </w:p>
        </w:tc>
      </w:tr>
    </w:tbl>
    <w:p w:rsidR="004025D7" w:rsidRDefault="004025D7">
      <w:pPr>
        <w:pStyle w:val="Heading4"/>
        <w:pPrChange w:id="3602" w:author="Pham Minh Tu" w:date="2019-12-27T13:41:00Z">
          <w:pPr>
            <w:pStyle w:val="Heading3"/>
          </w:pPr>
        </w:pPrChange>
      </w:pPr>
      <w:r>
        <w:t>Fields</w:t>
      </w:r>
    </w:p>
    <w:p w:rsidR="004025D7" w:rsidRDefault="004025D7">
      <w:pPr>
        <w:pStyle w:val="Heading5"/>
        <w:pPrChange w:id="3603" w:author="Pham Minh Tu" w:date="2019-12-27T13:41:00Z">
          <w:pPr>
            <w:pStyle w:val="Heading4"/>
          </w:pPr>
        </w:pPrChange>
      </w:pPr>
      <w:r>
        <w:t>DBPath</w:t>
      </w:r>
    </w:p>
    <w:p w:rsidR="004025D7" w:rsidRDefault="004025D7" w:rsidP="004025D7">
      <w:pPr>
        <w:pStyle w:val="DesignID"/>
      </w:pPr>
      <w:r>
        <w:t>GENERIC_GDD_CLS_043_001: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DBPath</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path of intermediate item as key used to access intermediate items. </w:t>
            </w:r>
          </w:p>
        </w:tc>
      </w:tr>
    </w:tbl>
    <w:p w:rsidR="004025D7" w:rsidRDefault="004025D7" w:rsidP="004025D7"/>
    <w:p w:rsidR="004025D7" w:rsidRDefault="004025D7">
      <w:pPr>
        <w:pStyle w:val="Heading5"/>
        <w:pPrChange w:id="3604" w:author="Pham Minh Tu" w:date="2019-12-27T13:41:00Z">
          <w:pPr>
            <w:pStyle w:val="Heading4"/>
          </w:pPr>
        </w:pPrChange>
      </w:pPr>
      <w:r>
        <w:t>Line</w:t>
      </w:r>
    </w:p>
    <w:p w:rsidR="004025D7" w:rsidRDefault="004025D7" w:rsidP="004025D7">
      <w:pPr>
        <w:pStyle w:val="DesignID"/>
      </w:pPr>
      <w:r>
        <w:t>GENERIC_GDD_CLS_043_002: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Line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int</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line number as order of intermediate items in database </w:t>
            </w:r>
          </w:p>
        </w:tc>
      </w:tr>
    </w:tbl>
    <w:p w:rsidR="004025D7" w:rsidRDefault="004025D7" w:rsidP="004025D7"/>
    <w:p w:rsidR="004025D7" w:rsidRDefault="004025D7">
      <w:pPr>
        <w:pStyle w:val="Heading4"/>
        <w:pPrChange w:id="3605" w:author="Pham Minh Tu" w:date="2019-12-27T13:41:00Z">
          <w:pPr>
            <w:pStyle w:val="Heading3"/>
          </w:pPr>
        </w:pPrChange>
      </w:pPr>
      <w:r>
        <w:t>Methods</w:t>
      </w:r>
    </w:p>
    <w:p w:rsidR="004025D7" w:rsidRDefault="004025D7">
      <w:pPr>
        <w:pStyle w:val="Heading5"/>
        <w:pPrChange w:id="3606" w:author="Pham Minh Tu" w:date="2019-12-27T13:41:00Z">
          <w:pPr>
            <w:pStyle w:val="Heading4"/>
          </w:pPr>
        </w:pPrChange>
      </w:pPr>
      <w:r>
        <w:t>IntermediateItemAttribute</w:t>
      </w:r>
    </w:p>
    <w:p w:rsidR="004025D7" w:rsidRDefault="004025D7" w:rsidP="004025D7">
      <w:pPr>
        <w:pStyle w:val="DesignID"/>
      </w:pPr>
      <w:r>
        <w:t>GENERIC_GDD_CLS_043_003: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IntermediateItemAttribute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int line</w:t>
            </w:r>
          </w:p>
        </w:tc>
        <w:tc>
          <w:tcPr>
            <w:tcW w:w="4154" w:type="dxa"/>
            <w:gridSpan w:val="2"/>
            <w:shd w:val="clear" w:color="auto" w:fill="auto"/>
          </w:tcPr>
          <w:p w:rsidR="004025D7" w:rsidRDefault="004025D7" w:rsidP="00CD1F8E">
            <w:r>
              <w:t xml:space="preserve">line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Intermediate item attribute constructor with arguments</w:t>
            </w:r>
          </w:p>
          <w:p w:rsidR="004025D7" w:rsidRDefault="004025D7" w:rsidP="00CD1F8E">
            <w:pPr>
              <w:pStyle w:val="SourceCode"/>
            </w:pPr>
            <w:r>
              <w:t>Algorithm:</w:t>
            </w:r>
            <w:r>
              <w:br/>
              <w:t>Init line value</w:t>
            </w:r>
          </w:p>
        </w:tc>
      </w:tr>
    </w:tbl>
    <w:p w:rsidR="004025D7" w:rsidRDefault="004025D7" w:rsidP="004025D7">
      <w:pPr>
        <w:pStyle w:val="RefReq"/>
      </w:pPr>
      <w:r>
        <w:t>{Ref: N/A}</w:t>
      </w:r>
    </w:p>
    <w:p w:rsidR="004025D7" w:rsidRDefault="004025D7" w:rsidP="004025D7"/>
    <w:p w:rsidR="004025D7" w:rsidRDefault="004025D7">
      <w:pPr>
        <w:pStyle w:val="Heading3"/>
        <w:pPrChange w:id="3607" w:author="Pham Minh Tu" w:date="2019-12-27T13:45:00Z">
          <w:pPr>
            <w:pStyle w:val="Heading2"/>
          </w:pPr>
        </w:pPrChange>
      </w:pPr>
      <w:bookmarkStart w:id="3608" w:name="_Toc29219015"/>
      <w:r>
        <w:t>Renesas::Generator::MCALConfGen::Data::IntermediateData::Items::BaseIntermediateItem</w:t>
      </w:r>
      <w:bookmarkEnd w:id="360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BaseIntermediateItem.cs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CD1F8E">
            <w:r w:rsidRPr="00851B78">
              <w:t>This BaseIntermediateItem class to store an intermediate data.</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Name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name of parameter that will be generated as definition macro.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Value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calculated value that will be generated according to definition macro.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Childs</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Contain all items as child of itself. </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BaseIntermediateItem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Base intermediate item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BaseIntermediateItem</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Base intermediate item constructor with arguments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(3)</w:t>
            </w:r>
          </w:p>
        </w:tc>
        <w:tc>
          <w:tcPr>
            <w:tcW w:w="3739" w:type="dxa"/>
            <w:shd w:val="clear" w:color="auto" w:fill="auto"/>
            <w:vAlign w:val="center"/>
          </w:tcPr>
          <w:p w:rsidR="004025D7" w:rsidRDefault="004025D7" w:rsidP="00CD1F8E">
            <w:pPr>
              <w:spacing w:afterAutospacing="1"/>
            </w:pPr>
            <w:r>
              <w:t>AddChild</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Add a child as intermediate items.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ToString</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Formating display name and value of intermediate item.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GetStringDataByPath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intermediate item value based on 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GetItemByPath</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Get intermediate item based on path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Store</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Store intermediate item in database. </w:t>
            </w:r>
          </w:p>
        </w:tc>
      </w:tr>
    </w:tbl>
    <w:p w:rsidR="004025D7" w:rsidRDefault="004025D7">
      <w:pPr>
        <w:pStyle w:val="Heading4"/>
        <w:pPrChange w:id="3609" w:author="Pham Minh Tu" w:date="2019-12-27T13:45:00Z">
          <w:pPr>
            <w:pStyle w:val="Heading3"/>
          </w:pPr>
        </w:pPrChange>
      </w:pPr>
      <w:r>
        <w:lastRenderedPageBreak/>
        <w:t>Fields</w:t>
      </w:r>
    </w:p>
    <w:p w:rsidR="004025D7" w:rsidRDefault="004025D7">
      <w:pPr>
        <w:pStyle w:val="Heading5"/>
        <w:pPrChange w:id="3610" w:author="Pham Minh Tu" w:date="2019-12-27T13:45:00Z">
          <w:pPr>
            <w:pStyle w:val="Heading4"/>
          </w:pPr>
        </w:pPrChange>
      </w:pPr>
      <w:r>
        <w:t>Name</w:t>
      </w:r>
    </w:p>
    <w:p w:rsidR="004025D7" w:rsidRDefault="004025D7" w:rsidP="004025D7">
      <w:pPr>
        <w:pStyle w:val="DesignID"/>
      </w:pPr>
      <w:r>
        <w:t>GENERIC_GDD_CLS_044_001: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Name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name of parameter that will be generated as definition macro. </w:t>
            </w:r>
          </w:p>
        </w:tc>
      </w:tr>
    </w:tbl>
    <w:p w:rsidR="004025D7" w:rsidRDefault="004025D7" w:rsidP="004025D7"/>
    <w:p w:rsidR="004025D7" w:rsidRDefault="004025D7">
      <w:pPr>
        <w:pStyle w:val="Heading5"/>
        <w:pPrChange w:id="3611" w:author="Pham Minh Tu" w:date="2019-12-27T13:45:00Z">
          <w:pPr>
            <w:pStyle w:val="Heading4"/>
          </w:pPr>
        </w:pPrChange>
      </w:pPr>
      <w:r>
        <w:t>Value</w:t>
      </w:r>
    </w:p>
    <w:p w:rsidR="004025D7" w:rsidRDefault="004025D7" w:rsidP="004025D7">
      <w:pPr>
        <w:pStyle w:val="DesignID"/>
      </w:pPr>
      <w:r>
        <w:t>GENERIC_GDD_CLS_044_002: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Value</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string</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calculated value that will be generated according to definition macro. </w:t>
            </w:r>
          </w:p>
        </w:tc>
      </w:tr>
    </w:tbl>
    <w:p w:rsidR="004025D7" w:rsidRDefault="004025D7" w:rsidP="004025D7"/>
    <w:p w:rsidR="004025D7" w:rsidRDefault="004025D7">
      <w:pPr>
        <w:pStyle w:val="Heading5"/>
        <w:pPrChange w:id="3612" w:author="Pham Minh Tu" w:date="2019-12-27T13:45:00Z">
          <w:pPr>
            <w:pStyle w:val="Heading4"/>
          </w:pPr>
        </w:pPrChange>
      </w:pPr>
      <w:r>
        <w:t>Childs</w:t>
      </w:r>
    </w:p>
    <w:p w:rsidR="004025D7" w:rsidRDefault="004025D7" w:rsidP="004025D7">
      <w:pPr>
        <w:pStyle w:val="DesignID"/>
      </w:pPr>
      <w:r>
        <w:t>GENERIC_GDD_CLS_044_003: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Variable Name</w:t>
            </w:r>
          </w:p>
        </w:tc>
        <w:tc>
          <w:tcPr>
            <w:tcW w:w="5816" w:type="dxa"/>
            <w:shd w:val="clear" w:color="auto" w:fill="auto"/>
          </w:tcPr>
          <w:p w:rsidR="004025D7" w:rsidRDefault="004025D7" w:rsidP="00CD1F8E">
            <w:r>
              <w:t>Childs</w:t>
            </w:r>
          </w:p>
        </w:tc>
      </w:tr>
      <w:tr w:rsidR="004025D7" w:rsidTr="00CD1F8E">
        <w:tc>
          <w:tcPr>
            <w:tcW w:w="2492" w:type="dxa"/>
            <w:shd w:val="clear" w:color="auto" w:fill="D0CECE"/>
          </w:tcPr>
          <w:p w:rsidR="004025D7" w:rsidRPr="00E2291F" w:rsidRDefault="004025D7" w:rsidP="00CD1F8E">
            <w:pPr>
              <w:rPr>
                <w:b/>
              </w:rPr>
            </w:pPr>
            <w:r w:rsidRPr="00E2291F">
              <w:rPr>
                <w:b/>
              </w:rPr>
              <w:t>Type</w:t>
            </w:r>
          </w:p>
        </w:tc>
        <w:tc>
          <w:tcPr>
            <w:tcW w:w="5816" w:type="dxa"/>
            <w:shd w:val="clear" w:color="auto" w:fill="auto"/>
          </w:tcPr>
          <w:p w:rsidR="004025D7" w:rsidRDefault="004025D7" w:rsidP="00CD1F8E">
            <w:r>
              <w:t>List&lt; BaseIntermediateItem</w:t>
            </w:r>
          </w:p>
        </w:tc>
      </w:tr>
      <w:tr w:rsidR="004025D7" w:rsidTr="00CD1F8E">
        <w:tc>
          <w:tcPr>
            <w:tcW w:w="2492" w:type="dxa"/>
            <w:shd w:val="clear" w:color="auto" w:fill="D0CECE"/>
          </w:tcPr>
          <w:p w:rsidR="004025D7" w:rsidRPr="00E2291F" w:rsidRDefault="004025D7" w:rsidP="00CD1F8E">
            <w:pPr>
              <w:rPr>
                <w:b/>
              </w:rPr>
            </w:pPr>
            <w:r w:rsidRPr="00E2291F">
              <w:rPr>
                <w:b/>
              </w:rPr>
              <w:t>Range</w:t>
            </w:r>
          </w:p>
        </w:tc>
        <w:tc>
          <w:tcPr>
            <w:tcW w:w="5816" w:type="dxa"/>
            <w:shd w:val="clear" w:color="auto" w:fill="auto"/>
          </w:tcPr>
          <w:p w:rsidR="004025D7" w:rsidRDefault="004025D7" w:rsidP="00CD1F8E">
            <w:r>
              <w:t>None</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4025D7" w:rsidP="00CD1F8E">
            <w:r>
              <w:t xml:space="preserve">Contain all items as child of itself. </w:t>
            </w:r>
          </w:p>
        </w:tc>
      </w:tr>
    </w:tbl>
    <w:p w:rsidR="004025D7" w:rsidRDefault="004025D7" w:rsidP="004025D7"/>
    <w:p w:rsidR="004025D7" w:rsidRDefault="004025D7">
      <w:pPr>
        <w:pStyle w:val="Heading4"/>
        <w:pPrChange w:id="3613" w:author="Pham Minh Tu" w:date="2019-12-27T13:45:00Z">
          <w:pPr>
            <w:pStyle w:val="Heading3"/>
          </w:pPr>
        </w:pPrChange>
      </w:pPr>
      <w:r>
        <w:t>Methods</w:t>
      </w:r>
    </w:p>
    <w:p w:rsidR="004025D7" w:rsidRDefault="004025D7">
      <w:pPr>
        <w:pStyle w:val="Heading5"/>
        <w:pPrChange w:id="3614" w:author="Pham Minh Tu" w:date="2019-12-27T13:45:00Z">
          <w:pPr>
            <w:pStyle w:val="Heading4"/>
          </w:pPr>
        </w:pPrChange>
      </w:pPr>
      <w:r>
        <w:t>AddChild</w:t>
      </w:r>
    </w:p>
    <w:p w:rsidR="004025D7" w:rsidRDefault="004025D7" w:rsidP="004025D7">
      <w:pPr>
        <w:pStyle w:val="DesignID"/>
      </w:pPr>
      <w:r>
        <w:t>GENERIC_GDD_CLS_044_004: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AddChild</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 xml:space="preserve"> child</w:t>
            </w:r>
          </w:p>
        </w:tc>
        <w:tc>
          <w:tcPr>
            <w:tcW w:w="1038" w:type="dxa"/>
            <w:gridSpan w:val="2"/>
            <w:shd w:val="clear" w:color="auto" w:fill="auto"/>
          </w:tcPr>
          <w:p w:rsidR="004025D7" w:rsidRDefault="004025D7" w:rsidP="00CD1F8E">
            <w:r>
              <w:t xml:space="preserve">Child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Add a child as intermediate items.</w:t>
            </w:r>
          </w:p>
          <w:p w:rsidR="004025D7" w:rsidRDefault="004025D7" w:rsidP="00CD1F8E">
            <w:pPr>
              <w:pStyle w:val="SourceCode"/>
            </w:pPr>
            <w:r>
              <w:t>Algorithm:</w:t>
            </w:r>
            <w:r>
              <w:br/>
              <w:t>Add child to a children list</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3615" w:author="Pham Minh Tu" w:date="2019-12-27T13:45:00Z">
          <w:pPr>
            <w:pStyle w:val="Heading4"/>
          </w:pPr>
        </w:pPrChange>
      </w:pPr>
      <w:r>
        <w:t>BaseIntermediateItem</w:t>
      </w:r>
    </w:p>
    <w:p w:rsidR="004025D7" w:rsidRDefault="004025D7" w:rsidP="004025D7">
      <w:pPr>
        <w:pStyle w:val="DesignID"/>
      </w:pPr>
      <w:r>
        <w:t>GENERIC_GDD_CLS_044_005: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BaseIntermediateItem</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name</w:t>
            </w:r>
          </w:p>
        </w:tc>
        <w:tc>
          <w:tcPr>
            <w:tcW w:w="4154" w:type="dxa"/>
            <w:gridSpan w:val="2"/>
            <w:shd w:val="clear" w:color="auto" w:fill="auto"/>
          </w:tcPr>
          <w:p w:rsidR="004025D7" w:rsidRDefault="004025D7" w:rsidP="00CD1F8E">
            <w:r>
              <w:t xml:space="preserve">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value</w:t>
            </w:r>
          </w:p>
        </w:tc>
        <w:tc>
          <w:tcPr>
            <w:tcW w:w="4154" w:type="dxa"/>
            <w:gridSpan w:val="2"/>
            <w:shd w:val="clear" w:color="auto" w:fill="auto"/>
          </w:tcPr>
          <w:p w:rsidR="004025D7" w:rsidRDefault="004025D7" w:rsidP="00CD1F8E">
            <w:r>
              <w:t xml:space="preserve">Value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Base intermediate item constructor with arguments</w:t>
            </w:r>
          </w:p>
          <w:p w:rsidR="004025D7" w:rsidRDefault="004025D7" w:rsidP="00CD1F8E">
            <w:pPr>
              <w:pStyle w:val="SourceCode"/>
            </w:pPr>
            <w:r>
              <w:t>Algorithm:</w:t>
            </w:r>
            <w:r>
              <w:br/>
              <w:t>Init values such as name, value.</w:t>
            </w:r>
          </w:p>
        </w:tc>
      </w:tr>
    </w:tbl>
    <w:p w:rsidR="004025D7" w:rsidRDefault="004025D7" w:rsidP="004025D7">
      <w:pPr>
        <w:pStyle w:val="RefReq"/>
      </w:pPr>
      <w:r>
        <w:t>{Ref: N/A}</w:t>
      </w:r>
    </w:p>
    <w:p w:rsidR="004025D7" w:rsidRDefault="004025D7" w:rsidP="004025D7"/>
    <w:p w:rsidR="004025D7" w:rsidRDefault="004025D7">
      <w:pPr>
        <w:pStyle w:val="Heading5"/>
        <w:pPrChange w:id="3616" w:author="Pham Minh Tu" w:date="2019-12-27T13:45:00Z">
          <w:pPr>
            <w:pStyle w:val="Heading4"/>
          </w:pPr>
        </w:pPrChange>
      </w:pPr>
      <w:r>
        <w:t>BaseIntermediateItem</w:t>
      </w:r>
    </w:p>
    <w:p w:rsidR="004025D7" w:rsidRDefault="004025D7" w:rsidP="004025D7">
      <w:pPr>
        <w:pStyle w:val="DesignID"/>
      </w:pPr>
      <w:r>
        <w:t>GENERIC_GDD_CLS_044_006: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BaseIntermediateItem</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name</w:t>
            </w:r>
          </w:p>
        </w:tc>
        <w:tc>
          <w:tcPr>
            <w:tcW w:w="4154" w:type="dxa"/>
            <w:gridSpan w:val="2"/>
            <w:shd w:val="clear" w:color="auto" w:fill="auto"/>
          </w:tcPr>
          <w:p w:rsidR="004025D7" w:rsidRDefault="004025D7" w:rsidP="00CD1F8E">
            <w:r>
              <w:t xml:space="preserve">Name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string value</w:t>
            </w:r>
          </w:p>
        </w:tc>
        <w:tc>
          <w:tcPr>
            <w:tcW w:w="4154" w:type="dxa"/>
            <w:gridSpan w:val="2"/>
            <w:shd w:val="clear" w:color="auto" w:fill="auto"/>
          </w:tcPr>
          <w:p w:rsidR="004025D7" w:rsidRDefault="004025D7" w:rsidP="00CD1F8E">
            <w:r>
              <w:t xml:space="preserve">Value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val="restart"/>
            <w:shd w:val="clear" w:color="auto" w:fill="auto"/>
          </w:tcPr>
          <w:p w:rsidR="004025D7" w:rsidRDefault="004025D7" w:rsidP="00CD1F8E">
            <w:r>
              <w:t>List&lt;  childs</w:t>
            </w:r>
          </w:p>
        </w:tc>
        <w:tc>
          <w:tcPr>
            <w:tcW w:w="4154" w:type="dxa"/>
            <w:gridSpan w:val="2"/>
            <w:shd w:val="clear" w:color="auto" w:fill="auto"/>
          </w:tcPr>
          <w:p w:rsidR="004025D7" w:rsidRDefault="004025D7" w:rsidP="00CD1F8E">
            <w:r>
              <w:t xml:space="preserve">Childs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shd w:val="clear" w:color="auto" w:fill="D0CECE"/>
          </w:tcPr>
          <w:p w:rsidR="004025D7" w:rsidRPr="00E2291F" w:rsidRDefault="004025D7" w:rsidP="00CD1F8E">
            <w:pPr>
              <w:rPr>
                <w:b/>
              </w:rPr>
            </w:pPr>
            <w:r w:rsidRPr="00E2291F">
              <w:rPr>
                <w:b/>
              </w:rPr>
              <w:t>Return</w:t>
            </w:r>
          </w:p>
        </w:tc>
        <w:tc>
          <w:tcPr>
            <w:tcW w:w="6231" w:type="dxa"/>
            <w:gridSpan w:val="3"/>
            <w:shd w:val="clear" w:color="auto" w:fill="auto"/>
          </w:tcPr>
          <w:p w:rsidR="004025D7" w:rsidRDefault="004025D7" w:rsidP="00CD1F8E">
            <w:r>
              <w:t xml:space="preserve">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Base intermediate item constructor with arguments</w:t>
            </w:r>
          </w:p>
          <w:p w:rsidR="004025D7" w:rsidRDefault="004025D7" w:rsidP="00CD1F8E">
            <w:pPr>
              <w:pStyle w:val="SourceCode"/>
            </w:pPr>
            <w:r>
              <w:t>Algorithm:</w:t>
            </w:r>
            <w:r>
              <w:br/>
              <w:t>Init values such as name, value, childs</w:t>
            </w:r>
          </w:p>
        </w:tc>
      </w:tr>
    </w:tbl>
    <w:p w:rsidR="004025D7" w:rsidRDefault="004025D7" w:rsidP="004025D7">
      <w:pPr>
        <w:pStyle w:val="RefReq"/>
      </w:pPr>
      <w:r>
        <w:t>{Ref: N/A}</w:t>
      </w:r>
    </w:p>
    <w:p w:rsidR="004025D7" w:rsidRDefault="004025D7" w:rsidP="004025D7"/>
    <w:p w:rsidR="004025D7" w:rsidRDefault="004025D7">
      <w:pPr>
        <w:pStyle w:val="Heading5"/>
        <w:pPrChange w:id="3617" w:author="Pham Minh Tu" w:date="2019-12-27T13:45:00Z">
          <w:pPr>
            <w:pStyle w:val="Heading4"/>
          </w:pPr>
        </w:pPrChange>
      </w:pPr>
      <w:r>
        <w:lastRenderedPageBreak/>
        <w:t>GetItemByPath</w:t>
      </w:r>
    </w:p>
    <w:p w:rsidR="004025D7" w:rsidRDefault="004025D7" w:rsidP="004025D7">
      <w:pPr>
        <w:pStyle w:val="DesignID"/>
      </w:pPr>
      <w:r>
        <w:t>GENERIC_GDD_CLS_044_007: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6230" w:type="dxa"/>
            <w:gridSpan w:val="3"/>
            <w:shd w:val="clear" w:color="auto" w:fill="auto"/>
          </w:tcPr>
          <w:p w:rsidR="004025D7" w:rsidRDefault="004025D7" w:rsidP="00CD1F8E">
            <w:r>
              <w:t>GetItemByPath</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2077" w:type="dxa"/>
            <w:vMerge w:val="restart"/>
            <w:shd w:val="clear" w:color="auto" w:fill="auto"/>
          </w:tcPr>
          <w:p w:rsidR="004025D7" w:rsidRDefault="004025D7" w:rsidP="00CD1F8E">
            <w:r>
              <w:t>string path</w:t>
            </w:r>
          </w:p>
        </w:tc>
        <w:tc>
          <w:tcPr>
            <w:tcW w:w="4154" w:type="dxa"/>
            <w:gridSpan w:val="2"/>
            <w:shd w:val="clear" w:color="auto" w:fill="auto"/>
          </w:tcPr>
          <w:p w:rsidR="004025D7" w:rsidRDefault="004025D7" w:rsidP="00CD1F8E">
            <w:r>
              <w:t xml:space="preserv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2077" w:type="dxa"/>
            <w:vMerge w:val="restart"/>
            <w:shd w:val="clear" w:color="auto" w:fill="auto"/>
          </w:tcPr>
          <w:p w:rsidR="004025D7" w:rsidRDefault="004025D7" w:rsidP="00CD1F8E">
            <w:r>
              <w:t xml:space="preserve">return a </w:t>
            </w:r>
          </w:p>
        </w:tc>
        <w:tc>
          <w:tcPr>
            <w:tcW w:w="4154"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2077" w:type="dxa"/>
            <w:shd w:val="clear" w:color="auto" w:fill="D3D3D3"/>
          </w:tcPr>
          <w:p w:rsidR="004025D7" w:rsidRDefault="004025D7" w:rsidP="00CD1F8E">
            <w:r>
              <w:t>Range:</w:t>
            </w:r>
          </w:p>
        </w:tc>
        <w:tc>
          <w:tcPr>
            <w:tcW w:w="2077" w:type="dxa"/>
            <w:shd w:val="clear" w:color="auto" w:fill="auto"/>
          </w:tcPr>
          <w:p w:rsidR="004025D7" w:rsidRDefault="004025D7" w:rsidP="00CD1F8E"/>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intermediate item based on path</w:t>
            </w:r>
          </w:p>
          <w:p w:rsidR="004025D7" w:rsidRDefault="004025D7" w:rsidP="00CD1F8E">
            <w:pPr>
              <w:pStyle w:val="SourceCode"/>
            </w:pPr>
            <w:r>
              <w:t>Algorithm:</w:t>
            </w:r>
            <w:r>
              <w:br/>
              <w:t>Path has format of multiple segments "/Segment/Segment/Segment"</w:t>
            </w:r>
            <w:r>
              <w:br/>
              <w:t xml:space="preserve"> Tracing path by comparing BaseIntermediateItem.Name with each path segment</w:t>
            </w:r>
            <w:r>
              <w:br/>
              <w:t xml:space="preserve"> If found a BaseIntermediateItem</w:t>
            </w:r>
            <w:r>
              <w:br/>
              <w:t xml:space="preserve">     Return the item</w:t>
            </w:r>
            <w:r>
              <w:br/>
              <w:t xml:space="preserve"> Else</w:t>
            </w:r>
            <w:r>
              <w:br/>
              <w:t xml:space="preserve">     Return null</w:t>
            </w:r>
            <w:r>
              <w:br/>
            </w:r>
            <w:r>
              <w:br/>
              <w:t xml:space="preserve"> For example:</w:t>
            </w:r>
            <w:r>
              <w:br/>
              <w:t xml:space="preserve"> BaseIntermediateItem_01</w:t>
            </w:r>
            <w:r>
              <w:br/>
              <w:t xml:space="preserve">     Name = "Segment_01"</w:t>
            </w:r>
            <w:r>
              <w:br/>
              <w:t xml:space="preserve">     Childs = ---------- BaseIntermediateItem_01_01</w:t>
            </w:r>
            <w:r>
              <w:br/>
              <w:t xml:space="preserve">              |              Name = "Segment_01_01"</w:t>
            </w:r>
            <w:r>
              <w:br/>
              <w:t xml:space="preserve">              |              Childs = null</w:t>
            </w:r>
            <w:r>
              <w:br/>
              <w:t xml:space="preserve">              +--------- BaseIntermediateItem_01_02</w:t>
            </w:r>
            <w:r>
              <w:br/>
              <w:t xml:space="preserve">                             Name = "Segment_01_02"</w:t>
            </w:r>
            <w:r>
              <w:br/>
              <w:t xml:space="preserve">                             Childs = null</w:t>
            </w:r>
            <w:r>
              <w:br/>
            </w:r>
            <w:r>
              <w:br/>
              <w:t xml:space="preserve"> Path = "/Segment_01/Segment_01_02" will return BaseIntermediateItem_01_02</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3618" w:author="Pham Minh Tu" w:date="2019-12-27T13:45:00Z">
          <w:pPr>
            <w:pStyle w:val="Heading4"/>
          </w:pPr>
        </w:pPrChange>
      </w:pPr>
      <w:r>
        <w:t>GetStringDataByPath</w:t>
      </w:r>
    </w:p>
    <w:p w:rsidR="004025D7" w:rsidRDefault="004025D7" w:rsidP="004025D7">
      <w:pPr>
        <w:pStyle w:val="DesignID"/>
      </w:pPr>
      <w:r>
        <w:t>GENERIC_GDD_CLS_044_008:</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GetStringDataByPath</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intermediate item value based on path</w:t>
            </w:r>
          </w:p>
          <w:p w:rsidR="004025D7" w:rsidRDefault="004025D7" w:rsidP="00CD1F8E">
            <w:pPr>
              <w:pStyle w:val="SourceCode"/>
            </w:pPr>
            <w:r>
              <w:t>Algorithm:</w:t>
            </w:r>
            <w:r>
              <w:br/>
              <w:t xml:space="preserve">Get BaseIntermediateItem by path by calling method </w:t>
            </w:r>
            <w:r>
              <w:lastRenderedPageBreak/>
              <w:t>GetItemByPath</w:t>
            </w:r>
            <w:r>
              <w:br/>
              <w:t xml:space="preserve"> IF BaseIntermediateItem is NOT null THEN</w:t>
            </w:r>
            <w:r>
              <w:br/>
              <w:t xml:space="preserve">     RETURN BaseIntermediateItem.Value</w:t>
            </w:r>
            <w:r>
              <w:br/>
              <w:t xml:space="preserve"> ELSE</w:t>
            </w:r>
            <w:r>
              <w:br/>
              <w:t xml:space="preserve">     RETURN empty</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RDefault="004025D7">
      <w:pPr>
        <w:pStyle w:val="Heading5"/>
        <w:pPrChange w:id="3619" w:author="Pham Minh Tu" w:date="2019-12-27T13:45:00Z">
          <w:pPr>
            <w:pStyle w:val="Heading4"/>
          </w:pPr>
        </w:pPrChange>
      </w:pPr>
      <w:r>
        <w:t>Store</w:t>
      </w:r>
    </w:p>
    <w:p w:rsidR="004025D7" w:rsidRDefault="004025D7" w:rsidP="004025D7">
      <w:pPr>
        <w:pStyle w:val="DesignID"/>
      </w:pPr>
      <w:r>
        <w:t>GENERIC_GDD_CLS_044_009:</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Store</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path</w:t>
            </w:r>
          </w:p>
        </w:tc>
        <w:tc>
          <w:tcPr>
            <w:tcW w:w="1038" w:type="dxa"/>
            <w:gridSpan w:val="2"/>
            <w:shd w:val="clear" w:color="auto" w:fill="auto"/>
          </w:tcPr>
          <w:p w:rsidR="004025D7" w:rsidRDefault="004025D7" w:rsidP="00CD1F8E">
            <w:r>
              <w:t xml:space="preserve">Path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 xml:space="preserve"> target</w:t>
            </w:r>
          </w:p>
        </w:tc>
        <w:tc>
          <w:tcPr>
            <w:tcW w:w="1038" w:type="dxa"/>
            <w:gridSpan w:val="2"/>
            <w:shd w:val="clear" w:color="auto" w:fill="auto"/>
          </w:tcPr>
          <w:p w:rsidR="004025D7" w:rsidRDefault="004025D7" w:rsidP="00CD1F8E">
            <w:r>
              <w:t xml:space="preserve">Target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Store intermediate item in database.</w:t>
            </w:r>
          </w:p>
          <w:p w:rsidR="004025D7" w:rsidRDefault="004025D7" w:rsidP="00CD1F8E">
            <w:pPr>
              <w:pStyle w:val="SourceCode"/>
            </w:pPr>
            <w:r>
              <w:t>Algorithm:</w:t>
            </w:r>
            <w:r>
              <w:br/>
              <w:t>Path has format of multiple segments "/Segment/Segment/Segment"</w:t>
            </w:r>
            <w:r>
              <w:br/>
              <w:t xml:space="preserve"> From current BaseIntermediateItem (this), tracing the path to find a farthest BaseIntermediateItem.</w:t>
            </w:r>
            <w:r>
              <w:br/>
              <w:t xml:space="preserve"> Farthest BaseIntermediateItem can be</w:t>
            </w:r>
            <w:r>
              <w:br/>
              <w:t xml:space="preserve"> - A last segment or</w:t>
            </w:r>
            <w:r>
              <w:br/>
              <w:t xml:space="preserve"> - An intermediate segment where there are NO corresponding BaseIntermediateItems for remaining segments</w:t>
            </w:r>
            <w:r>
              <w:br/>
            </w:r>
            <w:r>
              <w:br/>
              <w:t xml:space="preserve"> Add target BaseIntermediateItem into the farthest BaseIntermediateItem.</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3620" w:author="Pham Minh Tu" w:date="2019-12-27T13:45:00Z">
          <w:pPr>
            <w:pStyle w:val="Heading4"/>
          </w:pPr>
        </w:pPrChange>
      </w:pPr>
      <w:r>
        <w:t>ToString</w:t>
      </w:r>
    </w:p>
    <w:p w:rsidR="004025D7" w:rsidRDefault="004025D7" w:rsidP="004025D7">
      <w:pPr>
        <w:pStyle w:val="DesignID"/>
      </w:pPr>
      <w:r>
        <w:t>GENERIC_GDD_CLS_044_010: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ToString</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Formating display name and value of intermediate item.</w:t>
            </w:r>
          </w:p>
          <w:p w:rsidR="004025D7" w:rsidRDefault="004025D7" w:rsidP="00CD1F8E">
            <w:pPr>
              <w:pStyle w:val="SourceCode"/>
            </w:pPr>
            <w:r>
              <w:t>Algorithm:</w:t>
            </w:r>
            <w:r>
              <w:br/>
              <w:t>RETURN a string with following information</w:t>
            </w:r>
            <w:r>
              <w:br/>
            </w:r>
            <w:r>
              <w:lastRenderedPageBreak/>
              <w:t xml:space="preserve"> - Current node: Name, Value and Childs.Count</w:t>
            </w:r>
            <w:r>
              <w:br/>
              <w:t xml:space="preserve"> - All child nodes: Name, Value and inner Childs.Count</w:t>
            </w:r>
          </w:p>
        </w:tc>
      </w:tr>
    </w:tbl>
    <w:p w:rsidR="004025D7" w:rsidRDefault="004025D7" w:rsidP="004025D7">
      <w:pPr>
        <w:pStyle w:val="RefReq"/>
      </w:pPr>
      <w:r>
        <w:lastRenderedPageBreak/>
        <w:t xml:space="preserve">{Ref: </w:t>
      </w:r>
      <w:r w:rsidR="00630415">
        <w:t>N/A</w:t>
      </w:r>
      <w:r>
        <w:t>}</w:t>
      </w:r>
    </w:p>
    <w:p w:rsidR="004025D7" w:rsidRDefault="004025D7" w:rsidP="004025D7"/>
    <w:p w:rsidR="004025D7" w:rsidDel="008241FD" w:rsidRDefault="004025D7" w:rsidP="004025D7">
      <w:pPr>
        <w:pStyle w:val="Heading2"/>
        <w:rPr>
          <w:moveFrom w:id="3621" w:author="Pham Minh Tu" w:date="2019-12-27T14:07:00Z"/>
        </w:rPr>
      </w:pPr>
      <w:moveFromRangeStart w:id="3622" w:author="Pham Minh Tu" w:date="2019-12-27T14:07:00Z" w:name="move28348036"/>
      <w:moveFrom w:id="3623" w:author="Pham Minh Tu" w:date="2019-12-27T14:07:00Z">
        <w:r w:rsidDel="008241FD">
          <w:t>Renesas::Generator::MCALConfGen::Data::RuntimeConfiguration::RuntimeConfiguration</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3624" w:author="Pham Minh Tu" w:date="2019-12-27T14:07:00Z"/>
                <w:b/>
              </w:rPr>
            </w:pPr>
            <w:moveFrom w:id="3625" w:author="Pham Minh Tu" w:date="2019-12-27T14:07:00Z">
              <w:r w:rsidRPr="00E2291F" w:rsidDel="008241FD">
                <w:rPr>
                  <w:b/>
                </w:rPr>
                <w:t>Location File Name</w:t>
              </w:r>
            </w:moveFrom>
          </w:p>
        </w:tc>
        <w:tc>
          <w:tcPr>
            <w:tcW w:w="5816" w:type="dxa"/>
            <w:shd w:val="clear" w:color="auto" w:fill="auto"/>
          </w:tcPr>
          <w:p w:rsidR="004025D7" w:rsidDel="008241FD" w:rsidRDefault="004025D7" w:rsidP="00CD1F8E">
            <w:pPr>
              <w:rPr>
                <w:moveFrom w:id="3626" w:author="Pham Minh Tu" w:date="2019-12-27T14:07:00Z"/>
              </w:rPr>
            </w:pPr>
            <w:moveFrom w:id="3627" w:author="Pham Minh Tu" w:date="2019-12-27T14:07:00Z">
              <w:r w:rsidDel="008241FD">
                <w:t>RuntimeConfiguration.cs</w:t>
              </w:r>
            </w:moveFrom>
          </w:p>
        </w:tc>
      </w:tr>
      <w:tr w:rsidR="004025D7" w:rsidDel="008241FD" w:rsidTr="00CD1F8E">
        <w:tc>
          <w:tcPr>
            <w:tcW w:w="2492" w:type="dxa"/>
            <w:shd w:val="clear" w:color="auto" w:fill="D0CECE"/>
          </w:tcPr>
          <w:p w:rsidR="004025D7" w:rsidRPr="00E2291F" w:rsidDel="008241FD" w:rsidRDefault="004025D7" w:rsidP="00CD1F8E">
            <w:pPr>
              <w:rPr>
                <w:moveFrom w:id="3628" w:author="Pham Minh Tu" w:date="2019-12-27T14:07:00Z"/>
                <w:b/>
              </w:rPr>
            </w:pPr>
            <w:moveFrom w:id="3629" w:author="Pham Minh Tu" w:date="2019-12-27T14:07:00Z">
              <w:r w:rsidRPr="00E2291F" w:rsidDel="008241FD">
                <w:rPr>
                  <w:b/>
                </w:rPr>
                <w:t>Description</w:t>
              </w:r>
            </w:moveFrom>
          </w:p>
        </w:tc>
        <w:tc>
          <w:tcPr>
            <w:tcW w:w="5816" w:type="dxa"/>
            <w:shd w:val="clear" w:color="auto" w:fill="auto"/>
          </w:tcPr>
          <w:p w:rsidR="004025D7" w:rsidDel="008241FD" w:rsidRDefault="00851B78" w:rsidP="00851B78">
            <w:pPr>
              <w:rPr>
                <w:moveFrom w:id="3630" w:author="Pham Minh Tu" w:date="2019-12-27T14:07:00Z"/>
              </w:rPr>
            </w:pPr>
            <w:moveFrom w:id="3631" w:author="Pham Minh Tu" w:date="2019-12-27T14:07:00Z">
              <w:r w:rsidDel="008241FD">
                <w:t>This class implement IRuntimeConfiguration interface to store  information processed by command line.</w:t>
              </w:r>
            </w:moveFrom>
          </w:p>
        </w:tc>
      </w:tr>
    </w:tbl>
    <w:p w:rsidR="004025D7" w:rsidDel="008241FD" w:rsidRDefault="004025D7" w:rsidP="004025D7">
      <w:pPr>
        <w:rPr>
          <w:moveFrom w:id="3632" w:author="Pham Minh Tu" w:date="2019-12-27T14:07:00Z"/>
        </w:rPr>
      </w:pPr>
    </w:p>
    <w:p w:rsidR="004025D7" w:rsidDel="008241FD" w:rsidRDefault="004025D7" w:rsidP="004025D7">
      <w:pPr>
        <w:rPr>
          <w:moveFrom w:id="3633" w:author="Pham Minh Tu" w:date="2019-12-27T14:07:00Z"/>
        </w:rPr>
      </w:pPr>
    </w:p>
    <w:p w:rsidR="004025D7" w:rsidDel="008241FD" w:rsidRDefault="004025D7" w:rsidP="004025D7">
      <w:pPr>
        <w:pStyle w:val="CaptionTable"/>
        <w:rPr>
          <w:moveFrom w:id="3634" w:author="Pham Minh Tu" w:date="2019-12-27T14:07:00Z"/>
        </w:rPr>
      </w:pPr>
      <w:moveFrom w:id="3635" w:author="Pham Minh Tu" w:date="2019-12-27T14:07:00Z">
        <w:r w:rsidDel="008241FD">
          <w:t>Field List</w:t>
        </w:r>
      </w:moveFrom>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Del="008241FD" w:rsidTr="00CD1F8E">
        <w:trPr>
          <w:jc w:val="center"/>
        </w:trPr>
        <w:tc>
          <w:tcPr>
            <w:tcW w:w="582" w:type="dxa"/>
            <w:shd w:val="clear" w:color="auto" w:fill="CCCCCC"/>
            <w:vAlign w:val="center"/>
          </w:tcPr>
          <w:p w:rsidR="004025D7" w:rsidRPr="00E2291F" w:rsidDel="008241FD" w:rsidRDefault="004025D7" w:rsidP="00CD1F8E">
            <w:pPr>
              <w:spacing w:before="100" w:beforeAutospacing="1" w:afterAutospacing="1"/>
              <w:rPr>
                <w:moveFrom w:id="3636" w:author="Pham Minh Tu" w:date="2019-12-27T14:07:00Z"/>
                <w:b/>
              </w:rPr>
            </w:pPr>
            <w:moveFrom w:id="3637" w:author="Pham Minh Tu" w:date="2019-12-27T14:07:00Z">
              <w:r w:rsidRPr="00E2291F" w:rsidDel="008241FD">
                <w:rPr>
                  <w:b/>
                </w:rPr>
                <w:t>No.</w:t>
              </w:r>
            </w:moveFrom>
          </w:p>
        </w:tc>
        <w:tc>
          <w:tcPr>
            <w:tcW w:w="3739" w:type="dxa"/>
            <w:shd w:val="clear" w:color="auto" w:fill="CCCCCC"/>
            <w:vAlign w:val="center"/>
          </w:tcPr>
          <w:p w:rsidR="004025D7" w:rsidRPr="00E2291F" w:rsidDel="008241FD" w:rsidRDefault="004025D7" w:rsidP="00CD1F8E">
            <w:pPr>
              <w:spacing w:before="100" w:beforeAutospacing="1" w:afterAutospacing="1"/>
              <w:rPr>
                <w:moveFrom w:id="3638" w:author="Pham Minh Tu" w:date="2019-12-27T14:07:00Z"/>
                <w:b/>
              </w:rPr>
            </w:pPr>
            <w:moveFrom w:id="3639" w:author="Pham Minh Tu" w:date="2019-12-27T14:07:00Z">
              <w:r w:rsidRPr="00E2291F" w:rsidDel="008241FD">
                <w:rPr>
                  <w:b/>
                </w:rPr>
                <w:t>Name</w:t>
              </w:r>
            </w:moveFrom>
          </w:p>
        </w:tc>
        <w:tc>
          <w:tcPr>
            <w:tcW w:w="1080" w:type="dxa"/>
            <w:shd w:val="clear" w:color="auto" w:fill="CCCCCC"/>
            <w:vAlign w:val="center"/>
          </w:tcPr>
          <w:p w:rsidR="004025D7" w:rsidRPr="00E2291F" w:rsidDel="008241FD" w:rsidRDefault="004025D7" w:rsidP="00CD1F8E">
            <w:pPr>
              <w:spacing w:before="100" w:beforeAutospacing="1" w:afterAutospacing="1"/>
              <w:rPr>
                <w:moveFrom w:id="3640" w:author="Pham Minh Tu" w:date="2019-12-27T14:07:00Z"/>
                <w:b/>
              </w:rPr>
            </w:pPr>
            <w:moveFrom w:id="3641" w:author="Pham Minh Tu" w:date="2019-12-27T14:07:00Z">
              <w:r w:rsidRPr="00E2291F" w:rsidDel="008241FD">
                <w:rPr>
                  <w:b/>
                </w:rPr>
                <w:t>Type</w:t>
              </w:r>
            </w:moveFrom>
          </w:p>
        </w:tc>
        <w:tc>
          <w:tcPr>
            <w:tcW w:w="2908" w:type="dxa"/>
            <w:shd w:val="clear" w:color="auto" w:fill="CCCCCC"/>
            <w:vAlign w:val="center"/>
          </w:tcPr>
          <w:p w:rsidR="004025D7" w:rsidRPr="00E2291F" w:rsidDel="008241FD" w:rsidRDefault="004025D7" w:rsidP="00CD1F8E">
            <w:pPr>
              <w:spacing w:before="100" w:beforeAutospacing="1" w:afterAutospacing="1"/>
              <w:rPr>
                <w:moveFrom w:id="3642" w:author="Pham Minh Tu" w:date="2019-12-27T14:07:00Z"/>
                <w:b/>
              </w:rPr>
            </w:pPr>
            <w:moveFrom w:id="3643" w:author="Pham Minh Tu" w:date="2019-12-27T14:07:00Z">
              <w:r w:rsidRPr="00E2291F" w:rsidDel="008241FD">
                <w:rPr>
                  <w:b/>
                </w:rPr>
                <w:t>Description</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644" w:author="Pham Minh Tu" w:date="2019-12-27T14:07:00Z"/>
              </w:rPr>
            </w:pPr>
            <w:moveFrom w:id="3645" w:author="Pham Minh Tu" w:date="2019-12-27T14:07:00Z">
              <w:r w:rsidDel="008241FD">
                <w:t>(1)</w:t>
              </w:r>
            </w:moveFrom>
          </w:p>
        </w:tc>
        <w:tc>
          <w:tcPr>
            <w:tcW w:w="3739" w:type="dxa"/>
            <w:shd w:val="clear" w:color="auto" w:fill="auto"/>
            <w:vAlign w:val="center"/>
          </w:tcPr>
          <w:p w:rsidR="004025D7" w:rsidDel="008241FD" w:rsidRDefault="004025D7" w:rsidP="00CD1F8E">
            <w:pPr>
              <w:spacing w:afterAutospacing="1"/>
              <w:rPr>
                <w:moveFrom w:id="3646" w:author="Pham Minh Tu" w:date="2019-12-27T14:07:00Z"/>
              </w:rPr>
            </w:pPr>
            <w:moveFrom w:id="3647" w:author="Pham Minh Tu" w:date="2019-12-27T14:07:00Z">
              <w:r w:rsidDel="008241FD">
                <w:t>DefaultVendors</w:t>
              </w:r>
            </w:moveFrom>
          </w:p>
        </w:tc>
        <w:tc>
          <w:tcPr>
            <w:tcW w:w="1080" w:type="dxa"/>
            <w:shd w:val="clear" w:color="auto" w:fill="auto"/>
            <w:vAlign w:val="center"/>
          </w:tcPr>
          <w:p w:rsidR="004025D7" w:rsidDel="008241FD" w:rsidRDefault="004025D7" w:rsidP="00CD1F8E">
            <w:pPr>
              <w:spacing w:afterAutospacing="1"/>
              <w:rPr>
                <w:moveFrom w:id="3648" w:author="Pham Minh Tu" w:date="2019-12-27T14:07:00Z"/>
              </w:rPr>
            </w:pPr>
            <w:moveFrom w:id="3649"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650" w:author="Pham Minh Tu" w:date="2019-12-27T14:07:00Z"/>
              </w:rPr>
            </w:pPr>
            <w:moveFrom w:id="3651" w:author="Pham Minh Tu" w:date="2019-12-27T14:07:00Z">
              <w:r w:rsidDel="008241FD">
                <w:t xml:space="preserve">Contain vendor values such as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652" w:author="Pham Minh Tu" w:date="2019-12-27T14:07:00Z"/>
              </w:rPr>
            </w:pPr>
            <w:moveFrom w:id="3653" w:author="Pham Minh Tu" w:date="2019-12-27T14:07:00Z">
              <w:r w:rsidDel="008241FD">
                <w:t>(2)</w:t>
              </w:r>
            </w:moveFrom>
          </w:p>
        </w:tc>
        <w:tc>
          <w:tcPr>
            <w:tcW w:w="3739" w:type="dxa"/>
            <w:shd w:val="clear" w:color="auto" w:fill="auto"/>
            <w:vAlign w:val="center"/>
          </w:tcPr>
          <w:p w:rsidR="004025D7" w:rsidDel="008241FD" w:rsidRDefault="004025D7" w:rsidP="00CD1F8E">
            <w:pPr>
              <w:spacing w:afterAutospacing="1"/>
              <w:rPr>
                <w:moveFrom w:id="3654" w:author="Pham Minh Tu" w:date="2019-12-27T14:07:00Z"/>
              </w:rPr>
            </w:pPr>
            <w:moveFrom w:id="3655" w:author="Pham Minh Tu" w:date="2019-12-27T14:07:00Z">
              <w:r w:rsidDel="008241FD">
                <w:t>Instance</w:t>
              </w:r>
            </w:moveFrom>
          </w:p>
        </w:tc>
        <w:tc>
          <w:tcPr>
            <w:tcW w:w="1080" w:type="dxa"/>
            <w:shd w:val="clear" w:color="auto" w:fill="auto"/>
            <w:vAlign w:val="center"/>
          </w:tcPr>
          <w:p w:rsidR="004025D7" w:rsidDel="008241FD" w:rsidRDefault="004025D7" w:rsidP="00CD1F8E">
            <w:pPr>
              <w:spacing w:afterAutospacing="1"/>
              <w:rPr>
                <w:moveFrom w:id="3656" w:author="Pham Minh Tu" w:date="2019-12-27T14:07:00Z"/>
              </w:rPr>
            </w:pPr>
            <w:moveFrom w:id="3657" w:author="Pham Minh Tu" w:date="2019-12-27T14:07:00Z">
              <w:r w:rsidDel="008241FD">
                <w:t>Public</w:t>
              </w:r>
            </w:moveFrom>
          </w:p>
        </w:tc>
        <w:tc>
          <w:tcPr>
            <w:tcW w:w="2908" w:type="dxa"/>
            <w:shd w:val="clear" w:color="auto" w:fill="auto"/>
            <w:vAlign w:val="center"/>
          </w:tcPr>
          <w:p w:rsidR="004025D7" w:rsidDel="008241FD" w:rsidRDefault="00851B78" w:rsidP="00CD1F8E">
            <w:pPr>
              <w:spacing w:afterAutospacing="1"/>
              <w:rPr>
                <w:moveFrom w:id="3658" w:author="Pham Minh Tu" w:date="2019-12-27T14:07:00Z"/>
              </w:rPr>
            </w:pPr>
            <w:moveFrom w:id="3659" w:author="Pham Minh Tu" w:date="2019-12-27T14:07:00Z">
              <w:r w:rsidRPr="00851B78" w:rsidDel="008241FD">
                <w:t>RuntimeConfiguration instance used by ObjectFactory to get a new RuntimeConfiguration object</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660" w:author="Pham Minh Tu" w:date="2019-12-27T14:07:00Z"/>
              </w:rPr>
            </w:pPr>
            <w:moveFrom w:id="3661" w:author="Pham Minh Tu" w:date="2019-12-27T14:07:00Z">
              <w:r w:rsidDel="008241FD">
                <w:t>(3)</w:t>
              </w:r>
            </w:moveFrom>
          </w:p>
        </w:tc>
        <w:tc>
          <w:tcPr>
            <w:tcW w:w="3739" w:type="dxa"/>
            <w:shd w:val="clear" w:color="auto" w:fill="auto"/>
            <w:vAlign w:val="center"/>
          </w:tcPr>
          <w:p w:rsidR="004025D7" w:rsidDel="008241FD" w:rsidRDefault="004025D7" w:rsidP="00CD1F8E">
            <w:pPr>
              <w:spacing w:afterAutospacing="1"/>
              <w:rPr>
                <w:moveFrom w:id="3662" w:author="Pham Minh Tu" w:date="2019-12-27T14:07:00Z"/>
              </w:rPr>
            </w:pPr>
            <w:moveFrom w:id="3663" w:author="Pham Minh Tu" w:date="2019-12-27T14:07:00Z">
              <w:r w:rsidDel="008241FD">
                <w:t>TranslationFilePath</w:t>
              </w:r>
            </w:moveFrom>
          </w:p>
        </w:tc>
        <w:tc>
          <w:tcPr>
            <w:tcW w:w="1080" w:type="dxa"/>
            <w:shd w:val="clear" w:color="auto" w:fill="auto"/>
            <w:vAlign w:val="center"/>
          </w:tcPr>
          <w:p w:rsidR="004025D7" w:rsidDel="008241FD" w:rsidRDefault="004025D7" w:rsidP="00CD1F8E">
            <w:pPr>
              <w:spacing w:afterAutospacing="1"/>
              <w:rPr>
                <w:moveFrom w:id="3664" w:author="Pham Minh Tu" w:date="2019-12-27T14:07:00Z"/>
              </w:rPr>
            </w:pPr>
            <w:moveFrom w:id="3665"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666" w:author="Pham Minh Tu" w:date="2019-12-27T14:07:00Z"/>
              </w:rPr>
            </w:pPr>
            <w:moveFrom w:id="3667" w:author="Pham Minh Tu" w:date="2019-12-27T14:07:00Z">
              <w:r w:rsidDel="008241FD">
                <w:t xml:space="preserve">Contain path of translation file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668" w:author="Pham Minh Tu" w:date="2019-12-27T14:07:00Z"/>
              </w:rPr>
            </w:pPr>
            <w:moveFrom w:id="3669" w:author="Pham Minh Tu" w:date="2019-12-27T14:07:00Z">
              <w:r w:rsidDel="008241FD">
                <w:t>(4)</w:t>
              </w:r>
            </w:moveFrom>
          </w:p>
        </w:tc>
        <w:tc>
          <w:tcPr>
            <w:tcW w:w="3739" w:type="dxa"/>
            <w:shd w:val="clear" w:color="auto" w:fill="auto"/>
            <w:vAlign w:val="center"/>
          </w:tcPr>
          <w:p w:rsidR="004025D7" w:rsidDel="008241FD" w:rsidRDefault="004025D7" w:rsidP="00CD1F8E">
            <w:pPr>
              <w:spacing w:afterAutospacing="1"/>
              <w:rPr>
                <w:moveFrom w:id="3670" w:author="Pham Minh Tu" w:date="2019-12-27T14:07:00Z"/>
              </w:rPr>
            </w:pPr>
            <w:moveFrom w:id="3671" w:author="Pham Minh Tu" w:date="2019-12-27T14:07:00Z">
              <w:r w:rsidDel="008241FD">
                <w:t>CDFFilePaths</w:t>
              </w:r>
            </w:moveFrom>
          </w:p>
        </w:tc>
        <w:tc>
          <w:tcPr>
            <w:tcW w:w="1080" w:type="dxa"/>
            <w:shd w:val="clear" w:color="auto" w:fill="auto"/>
            <w:vAlign w:val="center"/>
          </w:tcPr>
          <w:p w:rsidR="004025D7" w:rsidDel="008241FD" w:rsidRDefault="004025D7" w:rsidP="00CD1F8E">
            <w:pPr>
              <w:spacing w:afterAutospacing="1"/>
              <w:rPr>
                <w:moveFrom w:id="3672" w:author="Pham Minh Tu" w:date="2019-12-27T14:07:00Z"/>
              </w:rPr>
            </w:pPr>
            <w:moveFrom w:id="3673"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674" w:author="Pham Minh Tu" w:date="2019-12-27T14:07:00Z"/>
              </w:rPr>
            </w:pPr>
            <w:moveFrom w:id="3675" w:author="Pham Minh Tu" w:date="2019-12-27T14:07:00Z">
              <w:r w:rsidDel="008241FD">
                <w:t xml:space="preserve">Contain path of CDF files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676" w:author="Pham Minh Tu" w:date="2019-12-27T14:07:00Z"/>
              </w:rPr>
            </w:pPr>
            <w:moveFrom w:id="3677" w:author="Pham Minh Tu" w:date="2019-12-27T14:07:00Z">
              <w:r w:rsidDel="008241FD">
                <w:t>(5)</w:t>
              </w:r>
            </w:moveFrom>
          </w:p>
        </w:tc>
        <w:tc>
          <w:tcPr>
            <w:tcW w:w="3739" w:type="dxa"/>
            <w:shd w:val="clear" w:color="auto" w:fill="auto"/>
            <w:vAlign w:val="center"/>
          </w:tcPr>
          <w:p w:rsidR="004025D7" w:rsidDel="008241FD" w:rsidRDefault="004025D7" w:rsidP="00CD1F8E">
            <w:pPr>
              <w:spacing w:afterAutospacing="1"/>
              <w:rPr>
                <w:moveFrom w:id="3678" w:author="Pham Minh Tu" w:date="2019-12-27T14:07:00Z"/>
              </w:rPr>
            </w:pPr>
            <w:moveFrom w:id="3679" w:author="Pham Minh Tu" w:date="2019-12-27T14:07:00Z">
              <w:r w:rsidDel="008241FD">
                <w:t>Module</w:t>
              </w:r>
            </w:moveFrom>
          </w:p>
        </w:tc>
        <w:tc>
          <w:tcPr>
            <w:tcW w:w="1080" w:type="dxa"/>
            <w:shd w:val="clear" w:color="auto" w:fill="auto"/>
            <w:vAlign w:val="center"/>
          </w:tcPr>
          <w:p w:rsidR="004025D7" w:rsidDel="008241FD" w:rsidRDefault="004025D7" w:rsidP="00CD1F8E">
            <w:pPr>
              <w:spacing w:afterAutospacing="1"/>
              <w:rPr>
                <w:moveFrom w:id="3680" w:author="Pham Minh Tu" w:date="2019-12-27T14:07:00Z"/>
              </w:rPr>
            </w:pPr>
            <w:moveFrom w:id="3681"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682" w:author="Pham Minh Tu" w:date="2019-12-27T14:07:00Z"/>
              </w:rPr>
            </w:pPr>
            <w:moveFrom w:id="3683" w:author="Pham Minh Tu" w:date="2019-12-27T14:07:00Z">
              <w:r w:rsidDel="008241FD">
                <w:t xml:space="preserve">Contain module name that input from command line or xml config file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684" w:author="Pham Minh Tu" w:date="2019-12-27T14:07:00Z"/>
              </w:rPr>
            </w:pPr>
            <w:moveFrom w:id="3685" w:author="Pham Minh Tu" w:date="2019-12-27T14:07:00Z">
              <w:r w:rsidDel="008241FD">
                <w:t>(6)</w:t>
              </w:r>
            </w:moveFrom>
          </w:p>
        </w:tc>
        <w:tc>
          <w:tcPr>
            <w:tcW w:w="3739" w:type="dxa"/>
            <w:shd w:val="clear" w:color="auto" w:fill="auto"/>
            <w:vAlign w:val="center"/>
          </w:tcPr>
          <w:p w:rsidR="004025D7" w:rsidDel="008241FD" w:rsidRDefault="004025D7" w:rsidP="00CD1F8E">
            <w:pPr>
              <w:spacing w:afterAutospacing="1"/>
              <w:rPr>
                <w:moveFrom w:id="3686" w:author="Pham Minh Tu" w:date="2019-12-27T14:07:00Z"/>
              </w:rPr>
            </w:pPr>
            <w:moveFrom w:id="3687" w:author="Pham Minh Tu" w:date="2019-12-27T14:07:00Z">
              <w:r w:rsidDel="008241FD">
                <w:t>ConfigFilePath</w:t>
              </w:r>
            </w:moveFrom>
          </w:p>
        </w:tc>
        <w:tc>
          <w:tcPr>
            <w:tcW w:w="1080" w:type="dxa"/>
            <w:shd w:val="clear" w:color="auto" w:fill="auto"/>
            <w:vAlign w:val="center"/>
          </w:tcPr>
          <w:p w:rsidR="004025D7" w:rsidDel="008241FD" w:rsidRDefault="004025D7" w:rsidP="00CD1F8E">
            <w:pPr>
              <w:spacing w:afterAutospacing="1"/>
              <w:rPr>
                <w:moveFrom w:id="3688" w:author="Pham Minh Tu" w:date="2019-12-27T14:07:00Z"/>
              </w:rPr>
            </w:pPr>
            <w:moveFrom w:id="3689"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690" w:author="Pham Minh Tu" w:date="2019-12-27T14:07:00Z"/>
              </w:rPr>
            </w:pPr>
            <w:moveFrom w:id="3691" w:author="Pham Minh Tu" w:date="2019-12-27T14:07:00Z">
              <w:r w:rsidDel="008241FD">
                <w:t xml:space="preserve">Contain value of option -c/-configfile that input from command line or xml config file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692" w:author="Pham Minh Tu" w:date="2019-12-27T14:07:00Z"/>
              </w:rPr>
            </w:pPr>
            <w:moveFrom w:id="3693" w:author="Pham Minh Tu" w:date="2019-12-27T14:07:00Z">
              <w:r w:rsidDel="008241FD">
                <w:t>(7)</w:t>
              </w:r>
            </w:moveFrom>
          </w:p>
        </w:tc>
        <w:tc>
          <w:tcPr>
            <w:tcW w:w="3739" w:type="dxa"/>
            <w:shd w:val="clear" w:color="auto" w:fill="auto"/>
            <w:vAlign w:val="center"/>
          </w:tcPr>
          <w:p w:rsidR="004025D7" w:rsidDel="008241FD" w:rsidRDefault="004025D7" w:rsidP="00CD1F8E">
            <w:pPr>
              <w:spacing w:afterAutospacing="1"/>
              <w:rPr>
                <w:moveFrom w:id="3694" w:author="Pham Minh Tu" w:date="2019-12-27T14:07:00Z"/>
              </w:rPr>
            </w:pPr>
            <w:moveFrom w:id="3695" w:author="Pham Minh Tu" w:date="2019-12-27T14:07:00Z">
              <w:r w:rsidDel="008241FD">
                <w:t>PrintHelp</w:t>
              </w:r>
            </w:moveFrom>
          </w:p>
        </w:tc>
        <w:tc>
          <w:tcPr>
            <w:tcW w:w="1080" w:type="dxa"/>
            <w:shd w:val="clear" w:color="auto" w:fill="auto"/>
            <w:vAlign w:val="center"/>
          </w:tcPr>
          <w:p w:rsidR="004025D7" w:rsidDel="008241FD" w:rsidRDefault="004025D7" w:rsidP="00CD1F8E">
            <w:pPr>
              <w:spacing w:afterAutospacing="1"/>
              <w:rPr>
                <w:moveFrom w:id="3696" w:author="Pham Minh Tu" w:date="2019-12-27T14:07:00Z"/>
              </w:rPr>
            </w:pPr>
            <w:moveFrom w:id="3697"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698" w:author="Pham Minh Tu" w:date="2019-12-27T14:07:00Z"/>
              </w:rPr>
            </w:pPr>
            <w:moveFrom w:id="3699" w:author="Pham Minh Tu" w:date="2019-12-27T14:07:00Z">
              <w:r w:rsidDel="008241FD">
                <w:t xml:space="preserve">Contain value of option -h/-help that input from command line or xml config file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00" w:author="Pham Minh Tu" w:date="2019-12-27T14:07:00Z"/>
              </w:rPr>
            </w:pPr>
            <w:moveFrom w:id="3701" w:author="Pham Minh Tu" w:date="2019-12-27T14:07:00Z">
              <w:r w:rsidDel="008241FD">
                <w:t>(8)</w:t>
              </w:r>
            </w:moveFrom>
          </w:p>
        </w:tc>
        <w:tc>
          <w:tcPr>
            <w:tcW w:w="3739" w:type="dxa"/>
            <w:shd w:val="clear" w:color="auto" w:fill="auto"/>
            <w:vAlign w:val="center"/>
          </w:tcPr>
          <w:p w:rsidR="004025D7" w:rsidDel="008241FD" w:rsidRDefault="004025D7" w:rsidP="00CD1F8E">
            <w:pPr>
              <w:spacing w:afterAutospacing="1"/>
              <w:rPr>
                <w:moveFrom w:id="3702" w:author="Pham Minh Tu" w:date="2019-12-27T14:07:00Z"/>
              </w:rPr>
            </w:pPr>
            <w:moveFrom w:id="3703" w:author="Pham Minh Tu" w:date="2019-12-27T14:07:00Z">
              <w:r w:rsidDel="008241FD">
                <w:t>SrcOutputDirectory</w:t>
              </w:r>
            </w:moveFrom>
          </w:p>
        </w:tc>
        <w:tc>
          <w:tcPr>
            <w:tcW w:w="1080" w:type="dxa"/>
            <w:shd w:val="clear" w:color="auto" w:fill="auto"/>
            <w:vAlign w:val="center"/>
          </w:tcPr>
          <w:p w:rsidR="004025D7" w:rsidDel="008241FD" w:rsidRDefault="004025D7" w:rsidP="00CD1F8E">
            <w:pPr>
              <w:spacing w:afterAutospacing="1"/>
              <w:rPr>
                <w:moveFrom w:id="3704" w:author="Pham Minh Tu" w:date="2019-12-27T14:07:00Z"/>
              </w:rPr>
            </w:pPr>
            <w:moveFrom w:id="3705"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706" w:author="Pham Minh Tu" w:date="2019-12-27T14:07:00Z"/>
              </w:rPr>
            </w:pPr>
            <w:moveFrom w:id="3707" w:author="Pham Minh Tu" w:date="2019-12-27T14:07:00Z">
              <w:r w:rsidDel="008241FD">
                <w:t xml:space="preserve">Contain value of option -osrc that input from command line or xml config file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08" w:author="Pham Minh Tu" w:date="2019-12-27T14:07:00Z"/>
              </w:rPr>
            </w:pPr>
            <w:moveFrom w:id="3709" w:author="Pham Minh Tu" w:date="2019-12-27T14:07:00Z">
              <w:r w:rsidDel="008241FD">
                <w:t>(9)</w:t>
              </w:r>
            </w:moveFrom>
          </w:p>
        </w:tc>
        <w:tc>
          <w:tcPr>
            <w:tcW w:w="3739" w:type="dxa"/>
            <w:shd w:val="clear" w:color="auto" w:fill="auto"/>
            <w:vAlign w:val="center"/>
          </w:tcPr>
          <w:p w:rsidR="004025D7" w:rsidDel="008241FD" w:rsidRDefault="004025D7" w:rsidP="00CD1F8E">
            <w:pPr>
              <w:spacing w:afterAutospacing="1"/>
              <w:rPr>
                <w:moveFrom w:id="3710" w:author="Pham Minh Tu" w:date="2019-12-27T14:07:00Z"/>
              </w:rPr>
            </w:pPr>
            <w:moveFrom w:id="3711" w:author="Pham Minh Tu" w:date="2019-12-27T14:07:00Z">
              <w:r w:rsidDel="008241FD">
                <w:t>IncOutputDirectory</w:t>
              </w:r>
            </w:moveFrom>
          </w:p>
        </w:tc>
        <w:tc>
          <w:tcPr>
            <w:tcW w:w="1080" w:type="dxa"/>
            <w:shd w:val="clear" w:color="auto" w:fill="auto"/>
            <w:vAlign w:val="center"/>
          </w:tcPr>
          <w:p w:rsidR="004025D7" w:rsidDel="008241FD" w:rsidRDefault="004025D7" w:rsidP="00CD1F8E">
            <w:pPr>
              <w:spacing w:afterAutospacing="1"/>
              <w:rPr>
                <w:moveFrom w:id="3712" w:author="Pham Minh Tu" w:date="2019-12-27T14:07:00Z"/>
              </w:rPr>
            </w:pPr>
            <w:moveFrom w:id="3713"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714" w:author="Pham Minh Tu" w:date="2019-12-27T14:07:00Z"/>
              </w:rPr>
            </w:pPr>
            <w:moveFrom w:id="3715" w:author="Pham Minh Tu" w:date="2019-12-27T14:07:00Z">
              <w:r w:rsidDel="008241FD">
                <w:t xml:space="preserve">Contain value of option -inc that input from command line or xml config file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16" w:author="Pham Minh Tu" w:date="2019-12-27T14:07:00Z"/>
              </w:rPr>
            </w:pPr>
            <w:moveFrom w:id="3717" w:author="Pham Minh Tu" w:date="2019-12-27T14:07:00Z">
              <w:r w:rsidDel="008241FD">
                <w:t>(10)</w:t>
              </w:r>
            </w:moveFrom>
          </w:p>
        </w:tc>
        <w:tc>
          <w:tcPr>
            <w:tcW w:w="3739" w:type="dxa"/>
            <w:shd w:val="clear" w:color="auto" w:fill="auto"/>
            <w:vAlign w:val="center"/>
          </w:tcPr>
          <w:p w:rsidR="004025D7" w:rsidDel="008241FD" w:rsidRDefault="004025D7" w:rsidP="00CD1F8E">
            <w:pPr>
              <w:spacing w:afterAutospacing="1"/>
              <w:rPr>
                <w:moveFrom w:id="3718" w:author="Pham Minh Tu" w:date="2019-12-27T14:07:00Z"/>
              </w:rPr>
            </w:pPr>
            <w:moveFrom w:id="3719" w:author="Pham Minh Tu" w:date="2019-12-27T14:07:00Z">
              <w:r w:rsidDel="008241FD">
                <w:t>WriteLog</w:t>
              </w:r>
            </w:moveFrom>
          </w:p>
        </w:tc>
        <w:tc>
          <w:tcPr>
            <w:tcW w:w="1080" w:type="dxa"/>
            <w:shd w:val="clear" w:color="auto" w:fill="auto"/>
            <w:vAlign w:val="center"/>
          </w:tcPr>
          <w:p w:rsidR="004025D7" w:rsidDel="008241FD" w:rsidRDefault="004025D7" w:rsidP="00CD1F8E">
            <w:pPr>
              <w:spacing w:afterAutospacing="1"/>
              <w:rPr>
                <w:moveFrom w:id="3720" w:author="Pham Minh Tu" w:date="2019-12-27T14:07:00Z"/>
              </w:rPr>
            </w:pPr>
            <w:moveFrom w:id="3721"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722" w:author="Pham Minh Tu" w:date="2019-12-27T14:07:00Z"/>
              </w:rPr>
            </w:pPr>
            <w:moveFrom w:id="3723" w:author="Pham Minh Tu" w:date="2019-12-27T14:07:00Z">
              <w:r w:rsidDel="008241FD">
                <w:t xml:space="preserve">Contain value of option -l/-log that input from command line or xml config file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24" w:author="Pham Minh Tu" w:date="2019-12-27T14:07:00Z"/>
              </w:rPr>
            </w:pPr>
            <w:moveFrom w:id="3725" w:author="Pham Minh Tu" w:date="2019-12-27T14:07:00Z">
              <w:r w:rsidDel="008241FD">
                <w:t>(11)</w:t>
              </w:r>
            </w:moveFrom>
          </w:p>
        </w:tc>
        <w:tc>
          <w:tcPr>
            <w:tcW w:w="3739" w:type="dxa"/>
            <w:shd w:val="clear" w:color="auto" w:fill="auto"/>
            <w:vAlign w:val="center"/>
          </w:tcPr>
          <w:p w:rsidR="004025D7" w:rsidDel="008241FD" w:rsidRDefault="004025D7" w:rsidP="00CD1F8E">
            <w:pPr>
              <w:spacing w:afterAutospacing="1"/>
              <w:rPr>
                <w:moveFrom w:id="3726" w:author="Pham Minh Tu" w:date="2019-12-27T14:07:00Z"/>
              </w:rPr>
            </w:pPr>
            <w:moveFrom w:id="3727" w:author="Pham Minh Tu" w:date="2019-12-27T14:07:00Z">
              <w:r w:rsidDel="008241FD">
                <w:t>LogFilePath</w:t>
              </w:r>
            </w:moveFrom>
          </w:p>
        </w:tc>
        <w:tc>
          <w:tcPr>
            <w:tcW w:w="1080" w:type="dxa"/>
            <w:shd w:val="clear" w:color="auto" w:fill="auto"/>
            <w:vAlign w:val="center"/>
          </w:tcPr>
          <w:p w:rsidR="004025D7" w:rsidDel="008241FD" w:rsidRDefault="004025D7" w:rsidP="00CD1F8E">
            <w:pPr>
              <w:spacing w:afterAutospacing="1"/>
              <w:rPr>
                <w:moveFrom w:id="3728" w:author="Pham Minh Tu" w:date="2019-12-27T14:07:00Z"/>
              </w:rPr>
            </w:pPr>
            <w:moveFrom w:id="3729"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730" w:author="Pham Minh Tu" w:date="2019-12-27T14:07:00Z"/>
              </w:rPr>
            </w:pPr>
            <w:moveFrom w:id="3731" w:author="Pham Minh Tu" w:date="2019-12-27T14:07:00Z">
              <w:r w:rsidDel="008241FD">
                <w:t xml:space="preserve">Contain path of log file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32" w:author="Pham Minh Tu" w:date="2019-12-27T14:07:00Z"/>
              </w:rPr>
            </w:pPr>
            <w:moveFrom w:id="3733" w:author="Pham Minh Tu" w:date="2019-12-27T14:07:00Z">
              <w:r w:rsidDel="008241FD">
                <w:t>(12)</w:t>
              </w:r>
            </w:moveFrom>
          </w:p>
        </w:tc>
        <w:tc>
          <w:tcPr>
            <w:tcW w:w="3739" w:type="dxa"/>
            <w:shd w:val="clear" w:color="auto" w:fill="auto"/>
            <w:vAlign w:val="center"/>
          </w:tcPr>
          <w:p w:rsidR="004025D7" w:rsidDel="008241FD" w:rsidRDefault="004025D7" w:rsidP="00CD1F8E">
            <w:pPr>
              <w:spacing w:afterAutospacing="1"/>
              <w:rPr>
                <w:moveFrom w:id="3734" w:author="Pham Minh Tu" w:date="2019-12-27T14:07:00Z"/>
              </w:rPr>
            </w:pPr>
            <w:moveFrom w:id="3735" w:author="Pham Minh Tu" w:date="2019-12-27T14:07:00Z">
              <w:r w:rsidDel="008241FD">
                <w:t>DryRun</w:t>
              </w:r>
            </w:moveFrom>
          </w:p>
        </w:tc>
        <w:tc>
          <w:tcPr>
            <w:tcW w:w="1080" w:type="dxa"/>
            <w:shd w:val="clear" w:color="auto" w:fill="auto"/>
            <w:vAlign w:val="center"/>
          </w:tcPr>
          <w:p w:rsidR="004025D7" w:rsidDel="008241FD" w:rsidRDefault="004025D7" w:rsidP="00CD1F8E">
            <w:pPr>
              <w:spacing w:afterAutospacing="1"/>
              <w:rPr>
                <w:moveFrom w:id="3736" w:author="Pham Minh Tu" w:date="2019-12-27T14:07:00Z"/>
              </w:rPr>
            </w:pPr>
            <w:moveFrom w:id="3737"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738" w:author="Pham Minh Tu" w:date="2019-12-27T14:07:00Z"/>
              </w:rPr>
            </w:pPr>
            <w:moveFrom w:id="3739" w:author="Pham Minh Tu" w:date="2019-12-27T14:07:00Z">
              <w:r w:rsidDel="008241FD">
                <w:t xml:space="preserve">Contain value of option -d/-dryrun that input from command line or xml config file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40" w:author="Pham Minh Tu" w:date="2019-12-27T14:07:00Z"/>
              </w:rPr>
            </w:pPr>
            <w:moveFrom w:id="3741" w:author="Pham Minh Tu" w:date="2019-12-27T14:07:00Z">
              <w:r w:rsidDel="008241FD">
                <w:t>(13)</w:t>
              </w:r>
            </w:moveFrom>
          </w:p>
        </w:tc>
        <w:tc>
          <w:tcPr>
            <w:tcW w:w="3739" w:type="dxa"/>
            <w:shd w:val="clear" w:color="auto" w:fill="auto"/>
            <w:vAlign w:val="center"/>
          </w:tcPr>
          <w:p w:rsidR="004025D7" w:rsidDel="008241FD" w:rsidRDefault="004025D7" w:rsidP="00CD1F8E">
            <w:pPr>
              <w:spacing w:afterAutospacing="1"/>
              <w:rPr>
                <w:moveFrom w:id="3742" w:author="Pham Minh Tu" w:date="2019-12-27T14:07:00Z"/>
              </w:rPr>
            </w:pPr>
            <w:moveFrom w:id="3743" w:author="Pham Minh Tu" w:date="2019-12-27T14:07:00Z">
              <w:r w:rsidDel="008241FD">
                <w:t>FolderOutput</w:t>
              </w:r>
            </w:moveFrom>
          </w:p>
        </w:tc>
        <w:tc>
          <w:tcPr>
            <w:tcW w:w="1080" w:type="dxa"/>
            <w:shd w:val="clear" w:color="auto" w:fill="auto"/>
            <w:vAlign w:val="center"/>
          </w:tcPr>
          <w:p w:rsidR="004025D7" w:rsidDel="008241FD" w:rsidRDefault="004025D7" w:rsidP="00CD1F8E">
            <w:pPr>
              <w:spacing w:afterAutospacing="1"/>
              <w:rPr>
                <w:moveFrom w:id="3744" w:author="Pham Minh Tu" w:date="2019-12-27T14:07:00Z"/>
              </w:rPr>
            </w:pPr>
            <w:moveFrom w:id="3745"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746" w:author="Pham Minh Tu" w:date="2019-12-27T14:07:00Z"/>
              </w:rPr>
            </w:pPr>
            <w:moveFrom w:id="3747" w:author="Pham Minh Tu" w:date="2019-12-27T14:07:00Z">
              <w:r w:rsidDel="008241FD">
                <w:t xml:space="preserve">Contain value of option -o/-output that input from command line or xml config file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48" w:author="Pham Minh Tu" w:date="2019-12-27T14:07:00Z"/>
              </w:rPr>
            </w:pPr>
            <w:moveFrom w:id="3749" w:author="Pham Minh Tu" w:date="2019-12-27T14:07:00Z">
              <w:r w:rsidDel="008241FD">
                <w:t>(14)</w:t>
              </w:r>
            </w:moveFrom>
          </w:p>
        </w:tc>
        <w:tc>
          <w:tcPr>
            <w:tcW w:w="3739" w:type="dxa"/>
            <w:shd w:val="clear" w:color="auto" w:fill="auto"/>
            <w:vAlign w:val="center"/>
          </w:tcPr>
          <w:p w:rsidR="004025D7" w:rsidDel="008241FD" w:rsidRDefault="004025D7" w:rsidP="00CD1F8E">
            <w:pPr>
              <w:spacing w:afterAutospacing="1"/>
              <w:rPr>
                <w:moveFrom w:id="3750" w:author="Pham Minh Tu" w:date="2019-12-27T14:07:00Z"/>
              </w:rPr>
            </w:pPr>
            <w:moveFrom w:id="3751" w:author="Pham Minh Tu" w:date="2019-12-27T14:07:00Z">
              <w:r w:rsidDel="008241FD">
                <w:t>VendorFilters</w:t>
              </w:r>
            </w:moveFrom>
          </w:p>
        </w:tc>
        <w:tc>
          <w:tcPr>
            <w:tcW w:w="1080" w:type="dxa"/>
            <w:shd w:val="clear" w:color="auto" w:fill="auto"/>
            <w:vAlign w:val="center"/>
          </w:tcPr>
          <w:p w:rsidR="004025D7" w:rsidDel="008241FD" w:rsidRDefault="004025D7" w:rsidP="00CD1F8E">
            <w:pPr>
              <w:spacing w:afterAutospacing="1"/>
              <w:rPr>
                <w:moveFrom w:id="3752" w:author="Pham Minh Tu" w:date="2019-12-27T14:07:00Z"/>
              </w:rPr>
            </w:pPr>
            <w:moveFrom w:id="3753"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754" w:author="Pham Minh Tu" w:date="2019-12-27T14:07:00Z"/>
              </w:rPr>
            </w:pPr>
            <w:moveFrom w:id="3755" w:author="Pham Minh Tu" w:date="2019-12-27T14:07:00Z">
              <w:r w:rsidDel="008241FD">
                <w:t xml:space="preserve">Contain value of option -fr/-filter that input from command line or xml config file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56" w:author="Pham Minh Tu" w:date="2019-12-27T14:07:00Z"/>
              </w:rPr>
            </w:pPr>
            <w:moveFrom w:id="3757" w:author="Pham Minh Tu" w:date="2019-12-27T14:07:00Z">
              <w:r w:rsidDel="008241FD">
                <w:t>(15)</w:t>
              </w:r>
            </w:moveFrom>
          </w:p>
        </w:tc>
        <w:tc>
          <w:tcPr>
            <w:tcW w:w="3739" w:type="dxa"/>
            <w:shd w:val="clear" w:color="auto" w:fill="auto"/>
            <w:vAlign w:val="center"/>
          </w:tcPr>
          <w:p w:rsidR="004025D7" w:rsidDel="008241FD" w:rsidRDefault="004025D7" w:rsidP="00CD1F8E">
            <w:pPr>
              <w:spacing w:afterAutospacing="1"/>
              <w:rPr>
                <w:moveFrom w:id="3758" w:author="Pham Minh Tu" w:date="2019-12-27T14:07:00Z"/>
              </w:rPr>
            </w:pPr>
            <w:moveFrom w:id="3759" w:author="Pham Minh Tu" w:date="2019-12-27T14:07:00Z">
              <w:r w:rsidDel="008241FD">
                <w:t>VendorFilterEnabled</w:t>
              </w:r>
            </w:moveFrom>
          </w:p>
        </w:tc>
        <w:tc>
          <w:tcPr>
            <w:tcW w:w="1080" w:type="dxa"/>
            <w:shd w:val="clear" w:color="auto" w:fill="auto"/>
            <w:vAlign w:val="center"/>
          </w:tcPr>
          <w:p w:rsidR="004025D7" w:rsidDel="008241FD" w:rsidRDefault="004025D7" w:rsidP="00CD1F8E">
            <w:pPr>
              <w:spacing w:afterAutospacing="1"/>
              <w:rPr>
                <w:moveFrom w:id="3760" w:author="Pham Minh Tu" w:date="2019-12-27T14:07:00Z"/>
              </w:rPr>
            </w:pPr>
            <w:moveFrom w:id="3761"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762" w:author="Pham Minh Tu" w:date="2019-12-27T14:07:00Z"/>
              </w:rPr>
            </w:pPr>
            <w:moveFrom w:id="3763" w:author="Pham Minh Tu" w:date="2019-12-27T14:07:00Z">
              <w:r w:rsidDel="008241FD">
                <w:t xml:space="preserve">Contain status of option vendor such as enable or disable </w:t>
              </w:r>
            </w:moveFrom>
          </w:p>
        </w:tc>
      </w:tr>
    </w:tbl>
    <w:p w:rsidR="004025D7" w:rsidDel="008241FD" w:rsidRDefault="004025D7" w:rsidP="004025D7">
      <w:pPr>
        <w:rPr>
          <w:moveFrom w:id="3764" w:author="Pham Minh Tu" w:date="2019-12-27T14:07:00Z"/>
        </w:rPr>
      </w:pPr>
    </w:p>
    <w:p w:rsidR="004025D7" w:rsidDel="008241FD" w:rsidRDefault="004025D7" w:rsidP="004025D7">
      <w:pPr>
        <w:pStyle w:val="CaptionTable"/>
        <w:rPr>
          <w:moveFrom w:id="3765" w:author="Pham Minh Tu" w:date="2019-12-27T14:07:00Z"/>
        </w:rPr>
      </w:pPr>
      <w:moveFrom w:id="3766" w:author="Pham Minh Tu" w:date="2019-12-27T14:07:00Z">
        <w:r w:rsidDel="008241FD">
          <w:t>Method List</w:t>
        </w:r>
      </w:moveFrom>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Del="008241FD" w:rsidTr="00CD1F8E">
        <w:trPr>
          <w:jc w:val="center"/>
        </w:trPr>
        <w:tc>
          <w:tcPr>
            <w:tcW w:w="582" w:type="dxa"/>
            <w:shd w:val="clear" w:color="auto" w:fill="CCCCCC"/>
            <w:vAlign w:val="center"/>
          </w:tcPr>
          <w:p w:rsidR="004025D7" w:rsidRPr="00E2291F" w:rsidDel="008241FD" w:rsidRDefault="004025D7" w:rsidP="00CD1F8E">
            <w:pPr>
              <w:spacing w:before="100" w:beforeAutospacing="1" w:afterAutospacing="1"/>
              <w:rPr>
                <w:moveFrom w:id="3767" w:author="Pham Minh Tu" w:date="2019-12-27T14:07:00Z"/>
                <w:b/>
              </w:rPr>
            </w:pPr>
            <w:moveFrom w:id="3768" w:author="Pham Minh Tu" w:date="2019-12-27T14:07:00Z">
              <w:r w:rsidRPr="00E2291F" w:rsidDel="008241FD">
                <w:rPr>
                  <w:b/>
                </w:rPr>
                <w:t>No</w:t>
              </w:r>
            </w:moveFrom>
          </w:p>
        </w:tc>
        <w:tc>
          <w:tcPr>
            <w:tcW w:w="3739" w:type="dxa"/>
            <w:shd w:val="clear" w:color="auto" w:fill="CCCCCC"/>
            <w:vAlign w:val="center"/>
          </w:tcPr>
          <w:p w:rsidR="004025D7" w:rsidRPr="00E2291F" w:rsidDel="008241FD" w:rsidRDefault="004025D7" w:rsidP="00CD1F8E">
            <w:pPr>
              <w:spacing w:before="100" w:beforeAutospacing="1" w:afterAutospacing="1"/>
              <w:rPr>
                <w:moveFrom w:id="3769" w:author="Pham Minh Tu" w:date="2019-12-27T14:07:00Z"/>
                <w:b/>
              </w:rPr>
            </w:pPr>
            <w:moveFrom w:id="3770" w:author="Pham Minh Tu" w:date="2019-12-27T14:07:00Z">
              <w:r w:rsidRPr="00E2291F" w:rsidDel="008241FD">
                <w:rPr>
                  <w:b/>
                </w:rPr>
                <w:t>Name</w:t>
              </w:r>
            </w:moveFrom>
          </w:p>
        </w:tc>
        <w:tc>
          <w:tcPr>
            <w:tcW w:w="1080" w:type="dxa"/>
            <w:shd w:val="clear" w:color="auto" w:fill="CCCCCC"/>
            <w:vAlign w:val="center"/>
          </w:tcPr>
          <w:p w:rsidR="004025D7" w:rsidRPr="00E2291F" w:rsidDel="008241FD" w:rsidRDefault="004025D7" w:rsidP="00CD1F8E">
            <w:pPr>
              <w:spacing w:before="100" w:beforeAutospacing="1" w:afterAutospacing="1"/>
              <w:rPr>
                <w:moveFrom w:id="3771" w:author="Pham Minh Tu" w:date="2019-12-27T14:07:00Z"/>
                <w:b/>
              </w:rPr>
            </w:pPr>
            <w:moveFrom w:id="3772" w:author="Pham Minh Tu" w:date="2019-12-27T14:07:00Z">
              <w:r w:rsidRPr="00E2291F" w:rsidDel="008241FD">
                <w:rPr>
                  <w:b/>
                </w:rPr>
                <w:t>Type</w:t>
              </w:r>
            </w:moveFrom>
          </w:p>
        </w:tc>
        <w:tc>
          <w:tcPr>
            <w:tcW w:w="2908" w:type="dxa"/>
            <w:shd w:val="clear" w:color="auto" w:fill="CCCCCC"/>
            <w:vAlign w:val="center"/>
          </w:tcPr>
          <w:p w:rsidR="004025D7" w:rsidRPr="00E2291F" w:rsidDel="008241FD" w:rsidRDefault="004025D7" w:rsidP="00CD1F8E">
            <w:pPr>
              <w:spacing w:before="100" w:beforeAutospacing="1" w:afterAutospacing="1"/>
              <w:rPr>
                <w:moveFrom w:id="3773" w:author="Pham Minh Tu" w:date="2019-12-27T14:07:00Z"/>
                <w:b/>
              </w:rPr>
            </w:pPr>
            <w:moveFrom w:id="3774" w:author="Pham Minh Tu" w:date="2019-12-27T14:07:00Z">
              <w:r w:rsidRPr="00E2291F" w:rsidDel="008241FD">
                <w:rPr>
                  <w:b/>
                </w:rPr>
                <w:t>Description</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75" w:author="Pham Minh Tu" w:date="2019-12-27T14:07:00Z"/>
              </w:rPr>
            </w:pPr>
            <w:moveFrom w:id="3776" w:author="Pham Minh Tu" w:date="2019-12-27T14:07:00Z">
              <w:r w:rsidDel="008241FD">
                <w:t>(1)</w:t>
              </w:r>
            </w:moveFrom>
          </w:p>
        </w:tc>
        <w:tc>
          <w:tcPr>
            <w:tcW w:w="3739" w:type="dxa"/>
            <w:shd w:val="clear" w:color="auto" w:fill="auto"/>
            <w:vAlign w:val="center"/>
          </w:tcPr>
          <w:p w:rsidR="004025D7" w:rsidDel="008241FD" w:rsidRDefault="004025D7" w:rsidP="00CD1F8E">
            <w:pPr>
              <w:spacing w:afterAutospacing="1"/>
              <w:rPr>
                <w:moveFrom w:id="3777" w:author="Pham Minh Tu" w:date="2019-12-27T14:07:00Z"/>
              </w:rPr>
            </w:pPr>
            <w:moveFrom w:id="3778" w:author="Pham Minh Tu" w:date="2019-12-27T14:07:00Z">
              <w:r w:rsidDel="008241FD">
                <w:t>GetSingleCmdOptions</w:t>
              </w:r>
            </w:moveFrom>
          </w:p>
        </w:tc>
        <w:tc>
          <w:tcPr>
            <w:tcW w:w="1080" w:type="dxa"/>
            <w:shd w:val="clear" w:color="auto" w:fill="auto"/>
            <w:vAlign w:val="center"/>
          </w:tcPr>
          <w:p w:rsidR="004025D7" w:rsidDel="008241FD" w:rsidRDefault="004025D7" w:rsidP="00CD1F8E">
            <w:pPr>
              <w:spacing w:afterAutospacing="1"/>
              <w:rPr>
                <w:moveFrom w:id="3779" w:author="Pham Minh Tu" w:date="2019-12-27T14:07:00Z"/>
              </w:rPr>
            </w:pPr>
            <w:moveFrom w:id="3780"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781" w:author="Pham Minh Tu" w:date="2019-12-27T14:07:00Z"/>
              </w:rPr>
            </w:pPr>
            <w:moveFrom w:id="3782" w:author="Pham Minh Tu" w:date="2019-12-27T14:07:00Z">
              <w:r w:rsidDel="008241FD">
                <w:t xml:space="preserve">Get single command options such as -h, -l, -d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83" w:author="Pham Minh Tu" w:date="2019-12-27T14:07:00Z"/>
              </w:rPr>
            </w:pPr>
            <w:moveFrom w:id="3784" w:author="Pham Minh Tu" w:date="2019-12-27T14:07:00Z">
              <w:r w:rsidDel="008241FD">
                <w:t>(2)</w:t>
              </w:r>
            </w:moveFrom>
          </w:p>
        </w:tc>
        <w:tc>
          <w:tcPr>
            <w:tcW w:w="3739" w:type="dxa"/>
            <w:shd w:val="clear" w:color="auto" w:fill="auto"/>
            <w:vAlign w:val="center"/>
          </w:tcPr>
          <w:p w:rsidR="004025D7" w:rsidDel="008241FD" w:rsidRDefault="004025D7" w:rsidP="00CD1F8E">
            <w:pPr>
              <w:spacing w:afterAutospacing="1"/>
              <w:rPr>
                <w:moveFrom w:id="3785" w:author="Pham Minh Tu" w:date="2019-12-27T14:07:00Z"/>
              </w:rPr>
            </w:pPr>
            <w:moveFrom w:id="3786" w:author="Pham Minh Tu" w:date="2019-12-27T14:07:00Z">
              <w:r w:rsidDel="008241FD">
                <w:t>GetAllCmdOptions</w:t>
              </w:r>
            </w:moveFrom>
          </w:p>
        </w:tc>
        <w:tc>
          <w:tcPr>
            <w:tcW w:w="1080" w:type="dxa"/>
            <w:shd w:val="clear" w:color="auto" w:fill="auto"/>
            <w:vAlign w:val="center"/>
          </w:tcPr>
          <w:p w:rsidR="004025D7" w:rsidDel="008241FD" w:rsidRDefault="004025D7" w:rsidP="00CD1F8E">
            <w:pPr>
              <w:spacing w:afterAutospacing="1"/>
              <w:rPr>
                <w:moveFrom w:id="3787" w:author="Pham Minh Tu" w:date="2019-12-27T14:07:00Z"/>
              </w:rPr>
            </w:pPr>
            <w:moveFrom w:id="3788"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789" w:author="Pham Minh Tu" w:date="2019-12-27T14:07:00Z"/>
              </w:rPr>
            </w:pPr>
            <w:moveFrom w:id="3790" w:author="Pham Minh Tu" w:date="2019-12-27T14:07:00Z">
              <w:r w:rsidDel="008241FD">
                <w:t xml:space="preserve">Get all command options such as -h, -c, -l, -o, -fr,...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91" w:author="Pham Minh Tu" w:date="2019-12-27T14:07:00Z"/>
              </w:rPr>
            </w:pPr>
            <w:moveFrom w:id="3792" w:author="Pham Minh Tu" w:date="2019-12-27T14:07:00Z">
              <w:r w:rsidDel="008241FD">
                <w:t>(3)</w:t>
              </w:r>
            </w:moveFrom>
          </w:p>
        </w:tc>
        <w:tc>
          <w:tcPr>
            <w:tcW w:w="3739" w:type="dxa"/>
            <w:shd w:val="clear" w:color="auto" w:fill="auto"/>
            <w:vAlign w:val="center"/>
          </w:tcPr>
          <w:p w:rsidR="004025D7" w:rsidDel="008241FD" w:rsidRDefault="004025D7" w:rsidP="00CD1F8E">
            <w:pPr>
              <w:spacing w:afterAutospacing="1"/>
              <w:rPr>
                <w:moveFrom w:id="3793" w:author="Pham Minh Tu" w:date="2019-12-27T14:07:00Z"/>
              </w:rPr>
            </w:pPr>
            <w:moveFrom w:id="3794" w:author="Pham Minh Tu" w:date="2019-12-27T14:07:00Z">
              <w:r w:rsidDel="008241FD">
                <w:t>OverrideCurrentConfigsBy</w:t>
              </w:r>
            </w:moveFrom>
          </w:p>
        </w:tc>
        <w:tc>
          <w:tcPr>
            <w:tcW w:w="1080" w:type="dxa"/>
            <w:shd w:val="clear" w:color="auto" w:fill="auto"/>
            <w:vAlign w:val="center"/>
          </w:tcPr>
          <w:p w:rsidR="004025D7" w:rsidDel="008241FD" w:rsidRDefault="004025D7" w:rsidP="00CD1F8E">
            <w:pPr>
              <w:spacing w:afterAutospacing="1"/>
              <w:rPr>
                <w:moveFrom w:id="3795" w:author="Pham Minh Tu" w:date="2019-12-27T14:07:00Z"/>
              </w:rPr>
            </w:pPr>
            <w:moveFrom w:id="3796"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797" w:author="Pham Minh Tu" w:date="2019-12-27T14:07:00Z"/>
              </w:rPr>
            </w:pPr>
            <w:moveFrom w:id="3798" w:author="Pham Minh Tu" w:date="2019-12-27T14:07:00Z">
              <w:r w:rsidDel="008241FD">
                <w:t xml:space="preserve">This method override options from command line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799" w:author="Pham Minh Tu" w:date="2019-12-27T14:07:00Z"/>
              </w:rPr>
            </w:pPr>
            <w:moveFrom w:id="3800" w:author="Pham Minh Tu" w:date="2019-12-27T14:07:00Z">
              <w:r w:rsidDel="008241FD">
                <w:t>(4)</w:t>
              </w:r>
            </w:moveFrom>
          </w:p>
        </w:tc>
        <w:tc>
          <w:tcPr>
            <w:tcW w:w="3739" w:type="dxa"/>
            <w:shd w:val="clear" w:color="auto" w:fill="auto"/>
            <w:vAlign w:val="center"/>
          </w:tcPr>
          <w:p w:rsidR="004025D7" w:rsidDel="008241FD" w:rsidRDefault="004025D7" w:rsidP="00CD1F8E">
            <w:pPr>
              <w:spacing w:afterAutospacing="1"/>
              <w:rPr>
                <w:moveFrom w:id="3801" w:author="Pham Minh Tu" w:date="2019-12-27T14:07:00Z"/>
              </w:rPr>
            </w:pPr>
            <w:moveFrom w:id="3802" w:author="Pham Minh Tu" w:date="2019-12-27T14:07:00Z">
              <w:r w:rsidDel="008241FD">
                <w:t>SetDefaultOptionsValue</w:t>
              </w:r>
            </w:moveFrom>
          </w:p>
        </w:tc>
        <w:tc>
          <w:tcPr>
            <w:tcW w:w="1080" w:type="dxa"/>
            <w:shd w:val="clear" w:color="auto" w:fill="auto"/>
            <w:vAlign w:val="center"/>
          </w:tcPr>
          <w:p w:rsidR="004025D7" w:rsidDel="008241FD" w:rsidRDefault="004025D7" w:rsidP="00CD1F8E">
            <w:pPr>
              <w:spacing w:afterAutospacing="1"/>
              <w:rPr>
                <w:moveFrom w:id="3803" w:author="Pham Minh Tu" w:date="2019-12-27T14:07:00Z"/>
              </w:rPr>
            </w:pPr>
            <w:moveFrom w:id="3804" w:author="Pham Minh Tu" w:date="2019-12-27T14:07:00Z">
              <w:r w:rsidDel="008241FD">
                <w:t>Public</w:t>
              </w:r>
            </w:moveFrom>
          </w:p>
        </w:tc>
        <w:tc>
          <w:tcPr>
            <w:tcW w:w="2908" w:type="dxa"/>
            <w:shd w:val="clear" w:color="auto" w:fill="auto"/>
            <w:vAlign w:val="center"/>
          </w:tcPr>
          <w:p w:rsidR="004025D7" w:rsidDel="008241FD" w:rsidRDefault="004025D7" w:rsidP="00CD1F8E">
            <w:pPr>
              <w:spacing w:afterAutospacing="1"/>
              <w:rPr>
                <w:moveFrom w:id="3805" w:author="Pham Minh Tu" w:date="2019-12-27T14:07:00Z"/>
              </w:rPr>
            </w:pPr>
            <w:moveFrom w:id="3806" w:author="Pham Minh Tu" w:date="2019-12-27T14:07:00Z">
              <w:r w:rsidDel="008241FD">
                <w:t xml:space="preserve">Init default option values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807" w:author="Pham Minh Tu" w:date="2019-12-27T14:07:00Z"/>
              </w:rPr>
            </w:pPr>
            <w:moveFrom w:id="3808" w:author="Pham Minh Tu" w:date="2019-12-27T14:07:00Z">
              <w:r w:rsidDel="008241FD">
                <w:t>(5)</w:t>
              </w:r>
            </w:moveFrom>
          </w:p>
        </w:tc>
        <w:tc>
          <w:tcPr>
            <w:tcW w:w="3739" w:type="dxa"/>
            <w:shd w:val="clear" w:color="auto" w:fill="auto"/>
            <w:vAlign w:val="center"/>
          </w:tcPr>
          <w:p w:rsidR="004025D7" w:rsidDel="008241FD" w:rsidRDefault="004025D7" w:rsidP="00CD1F8E">
            <w:pPr>
              <w:spacing w:afterAutospacing="1"/>
              <w:rPr>
                <w:moveFrom w:id="3809" w:author="Pham Minh Tu" w:date="2019-12-27T14:07:00Z"/>
              </w:rPr>
            </w:pPr>
            <w:moveFrom w:id="3810" w:author="Pham Minh Tu" w:date="2019-12-27T14:07:00Z">
              <w:r w:rsidDel="008241FD">
                <w:t>RuntimeConfiguration</w:t>
              </w:r>
            </w:moveFrom>
          </w:p>
        </w:tc>
        <w:tc>
          <w:tcPr>
            <w:tcW w:w="1080" w:type="dxa"/>
            <w:shd w:val="clear" w:color="auto" w:fill="auto"/>
            <w:vAlign w:val="center"/>
          </w:tcPr>
          <w:p w:rsidR="004025D7" w:rsidDel="008241FD" w:rsidRDefault="004025D7" w:rsidP="00CD1F8E">
            <w:pPr>
              <w:spacing w:afterAutospacing="1"/>
              <w:rPr>
                <w:moveFrom w:id="3811" w:author="Pham Minh Tu" w:date="2019-12-27T14:07:00Z"/>
              </w:rPr>
            </w:pPr>
            <w:moveFrom w:id="3812" w:author="Pham Minh Tu" w:date="2019-12-27T14:07:00Z">
              <w:r w:rsidDel="008241FD">
                <w:t>Private</w:t>
              </w:r>
            </w:moveFrom>
          </w:p>
        </w:tc>
        <w:tc>
          <w:tcPr>
            <w:tcW w:w="2908" w:type="dxa"/>
            <w:shd w:val="clear" w:color="auto" w:fill="auto"/>
            <w:vAlign w:val="center"/>
          </w:tcPr>
          <w:p w:rsidR="004025D7" w:rsidDel="008241FD" w:rsidRDefault="004025D7" w:rsidP="00CD1F8E">
            <w:pPr>
              <w:spacing w:afterAutospacing="1"/>
              <w:rPr>
                <w:moveFrom w:id="3813" w:author="Pham Minh Tu" w:date="2019-12-27T14:07:00Z"/>
              </w:rPr>
            </w:pPr>
            <w:moveFrom w:id="3814" w:author="Pham Minh Tu" w:date="2019-12-27T14:07:00Z">
              <w:r w:rsidDel="008241FD">
                <w:t xml:space="preserve">Runtime configuration constructor without arguments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815" w:author="Pham Minh Tu" w:date="2019-12-27T14:07:00Z"/>
              </w:rPr>
            </w:pPr>
            <w:moveFrom w:id="3816" w:author="Pham Minh Tu" w:date="2019-12-27T14:07:00Z">
              <w:r w:rsidDel="008241FD">
                <w:t>(6)</w:t>
              </w:r>
            </w:moveFrom>
          </w:p>
        </w:tc>
        <w:tc>
          <w:tcPr>
            <w:tcW w:w="3739" w:type="dxa"/>
            <w:shd w:val="clear" w:color="auto" w:fill="auto"/>
            <w:vAlign w:val="center"/>
          </w:tcPr>
          <w:p w:rsidR="004025D7" w:rsidDel="008241FD" w:rsidRDefault="004025D7" w:rsidP="00CD1F8E">
            <w:pPr>
              <w:spacing w:afterAutospacing="1"/>
              <w:rPr>
                <w:moveFrom w:id="3817" w:author="Pham Minh Tu" w:date="2019-12-27T14:07:00Z"/>
              </w:rPr>
            </w:pPr>
            <w:moveFrom w:id="3818" w:author="Pham Minh Tu" w:date="2019-12-27T14:07:00Z">
              <w:r w:rsidDel="008241FD">
                <w:t>overrideOptions</w:t>
              </w:r>
            </w:moveFrom>
          </w:p>
        </w:tc>
        <w:tc>
          <w:tcPr>
            <w:tcW w:w="1080" w:type="dxa"/>
            <w:shd w:val="clear" w:color="auto" w:fill="auto"/>
            <w:vAlign w:val="center"/>
          </w:tcPr>
          <w:p w:rsidR="004025D7" w:rsidDel="008241FD" w:rsidRDefault="004025D7" w:rsidP="00CD1F8E">
            <w:pPr>
              <w:spacing w:afterAutospacing="1"/>
              <w:rPr>
                <w:moveFrom w:id="3819" w:author="Pham Minh Tu" w:date="2019-12-27T14:07:00Z"/>
              </w:rPr>
            </w:pPr>
            <w:moveFrom w:id="3820" w:author="Pham Minh Tu" w:date="2019-12-27T14:07:00Z">
              <w:r w:rsidDel="008241FD">
                <w:t>Private</w:t>
              </w:r>
            </w:moveFrom>
          </w:p>
        </w:tc>
        <w:tc>
          <w:tcPr>
            <w:tcW w:w="2908" w:type="dxa"/>
            <w:shd w:val="clear" w:color="auto" w:fill="auto"/>
            <w:vAlign w:val="center"/>
          </w:tcPr>
          <w:p w:rsidR="004025D7" w:rsidDel="008241FD" w:rsidRDefault="004025D7" w:rsidP="00CD1F8E">
            <w:pPr>
              <w:spacing w:afterAutospacing="1"/>
              <w:rPr>
                <w:moveFrom w:id="3821" w:author="Pham Minh Tu" w:date="2019-12-27T14:07:00Z"/>
              </w:rPr>
            </w:pPr>
            <w:moveFrom w:id="3822" w:author="Pham Minh Tu" w:date="2019-12-27T14:07:00Z">
              <w:r w:rsidDel="008241FD">
                <w:t xml:space="preserve">This method override options from command line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823" w:author="Pham Minh Tu" w:date="2019-12-27T14:07:00Z"/>
              </w:rPr>
            </w:pPr>
            <w:moveFrom w:id="3824" w:author="Pham Minh Tu" w:date="2019-12-27T14:07:00Z">
              <w:r w:rsidDel="008241FD">
                <w:t>(7)</w:t>
              </w:r>
            </w:moveFrom>
          </w:p>
        </w:tc>
        <w:tc>
          <w:tcPr>
            <w:tcW w:w="3739" w:type="dxa"/>
            <w:shd w:val="clear" w:color="auto" w:fill="auto"/>
            <w:vAlign w:val="center"/>
          </w:tcPr>
          <w:p w:rsidR="004025D7" w:rsidDel="008241FD" w:rsidRDefault="004025D7" w:rsidP="00CD1F8E">
            <w:pPr>
              <w:spacing w:afterAutospacing="1"/>
              <w:rPr>
                <w:moveFrom w:id="3825" w:author="Pham Minh Tu" w:date="2019-12-27T14:07:00Z"/>
              </w:rPr>
            </w:pPr>
            <w:moveFrom w:id="3826" w:author="Pham Minh Tu" w:date="2019-12-27T14:07:00Z">
              <w:r w:rsidDel="008241FD">
                <w:t>overrideFiles</w:t>
              </w:r>
            </w:moveFrom>
          </w:p>
        </w:tc>
        <w:tc>
          <w:tcPr>
            <w:tcW w:w="1080" w:type="dxa"/>
            <w:shd w:val="clear" w:color="auto" w:fill="auto"/>
            <w:vAlign w:val="center"/>
          </w:tcPr>
          <w:p w:rsidR="004025D7" w:rsidDel="008241FD" w:rsidRDefault="004025D7" w:rsidP="00CD1F8E">
            <w:pPr>
              <w:spacing w:afterAutospacing="1"/>
              <w:rPr>
                <w:moveFrom w:id="3827" w:author="Pham Minh Tu" w:date="2019-12-27T14:07:00Z"/>
              </w:rPr>
            </w:pPr>
            <w:moveFrom w:id="3828" w:author="Pham Minh Tu" w:date="2019-12-27T14:07:00Z">
              <w:r w:rsidDel="008241FD">
                <w:t>Private</w:t>
              </w:r>
            </w:moveFrom>
          </w:p>
        </w:tc>
        <w:tc>
          <w:tcPr>
            <w:tcW w:w="2908" w:type="dxa"/>
            <w:shd w:val="clear" w:color="auto" w:fill="auto"/>
            <w:vAlign w:val="center"/>
          </w:tcPr>
          <w:p w:rsidR="004025D7" w:rsidDel="008241FD" w:rsidRDefault="004025D7" w:rsidP="00CD1F8E">
            <w:pPr>
              <w:spacing w:afterAutospacing="1"/>
              <w:rPr>
                <w:moveFrom w:id="3829" w:author="Pham Minh Tu" w:date="2019-12-27T14:07:00Z"/>
              </w:rPr>
            </w:pPr>
            <w:moveFrom w:id="3830" w:author="Pham Minh Tu" w:date="2019-12-27T14:07:00Z">
              <w:r w:rsidDel="008241FD">
                <w:t xml:space="preserve">This method override CDF file option from command line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831" w:author="Pham Minh Tu" w:date="2019-12-27T14:07:00Z"/>
              </w:rPr>
            </w:pPr>
            <w:moveFrom w:id="3832" w:author="Pham Minh Tu" w:date="2019-12-27T14:07:00Z">
              <w:r w:rsidDel="008241FD">
                <w:lastRenderedPageBreak/>
                <w:t>(8)</w:t>
              </w:r>
            </w:moveFrom>
          </w:p>
        </w:tc>
        <w:tc>
          <w:tcPr>
            <w:tcW w:w="3739" w:type="dxa"/>
            <w:shd w:val="clear" w:color="auto" w:fill="auto"/>
            <w:vAlign w:val="center"/>
          </w:tcPr>
          <w:p w:rsidR="004025D7" w:rsidDel="008241FD" w:rsidRDefault="004025D7" w:rsidP="00CD1F8E">
            <w:pPr>
              <w:spacing w:afterAutospacing="1"/>
              <w:rPr>
                <w:moveFrom w:id="3833" w:author="Pham Minh Tu" w:date="2019-12-27T14:07:00Z"/>
              </w:rPr>
            </w:pPr>
            <w:moveFrom w:id="3834" w:author="Pham Minh Tu" w:date="2019-12-27T14:07:00Z">
              <w:r w:rsidDel="008241FD">
                <w:t>getCmdOptions</w:t>
              </w:r>
            </w:moveFrom>
          </w:p>
        </w:tc>
        <w:tc>
          <w:tcPr>
            <w:tcW w:w="1080" w:type="dxa"/>
            <w:shd w:val="clear" w:color="auto" w:fill="auto"/>
            <w:vAlign w:val="center"/>
          </w:tcPr>
          <w:p w:rsidR="004025D7" w:rsidDel="008241FD" w:rsidRDefault="004025D7" w:rsidP="00CD1F8E">
            <w:pPr>
              <w:spacing w:afterAutospacing="1"/>
              <w:rPr>
                <w:moveFrom w:id="3835" w:author="Pham Minh Tu" w:date="2019-12-27T14:07:00Z"/>
              </w:rPr>
            </w:pPr>
            <w:moveFrom w:id="3836" w:author="Pham Minh Tu" w:date="2019-12-27T14:07:00Z">
              <w:r w:rsidDel="008241FD">
                <w:t>Private</w:t>
              </w:r>
            </w:moveFrom>
          </w:p>
        </w:tc>
        <w:tc>
          <w:tcPr>
            <w:tcW w:w="2908" w:type="dxa"/>
            <w:shd w:val="clear" w:color="auto" w:fill="auto"/>
            <w:vAlign w:val="center"/>
          </w:tcPr>
          <w:p w:rsidR="004025D7" w:rsidDel="008241FD" w:rsidRDefault="004025D7" w:rsidP="00CD1F8E">
            <w:pPr>
              <w:spacing w:afterAutospacing="1"/>
              <w:rPr>
                <w:moveFrom w:id="3837" w:author="Pham Minh Tu" w:date="2019-12-27T14:07:00Z"/>
              </w:rPr>
            </w:pPr>
            <w:moveFrom w:id="3838" w:author="Pham Minh Tu" w:date="2019-12-27T14:07:00Z">
              <w:r w:rsidDel="008241FD">
                <w:t xml:space="preserve">Get commandline options which include both sort/completed format based on specific condition </w:t>
              </w:r>
            </w:moveFrom>
          </w:p>
        </w:tc>
      </w:tr>
      <w:tr w:rsidR="004025D7" w:rsidDel="008241FD" w:rsidTr="00CD1F8E">
        <w:trPr>
          <w:jc w:val="center"/>
        </w:trPr>
        <w:tc>
          <w:tcPr>
            <w:tcW w:w="582" w:type="dxa"/>
            <w:shd w:val="clear" w:color="auto" w:fill="auto"/>
            <w:vAlign w:val="center"/>
          </w:tcPr>
          <w:p w:rsidR="004025D7" w:rsidDel="008241FD" w:rsidRDefault="004025D7" w:rsidP="00CD1F8E">
            <w:pPr>
              <w:spacing w:afterAutospacing="1"/>
              <w:jc w:val="center"/>
              <w:rPr>
                <w:moveFrom w:id="3839" w:author="Pham Minh Tu" w:date="2019-12-27T14:07:00Z"/>
              </w:rPr>
            </w:pPr>
            <w:moveFrom w:id="3840" w:author="Pham Minh Tu" w:date="2019-12-27T14:07:00Z">
              <w:r w:rsidDel="008241FD">
                <w:t>(9)</w:t>
              </w:r>
            </w:moveFrom>
          </w:p>
        </w:tc>
        <w:tc>
          <w:tcPr>
            <w:tcW w:w="3739" w:type="dxa"/>
            <w:shd w:val="clear" w:color="auto" w:fill="auto"/>
            <w:vAlign w:val="center"/>
          </w:tcPr>
          <w:p w:rsidR="004025D7" w:rsidDel="008241FD" w:rsidRDefault="004025D7" w:rsidP="00CD1F8E">
            <w:pPr>
              <w:spacing w:afterAutospacing="1"/>
              <w:rPr>
                <w:moveFrom w:id="3841" w:author="Pham Minh Tu" w:date="2019-12-27T14:07:00Z"/>
              </w:rPr>
            </w:pPr>
            <w:moveFrom w:id="3842" w:author="Pham Minh Tu" w:date="2019-12-27T14:07:00Z">
              <w:r w:rsidDel="008241FD">
                <w:t>concatPaths</w:t>
              </w:r>
            </w:moveFrom>
          </w:p>
        </w:tc>
        <w:tc>
          <w:tcPr>
            <w:tcW w:w="1080" w:type="dxa"/>
            <w:shd w:val="clear" w:color="auto" w:fill="auto"/>
            <w:vAlign w:val="center"/>
          </w:tcPr>
          <w:p w:rsidR="004025D7" w:rsidDel="008241FD" w:rsidRDefault="004025D7" w:rsidP="00CD1F8E">
            <w:pPr>
              <w:spacing w:afterAutospacing="1"/>
              <w:rPr>
                <w:moveFrom w:id="3843" w:author="Pham Minh Tu" w:date="2019-12-27T14:07:00Z"/>
              </w:rPr>
            </w:pPr>
            <w:moveFrom w:id="3844" w:author="Pham Minh Tu" w:date="2019-12-27T14:07:00Z">
              <w:r w:rsidDel="008241FD">
                <w:t>Private</w:t>
              </w:r>
            </w:moveFrom>
          </w:p>
        </w:tc>
        <w:tc>
          <w:tcPr>
            <w:tcW w:w="2908" w:type="dxa"/>
            <w:shd w:val="clear" w:color="auto" w:fill="auto"/>
            <w:vAlign w:val="center"/>
          </w:tcPr>
          <w:p w:rsidR="004025D7" w:rsidDel="008241FD" w:rsidRDefault="004025D7" w:rsidP="00CD1F8E">
            <w:pPr>
              <w:spacing w:afterAutospacing="1"/>
              <w:rPr>
                <w:moveFrom w:id="3845" w:author="Pham Minh Tu" w:date="2019-12-27T14:07:00Z"/>
              </w:rPr>
            </w:pPr>
            <w:moveFrom w:id="3846" w:author="Pham Minh Tu" w:date="2019-12-27T14:07:00Z">
              <w:r w:rsidDel="008241FD">
                <w:t xml:space="preserve">Concatenate string path together </w:t>
              </w:r>
            </w:moveFrom>
          </w:p>
        </w:tc>
      </w:tr>
    </w:tbl>
    <w:p w:rsidR="004025D7" w:rsidDel="008241FD" w:rsidRDefault="004025D7" w:rsidP="004025D7">
      <w:pPr>
        <w:pStyle w:val="Heading3"/>
        <w:rPr>
          <w:moveFrom w:id="3847" w:author="Pham Minh Tu" w:date="2019-12-27T14:07:00Z"/>
        </w:rPr>
      </w:pPr>
      <w:moveFrom w:id="3848" w:author="Pham Minh Tu" w:date="2019-12-27T14:07:00Z">
        <w:r w:rsidDel="008241FD">
          <w:t>Fields</w:t>
        </w:r>
      </w:moveFrom>
    </w:p>
    <w:p w:rsidR="004025D7" w:rsidDel="008241FD" w:rsidRDefault="004025D7" w:rsidP="004025D7">
      <w:pPr>
        <w:pStyle w:val="Heading4"/>
        <w:rPr>
          <w:moveFrom w:id="3849" w:author="Pham Minh Tu" w:date="2019-12-27T14:07:00Z"/>
        </w:rPr>
      </w:pPr>
      <w:moveFrom w:id="3850" w:author="Pham Minh Tu" w:date="2019-12-27T14:07:00Z">
        <w:r w:rsidDel="008241FD">
          <w:t>DefaultVendors</w:t>
        </w:r>
      </w:moveFrom>
    </w:p>
    <w:p w:rsidR="004025D7" w:rsidDel="008241FD" w:rsidRDefault="004025D7" w:rsidP="004025D7">
      <w:pPr>
        <w:pStyle w:val="DesignID"/>
        <w:rPr>
          <w:moveFrom w:id="3851" w:author="Pham Minh Tu" w:date="2019-12-27T14:07:00Z"/>
        </w:rPr>
      </w:pPr>
      <w:moveFrom w:id="3852" w:author="Pham Minh Tu" w:date="2019-12-27T14:07:00Z">
        <w:r w:rsidDel="008241FD">
          <w:t>GENERIC_GDD_CLS_045_001:</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3853" w:author="Pham Minh Tu" w:date="2019-12-27T14:07:00Z"/>
                <w:b/>
              </w:rPr>
            </w:pPr>
            <w:moveFrom w:id="3854"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3855" w:author="Pham Minh Tu" w:date="2019-12-27T14:07:00Z"/>
              </w:rPr>
            </w:pPr>
            <w:moveFrom w:id="3856" w:author="Pham Minh Tu" w:date="2019-12-27T14:07:00Z">
              <w:r w:rsidDel="008241FD">
                <w:t>DefaultVendors</w:t>
              </w:r>
            </w:moveFrom>
          </w:p>
        </w:tc>
      </w:tr>
      <w:tr w:rsidR="004025D7" w:rsidDel="008241FD" w:rsidTr="00CD1F8E">
        <w:tc>
          <w:tcPr>
            <w:tcW w:w="2492" w:type="dxa"/>
            <w:shd w:val="clear" w:color="auto" w:fill="D0CECE"/>
          </w:tcPr>
          <w:p w:rsidR="004025D7" w:rsidRPr="00E2291F" w:rsidDel="008241FD" w:rsidRDefault="004025D7" w:rsidP="00CD1F8E">
            <w:pPr>
              <w:rPr>
                <w:moveFrom w:id="3857" w:author="Pham Minh Tu" w:date="2019-12-27T14:07:00Z"/>
                <w:b/>
              </w:rPr>
            </w:pPr>
            <w:moveFrom w:id="3858"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3859" w:author="Pham Minh Tu" w:date="2019-12-27T14:07:00Z"/>
              </w:rPr>
            </w:pPr>
            <w:moveFrom w:id="3860" w:author="Pham Minh Tu" w:date="2019-12-27T14:07:00Z">
              <w:r w:rsidDel="008241FD">
                <w:t>readonly List&lt; string &gt;</w:t>
              </w:r>
            </w:moveFrom>
          </w:p>
        </w:tc>
      </w:tr>
      <w:tr w:rsidR="004025D7" w:rsidDel="008241FD" w:rsidTr="00CD1F8E">
        <w:tc>
          <w:tcPr>
            <w:tcW w:w="2492" w:type="dxa"/>
            <w:shd w:val="clear" w:color="auto" w:fill="D0CECE"/>
          </w:tcPr>
          <w:p w:rsidR="004025D7" w:rsidRPr="00E2291F" w:rsidDel="008241FD" w:rsidRDefault="004025D7" w:rsidP="00CD1F8E">
            <w:pPr>
              <w:rPr>
                <w:moveFrom w:id="3861" w:author="Pham Minh Tu" w:date="2019-12-27T14:07:00Z"/>
                <w:b/>
              </w:rPr>
            </w:pPr>
            <w:moveFrom w:id="3862"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3863" w:author="Pham Minh Tu" w:date="2019-12-27T14:07:00Z"/>
              </w:rPr>
            </w:pPr>
            <w:moveFrom w:id="3864"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3865" w:author="Pham Minh Tu" w:date="2019-12-27T14:07:00Z"/>
                <w:b/>
              </w:rPr>
            </w:pPr>
            <w:moveFrom w:id="3866"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3867" w:author="Pham Minh Tu" w:date="2019-12-27T14:07:00Z"/>
              </w:rPr>
            </w:pPr>
            <w:moveFrom w:id="3868" w:author="Pham Minh Tu" w:date="2019-12-27T14:07:00Z">
              <w:r w:rsidDel="008241FD">
                <w:t xml:space="preserve">Contain vendor values such as </w:t>
              </w:r>
            </w:moveFrom>
          </w:p>
        </w:tc>
      </w:tr>
    </w:tbl>
    <w:p w:rsidR="004025D7" w:rsidDel="008241FD" w:rsidRDefault="004025D7" w:rsidP="004025D7">
      <w:pPr>
        <w:rPr>
          <w:moveFrom w:id="3869" w:author="Pham Minh Tu" w:date="2019-12-27T14:07:00Z"/>
        </w:rPr>
      </w:pPr>
    </w:p>
    <w:p w:rsidR="004025D7" w:rsidDel="008241FD" w:rsidRDefault="004025D7" w:rsidP="004025D7">
      <w:pPr>
        <w:pStyle w:val="Heading4"/>
        <w:rPr>
          <w:moveFrom w:id="3870" w:author="Pham Minh Tu" w:date="2019-12-27T14:07:00Z"/>
        </w:rPr>
      </w:pPr>
      <w:moveFrom w:id="3871" w:author="Pham Minh Tu" w:date="2019-12-27T14:07:00Z">
        <w:r w:rsidDel="008241FD">
          <w:t>Instance</w:t>
        </w:r>
      </w:moveFrom>
    </w:p>
    <w:p w:rsidR="004025D7" w:rsidDel="008241FD" w:rsidRDefault="004025D7" w:rsidP="004025D7">
      <w:pPr>
        <w:pStyle w:val="DesignID"/>
        <w:rPr>
          <w:moveFrom w:id="3872" w:author="Pham Minh Tu" w:date="2019-12-27T14:07:00Z"/>
        </w:rPr>
      </w:pPr>
      <w:moveFrom w:id="3873" w:author="Pham Minh Tu" w:date="2019-12-27T14:07:00Z">
        <w:r w:rsidDel="008241FD">
          <w:t>GENERIC_GDD_CLS_045_002:</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3874" w:author="Pham Minh Tu" w:date="2019-12-27T14:07:00Z"/>
                <w:b/>
              </w:rPr>
            </w:pPr>
            <w:moveFrom w:id="3875"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3876" w:author="Pham Minh Tu" w:date="2019-12-27T14:07:00Z"/>
              </w:rPr>
            </w:pPr>
            <w:moveFrom w:id="3877" w:author="Pham Minh Tu" w:date="2019-12-27T14:07:00Z">
              <w:r w:rsidDel="008241FD">
                <w:t>Instance</w:t>
              </w:r>
            </w:moveFrom>
          </w:p>
        </w:tc>
      </w:tr>
      <w:tr w:rsidR="004025D7" w:rsidDel="008241FD" w:rsidTr="00CD1F8E">
        <w:tc>
          <w:tcPr>
            <w:tcW w:w="2492" w:type="dxa"/>
            <w:shd w:val="clear" w:color="auto" w:fill="D0CECE"/>
          </w:tcPr>
          <w:p w:rsidR="004025D7" w:rsidRPr="00E2291F" w:rsidDel="008241FD" w:rsidRDefault="004025D7" w:rsidP="00CD1F8E">
            <w:pPr>
              <w:rPr>
                <w:moveFrom w:id="3878" w:author="Pham Minh Tu" w:date="2019-12-27T14:07:00Z"/>
                <w:b/>
              </w:rPr>
            </w:pPr>
            <w:moveFrom w:id="3879"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3880" w:author="Pham Minh Tu" w:date="2019-12-27T14:07:00Z"/>
              </w:rPr>
            </w:pPr>
            <w:moveFrom w:id="3881" w:author="Pham Minh Tu" w:date="2019-12-27T14:07:00Z">
              <w:r w:rsidDel="008241FD">
                <w:t>readonly RuntimeConfiguration</w:t>
              </w:r>
            </w:moveFrom>
          </w:p>
        </w:tc>
      </w:tr>
      <w:tr w:rsidR="004025D7" w:rsidDel="008241FD" w:rsidTr="00CD1F8E">
        <w:tc>
          <w:tcPr>
            <w:tcW w:w="2492" w:type="dxa"/>
            <w:shd w:val="clear" w:color="auto" w:fill="D0CECE"/>
          </w:tcPr>
          <w:p w:rsidR="004025D7" w:rsidRPr="00E2291F" w:rsidDel="008241FD" w:rsidRDefault="004025D7" w:rsidP="00CD1F8E">
            <w:pPr>
              <w:rPr>
                <w:moveFrom w:id="3882" w:author="Pham Minh Tu" w:date="2019-12-27T14:07:00Z"/>
                <w:b/>
              </w:rPr>
            </w:pPr>
            <w:moveFrom w:id="3883"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3884" w:author="Pham Minh Tu" w:date="2019-12-27T14:07:00Z"/>
              </w:rPr>
            </w:pPr>
            <w:moveFrom w:id="3885" w:author="Pham Minh Tu" w:date="2019-12-27T14:07:00Z">
              <w:r w:rsidDel="008241FD">
                <w:t>None</w:t>
              </w:r>
            </w:moveFrom>
          </w:p>
        </w:tc>
      </w:tr>
      <w:tr w:rsidR="002D705C" w:rsidDel="008241FD" w:rsidTr="003E3284">
        <w:tc>
          <w:tcPr>
            <w:tcW w:w="2492" w:type="dxa"/>
            <w:shd w:val="clear" w:color="auto" w:fill="D0CECE"/>
          </w:tcPr>
          <w:p w:rsidR="002D705C" w:rsidRPr="00E2291F" w:rsidDel="008241FD" w:rsidRDefault="002D705C" w:rsidP="002D705C">
            <w:pPr>
              <w:rPr>
                <w:moveFrom w:id="3886" w:author="Pham Minh Tu" w:date="2019-12-27T14:07:00Z"/>
                <w:b/>
              </w:rPr>
            </w:pPr>
            <w:moveFrom w:id="3887" w:author="Pham Minh Tu" w:date="2019-12-27T14:07:00Z">
              <w:r w:rsidRPr="00E2291F" w:rsidDel="008241FD">
                <w:rPr>
                  <w:b/>
                </w:rPr>
                <w:t>Description</w:t>
              </w:r>
            </w:moveFrom>
          </w:p>
        </w:tc>
        <w:tc>
          <w:tcPr>
            <w:tcW w:w="5816" w:type="dxa"/>
            <w:shd w:val="clear" w:color="auto" w:fill="auto"/>
            <w:vAlign w:val="center"/>
          </w:tcPr>
          <w:p w:rsidR="002D705C" w:rsidDel="008241FD" w:rsidRDefault="002D705C" w:rsidP="002D705C">
            <w:pPr>
              <w:spacing w:afterAutospacing="1"/>
              <w:rPr>
                <w:moveFrom w:id="3888" w:author="Pham Minh Tu" w:date="2019-12-27T14:07:00Z"/>
              </w:rPr>
            </w:pPr>
            <w:moveFrom w:id="3889" w:author="Pham Minh Tu" w:date="2019-12-27T14:07:00Z">
              <w:r w:rsidRPr="00851B78" w:rsidDel="008241FD">
                <w:t>RuntimeConfiguration instance used by ObjectFactory to get a new RuntimeConfiguration object</w:t>
              </w:r>
            </w:moveFrom>
          </w:p>
        </w:tc>
      </w:tr>
    </w:tbl>
    <w:p w:rsidR="004025D7" w:rsidDel="008241FD" w:rsidRDefault="004025D7" w:rsidP="004025D7">
      <w:pPr>
        <w:rPr>
          <w:moveFrom w:id="3890" w:author="Pham Minh Tu" w:date="2019-12-27T14:07:00Z"/>
        </w:rPr>
      </w:pPr>
    </w:p>
    <w:p w:rsidR="004025D7" w:rsidDel="008241FD" w:rsidRDefault="004025D7" w:rsidP="004025D7">
      <w:pPr>
        <w:pStyle w:val="Heading4"/>
        <w:rPr>
          <w:moveFrom w:id="3891" w:author="Pham Minh Tu" w:date="2019-12-27T14:07:00Z"/>
        </w:rPr>
      </w:pPr>
      <w:moveFrom w:id="3892" w:author="Pham Minh Tu" w:date="2019-12-27T14:07:00Z">
        <w:r w:rsidDel="008241FD">
          <w:t>TranslationFilePath</w:t>
        </w:r>
      </w:moveFrom>
    </w:p>
    <w:p w:rsidR="004025D7" w:rsidDel="008241FD" w:rsidRDefault="004025D7" w:rsidP="004025D7">
      <w:pPr>
        <w:pStyle w:val="DesignID"/>
        <w:rPr>
          <w:moveFrom w:id="3893" w:author="Pham Minh Tu" w:date="2019-12-27T14:07:00Z"/>
        </w:rPr>
      </w:pPr>
      <w:moveFrom w:id="3894" w:author="Pham Minh Tu" w:date="2019-12-27T14:07:00Z">
        <w:r w:rsidDel="008241FD">
          <w:t>GENERIC_GDD_CLS_045_003:</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3895" w:author="Pham Minh Tu" w:date="2019-12-27T14:07:00Z"/>
                <w:b/>
              </w:rPr>
            </w:pPr>
            <w:moveFrom w:id="3896"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3897" w:author="Pham Minh Tu" w:date="2019-12-27T14:07:00Z"/>
              </w:rPr>
            </w:pPr>
            <w:moveFrom w:id="3898" w:author="Pham Minh Tu" w:date="2019-12-27T14:07:00Z">
              <w:r w:rsidDel="008241FD">
                <w:t>TranslationFilePath</w:t>
              </w:r>
            </w:moveFrom>
          </w:p>
        </w:tc>
      </w:tr>
      <w:tr w:rsidR="004025D7" w:rsidDel="008241FD" w:rsidTr="00CD1F8E">
        <w:tc>
          <w:tcPr>
            <w:tcW w:w="2492" w:type="dxa"/>
            <w:shd w:val="clear" w:color="auto" w:fill="D0CECE"/>
          </w:tcPr>
          <w:p w:rsidR="004025D7" w:rsidRPr="00E2291F" w:rsidDel="008241FD" w:rsidRDefault="004025D7" w:rsidP="00CD1F8E">
            <w:pPr>
              <w:rPr>
                <w:moveFrom w:id="3899" w:author="Pham Minh Tu" w:date="2019-12-27T14:07:00Z"/>
                <w:b/>
              </w:rPr>
            </w:pPr>
            <w:moveFrom w:id="3900"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3901" w:author="Pham Minh Tu" w:date="2019-12-27T14:07:00Z"/>
              </w:rPr>
            </w:pPr>
            <w:moveFrom w:id="3902" w:author="Pham Minh Tu" w:date="2019-12-27T14:07:00Z">
              <w:r w:rsidDel="008241FD">
                <w:t>string</w:t>
              </w:r>
            </w:moveFrom>
          </w:p>
        </w:tc>
      </w:tr>
      <w:tr w:rsidR="004025D7" w:rsidDel="008241FD" w:rsidTr="00CD1F8E">
        <w:tc>
          <w:tcPr>
            <w:tcW w:w="2492" w:type="dxa"/>
            <w:shd w:val="clear" w:color="auto" w:fill="D0CECE"/>
          </w:tcPr>
          <w:p w:rsidR="004025D7" w:rsidRPr="00E2291F" w:rsidDel="008241FD" w:rsidRDefault="004025D7" w:rsidP="00CD1F8E">
            <w:pPr>
              <w:rPr>
                <w:moveFrom w:id="3903" w:author="Pham Minh Tu" w:date="2019-12-27T14:07:00Z"/>
                <w:b/>
              </w:rPr>
            </w:pPr>
            <w:moveFrom w:id="3904"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3905" w:author="Pham Minh Tu" w:date="2019-12-27T14:07:00Z"/>
              </w:rPr>
            </w:pPr>
            <w:moveFrom w:id="3906"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3907" w:author="Pham Minh Tu" w:date="2019-12-27T14:07:00Z"/>
                <w:b/>
              </w:rPr>
            </w:pPr>
            <w:moveFrom w:id="3908"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3909" w:author="Pham Minh Tu" w:date="2019-12-27T14:07:00Z"/>
              </w:rPr>
            </w:pPr>
            <w:moveFrom w:id="3910" w:author="Pham Minh Tu" w:date="2019-12-27T14:07:00Z">
              <w:r w:rsidDel="008241FD">
                <w:t xml:space="preserve">Contain path of translation file </w:t>
              </w:r>
            </w:moveFrom>
          </w:p>
        </w:tc>
      </w:tr>
    </w:tbl>
    <w:p w:rsidR="004025D7" w:rsidDel="008241FD" w:rsidRDefault="004025D7" w:rsidP="004025D7">
      <w:pPr>
        <w:rPr>
          <w:moveFrom w:id="3911" w:author="Pham Minh Tu" w:date="2019-12-27T14:07:00Z"/>
        </w:rPr>
      </w:pPr>
    </w:p>
    <w:p w:rsidR="004025D7" w:rsidDel="008241FD" w:rsidRDefault="004025D7" w:rsidP="004025D7">
      <w:pPr>
        <w:pStyle w:val="Heading4"/>
        <w:rPr>
          <w:moveFrom w:id="3912" w:author="Pham Minh Tu" w:date="2019-12-27T14:07:00Z"/>
        </w:rPr>
      </w:pPr>
      <w:moveFrom w:id="3913" w:author="Pham Minh Tu" w:date="2019-12-27T14:07:00Z">
        <w:r w:rsidDel="008241FD">
          <w:t>CDFFilePaths</w:t>
        </w:r>
      </w:moveFrom>
    </w:p>
    <w:p w:rsidR="004025D7" w:rsidDel="008241FD" w:rsidRDefault="004025D7" w:rsidP="004025D7">
      <w:pPr>
        <w:pStyle w:val="DesignID"/>
        <w:rPr>
          <w:moveFrom w:id="3914" w:author="Pham Minh Tu" w:date="2019-12-27T14:07:00Z"/>
        </w:rPr>
      </w:pPr>
      <w:moveFrom w:id="3915" w:author="Pham Minh Tu" w:date="2019-12-27T14:07:00Z">
        <w:r w:rsidDel="008241FD">
          <w:t>GENERIC_GDD_CLS_045_004:</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3916" w:author="Pham Minh Tu" w:date="2019-12-27T14:07:00Z"/>
                <w:b/>
              </w:rPr>
            </w:pPr>
            <w:moveFrom w:id="3917"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3918" w:author="Pham Minh Tu" w:date="2019-12-27T14:07:00Z"/>
              </w:rPr>
            </w:pPr>
            <w:moveFrom w:id="3919" w:author="Pham Minh Tu" w:date="2019-12-27T14:07:00Z">
              <w:r w:rsidDel="008241FD">
                <w:t>CDFFilePaths</w:t>
              </w:r>
            </w:moveFrom>
          </w:p>
        </w:tc>
      </w:tr>
      <w:tr w:rsidR="004025D7" w:rsidDel="008241FD" w:rsidTr="00CD1F8E">
        <w:tc>
          <w:tcPr>
            <w:tcW w:w="2492" w:type="dxa"/>
            <w:shd w:val="clear" w:color="auto" w:fill="D0CECE"/>
          </w:tcPr>
          <w:p w:rsidR="004025D7" w:rsidRPr="00E2291F" w:rsidDel="008241FD" w:rsidRDefault="004025D7" w:rsidP="00CD1F8E">
            <w:pPr>
              <w:rPr>
                <w:moveFrom w:id="3920" w:author="Pham Minh Tu" w:date="2019-12-27T14:07:00Z"/>
                <w:b/>
              </w:rPr>
            </w:pPr>
            <w:moveFrom w:id="3921"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3922" w:author="Pham Minh Tu" w:date="2019-12-27T14:07:00Z"/>
              </w:rPr>
            </w:pPr>
            <w:moveFrom w:id="3923" w:author="Pham Minh Tu" w:date="2019-12-27T14:07:00Z">
              <w:r w:rsidDel="008241FD">
                <w:t>List&lt; string &gt;</w:t>
              </w:r>
            </w:moveFrom>
          </w:p>
        </w:tc>
      </w:tr>
      <w:tr w:rsidR="004025D7" w:rsidDel="008241FD" w:rsidTr="00CD1F8E">
        <w:tc>
          <w:tcPr>
            <w:tcW w:w="2492" w:type="dxa"/>
            <w:shd w:val="clear" w:color="auto" w:fill="D0CECE"/>
          </w:tcPr>
          <w:p w:rsidR="004025D7" w:rsidRPr="00E2291F" w:rsidDel="008241FD" w:rsidRDefault="004025D7" w:rsidP="00CD1F8E">
            <w:pPr>
              <w:rPr>
                <w:moveFrom w:id="3924" w:author="Pham Minh Tu" w:date="2019-12-27T14:07:00Z"/>
                <w:b/>
              </w:rPr>
            </w:pPr>
            <w:moveFrom w:id="3925"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3926" w:author="Pham Minh Tu" w:date="2019-12-27T14:07:00Z"/>
              </w:rPr>
            </w:pPr>
            <w:moveFrom w:id="3927"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3928" w:author="Pham Minh Tu" w:date="2019-12-27T14:07:00Z"/>
                <w:b/>
              </w:rPr>
            </w:pPr>
            <w:moveFrom w:id="3929"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3930" w:author="Pham Minh Tu" w:date="2019-12-27T14:07:00Z"/>
              </w:rPr>
            </w:pPr>
            <w:moveFrom w:id="3931" w:author="Pham Minh Tu" w:date="2019-12-27T14:07:00Z">
              <w:r w:rsidDel="008241FD">
                <w:t xml:space="preserve">Contain path of CDF files </w:t>
              </w:r>
            </w:moveFrom>
          </w:p>
        </w:tc>
      </w:tr>
    </w:tbl>
    <w:p w:rsidR="004025D7" w:rsidDel="008241FD" w:rsidRDefault="004025D7" w:rsidP="004025D7">
      <w:pPr>
        <w:rPr>
          <w:moveFrom w:id="3932" w:author="Pham Minh Tu" w:date="2019-12-27T14:07:00Z"/>
        </w:rPr>
      </w:pPr>
    </w:p>
    <w:p w:rsidR="004025D7" w:rsidDel="008241FD" w:rsidRDefault="004025D7" w:rsidP="004025D7">
      <w:pPr>
        <w:pStyle w:val="Heading4"/>
        <w:rPr>
          <w:moveFrom w:id="3933" w:author="Pham Minh Tu" w:date="2019-12-27T14:07:00Z"/>
        </w:rPr>
      </w:pPr>
      <w:moveFrom w:id="3934" w:author="Pham Minh Tu" w:date="2019-12-27T14:07:00Z">
        <w:r w:rsidDel="008241FD">
          <w:t>Module</w:t>
        </w:r>
      </w:moveFrom>
    </w:p>
    <w:p w:rsidR="004025D7" w:rsidDel="008241FD" w:rsidRDefault="004025D7" w:rsidP="004025D7">
      <w:pPr>
        <w:pStyle w:val="DesignID"/>
        <w:rPr>
          <w:moveFrom w:id="3935" w:author="Pham Minh Tu" w:date="2019-12-27T14:07:00Z"/>
        </w:rPr>
      </w:pPr>
      <w:moveFrom w:id="3936" w:author="Pham Minh Tu" w:date="2019-12-27T14:07:00Z">
        <w:r w:rsidDel="008241FD">
          <w:t>GENERIC_GDD_CLS_045_005:</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3937" w:author="Pham Minh Tu" w:date="2019-12-27T14:07:00Z"/>
                <w:b/>
              </w:rPr>
            </w:pPr>
            <w:moveFrom w:id="3938"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3939" w:author="Pham Minh Tu" w:date="2019-12-27T14:07:00Z"/>
              </w:rPr>
            </w:pPr>
            <w:moveFrom w:id="3940" w:author="Pham Minh Tu" w:date="2019-12-27T14:07:00Z">
              <w:r w:rsidDel="008241FD">
                <w:t>Module</w:t>
              </w:r>
            </w:moveFrom>
          </w:p>
        </w:tc>
      </w:tr>
      <w:tr w:rsidR="004025D7" w:rsidDel="008241FD" w:rsidTr="00CD1F8E">
        <w:tc>
          <w:tcPr>
            <w:tcW w:w="2492" w:type="dxa"/>
            <w:shd w:val="clear" w:color="auto" w:fill="D0CECE"/>
          </w:tcPr>
          <w:p w:rsidR="004025D7" w:rsidRPr="00E2291F" w:rsidDel="008241FD" w:rsidRDefault="004025D7" w:rsidP="00CD1F8E">
            <w:pPr>
              <w:rPr>
                <w:moveFrom w:id="3941" w:author="Pham Minh Tu" w:date="2019-12-27T14:07:00Z"/>
                <w:b/>
              </w:rPr>
            </w:pPr>
            <w:moveFrom w:id="3942"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3943" w:author="Pham Minh Tu" w:date="2019-12-27T14:07:00Z"/>
              </w:rPr>
            </w:pPr>
            <w:moveFrom w:id="3944" w:author="Pham Minh Tu" w:date="2019-12-27T14:07:00Z">
              <w:r w:rsidDel="008241FD">
                <w:t>string</w:t>
              </w:r>
            </w:moveFrom>
          </w:p>
        </w:tc>
      </w:tr>
      <w:tr w:rsidR="004025D7" w:rsidDel="008241FD" w:rsidTr="00CD1F8E">
        <w:tc>
          <w:tcPr>
            <w:tcW w:w="2492" w:type="dxa"/>
            <w:shd w:val="clear" w:color="auto" w:fill="D0CECE"/>
          </w:tcPr>
          <w:p w:rsidR="004025D7" w:rsidRPr="00E2291F" w:rsidDel="008241FD" w:rsidRDefault="004025D7" w:rsidP="00CD1F8E">
            <w:pPr>
              <w:rPr>
                <w:moveFrom w:id="3945" w:author="Pham Minh Tu" w:date="2019-12-27T14:07:00Z"/>
                <w:b/>
              </w:rPr>
            </w:pPr>
            <w:moveFrom w:id="3946"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3947" w:author="Pham Minh Tu" w:date="2019-12-27T14:07:00Z"/>
              </w:rPr>
            </w:pPr>
            <w:moveFrom w:id="3948"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3949" w:author="Pham Minh Tu" w:date="2019-12-27T14:07:00Z"/>
                <w:b/>
              </w:rPr>
            </w:pPr>
            <w:moveFrom w:id="3950"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3951" w:author="Pham Minh Tu" w:date="2019-12-27T14:07:00Z"/>
              </w:rPr>
            </w:pPr>
            <w:moveFrom w:id="3952" w:author="Pham Minh Tu" w:date="2019-12-27T14:07:00Z">
              <w:r w:rsidDel="008241FD">
                <w:t xml:space="preserve">Contain module name that input from command line or xml config file </w:t>
              </w:r>
            </w:moveFrom>
          </w:p>
        </w:tc>
      </w:tr>
    </w:tbl>
    <w:p w:rsidR="004025D7" w:rsidDel="008241FD" w:rsidRDefault="004025D7" w:rsidP="004025D7">
      <w:pPr>
        <w:rPr>
          <w:moveFrom w:id="3953" w:author="Pham Minh Tu" w:date="2019-12-27T14:07:00Z"/>
        </w:rPr>
      </w:pPr>
    </w:p>
    <w:p w:rsidR="004025D7" w:rsidDel="008241FD" w:rsidRDefault="004025D7" w:rsidP="004025D7">
      <w:pPr>
        <w:pStyle w:val="Heading4"/>
        <w:rPr>
          <w:moveFrom w:id="3954" w:author="Pham Minh Tu" w:date="2019-12-27T14:07:00Z"/>
        </w:rPr>
      </w:pPr>
      <w:moveFrom w:id="3955" w:author="Pham Minh Tu" w:date="2019-12-27T14:07:00Z">
        <w:r w:rsidDel="008241FD">
          <w:t>ConfigFilePath</w:t>
        </w:r>
      </w:moveFrom>
    </w:p>
    <w:p w:rsidR="004025D7" w:rsidDel="008241FD" w:rsidRDefault="004025D7" w:rsidP="004025D7">
      <w:pPr>
        <w:pStyle w:val="DesignID"/>
        <w:rPr>
          <w:moveFrom w:id="3956" w:author="Pham Minh Tu" w:date="2019-12-27T14:07:00Z"/>
        </w:rPr>
      </w:pPr>
      <w:moveFrom w:id="3957" w:author="Pham Minh Tu" w:date="2019-12-27T14:07:00Z">
        <w:r w:rsidDel="008241FD">
          <w:t>GENERIC_GDD_CLS_045_006:</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3958" w:author="Pham Minh Tu" w:date="2019-12-27T14:07:00Z"/>
                <w:b/>
              </w:rPr>
            </w:pPr>
            <w:moveFrom w:id="3959"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3960" w:author="Pham Minh Tu" w:date="2019-12-27T14:07:00Z"/>
              </w:rPr>
            </w:pPr>
            <w:moveFrom w:id="3961" w:author="Pham Minh Tu" w:date="2019-12-27T14:07:00Z">
              <w:r w:rsidDel="008241FD">
                <w:t>ConfigFilePath</w:t>
              </w:r>
            </w:moveFrom>
          </w:p>
        </w:tc>
      </w:tr>
      <w:tr w:rsidR="004025D7" w:rsidDel="008241FD" w:rsidTr="00CD1F8E">
        <w:tc>
          <w:tcPr>
            <w:tcW w:w="2492" w:type="dxa"/>
            <w:shd w:val="clear" w:color="auto" w:fill="D0CECE"/>
          </w:tcPr>
          <w:p w:rsidR="004025D7" w:rsidRPr="00E2291F" w:rsidDel="008241FD" w:rsidRDefault="004025D7" w:rsidP="00CD1F8E">
            <w:pPr>
              <w:rPr>
                <w:moveFrom w:id="3962" w:author="Pham Minh Tu" w:date="2019-12-27T14:07:00Z"/>
                <w:b/>
              </w:rPr>
            </w:pPr>
            <w:moveFrom w:id="3963"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3964" w:author="Pham Minh Tu" w:date="2019-12-27T14:07:00Z"/>
              </w:rPr>
            </w:pPr>
            <w:moveFrom w:id="3965" w:author="Pham Minh Tu" w:date="2019-12-27T14:07:00Z">
              <w:r w:rsidDel="008241FD">
                <w:t>string</w:t>
              </w:r>
            </w:moveFrom>
          </w:p>
        </w:tc>
      </w:tr>
      <w:tr w:rsidR="004025D7" w:rsidDel="008241FD" w:rsidTr="00CD1F8E">
        <w:tc>
          <w:tcPr>
            <w:tcW w:w="2492" w:type="dxa"/>
            <w:shd w:val="clear" w:color="auto" w:fill="D0CECE"/>
          </w:tcPr>
          <w:p w:rsidR="004025D7" w:rsidRPr="00E2291F" w:rsidDel="008241FD" w:rsidRDefault="004025D7" w:rsidP="00CD1F8E">
            <w:pPr>
              <w:rPr>
                <w:moveFrom w:id="3966" w:author="Pham Minh Tu" w:date="2019-12-27T14:07:00Z"/>
                <w:b/>
              </w:rPr>
            </w:pPr>
            <w:moveFrom w:id="3967"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3968" w:author="Pham Minh Tu" w:date="2019-12-27T14:07:00Z"/>
              </w:rPr>
            </w:pPr>
            <w:moveFrom w:id="3969"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3970" w:author="Pham Minh Tu" w:date="2019-12-27T14:07:00Z"/>
                <w:b/>
              </w:rPr>
            </w:pPr>
            <w:moveFrom w:id="3971"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3972" w:author="Pham Minh Tu" w:date="2019-12-27T14:07:00Z"/>
              </w:rPr>
            </w:pPr>
            <w:moveFrom w:id="3973" w:author="Pham Minh Tu" w:date="2019-12-27T14:07:00Z">
              <w:r w:rsidDel="008241FD">
                <w:t xml:space="preserve">Contain value of option -c/-configfile that input from command line or xml config file </w:t>
              </w:r>
            </w:moveFrom>
          </w:p>
        </w:tc>
      </w:tr>
    </w:tbl>
    <w:p w:rsidR="004025D7" w:rsidDel="008241FD" w:rsidRDefault="004025D7" w:rsidP="004025D7">
      <w:pPr>
        <w:rPr>
          <w:moveFrom w:id="3974" w:author="Pham Minh Tu" w:date="2019-12-27T14:07:00Z"/>
        </w:rPr>
      </w:pPr>
    </w:p>
    <w:p w:rsidR="004025D7" w:rsidDel="008241FD" w:rsidRDefault="004025D7" w:rsidP="004025D7">
      <w:pPr>
        <w:pStyle w:val="Heading4"/>
        <w:rPr>
          <w:moveFrom w:id="3975" w:author="Pham Minh Tu" w:date="2019-12-27T14:07:00Z"/>
        </w:rPr>
      </w:pPr>
      <w:moveFrom w:id="3976" w:author="Pham Minh Tu" w:date="2019-12-27T14:07:00Z">
        <w:r w:rsidDel="008241FD">
          <w:t>PrintHelp</w:t>
        </w:r>
      </w:moveFrom>
    </w:p>
    <w:p w:rsidR="004025D7" w:rsidDel="008241FD" w:rsidRDefault="004025D7" w:rsidP="004025D7">
      <w:pPr>
        <w:pStyle w:val="DesignID"/>
        <w:rPr>
          <w:moveFrom w:id="3977" w:author="Pham Minh Tu" w:date="2019-12-27T14:07:00Z"/>
        </w:rPr>
      </w:pPr>
      <w:moveFrom w:id="3978" w:author="Pham Minh Tu" w:date="2019-12-27T14:07:00Z">
        <w:r w:rsidDel="008241FD">
          <w:t>GENERIC_GDD_CLS_045_007:</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3979" w:author="Pham Minh Tu" w:date="2019-12-27T14:07:00Z"/>
                <w:b/>
              </w:rPr>
            </w:pPr>
            <w:moveFrom w:id="3980"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3981" w:author="Pham Minh Tu" w:date="2019-12-27T14:07:00Z"/>
              </w:rPr>
            </w:pPr>
            <w:moveFrom w:id="3982" w:author="Pham Minh Tu" w:date="2019-12-27T14:07:00Z">
              <w:r w:rsidDel="008241FD">
                <w:t>PrintHelp</w:t>
              </w:r>
            </w:moveFrom>
          </w:p>
        </w:tc>
      </w:tr>
      <w:tr w:rsidR="004025D7" w:rsidDel="008241FD" w:rsidTr="00CD1F8E">
        <w:tc>
          <w:tcPr>
            <w:tcW w:w="2492" w:type="dxa"/>
            <w:shd w:val="clear" w:color="auto" w:fill="D0CECE"/>
          </w:tcPr>
          <w:p w:rsidR="004025D7" w:rsidRPr="00E2291F" w:rsidDel="008241FD" w:rsidRDefault="004025D7" w:rsidP="00CD1F8E">
            <w:pPr>
              <w:rPr>
                <w:moveFrom w:id="3983" w:author="Pham Minh Tu" w:date="2019-12-27T14:07:00Z"/>
                <w:b/>
              </w:rPr>
            </w:pPr>
            <w:moveFrom w:id="3984"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3985" w:author="Pham Minh Tu" w:date="2019-12-27T14:07:00Z"/>
              </w:rPr>
            </w:pPr>
            <w:moveFrom w:id="3986" w:author="Pham Minh Tu" w:date="2019-12-27T14:07:00Z">
              <w:r w:rsidDel="008241FD">
                <w:t>bool</w:t>
              </w:r>
            </w:moveFrom>
          </w:p>
        </w:tc>
      </w:tr>
      <w:tr w:rsidR="004025D7" w:rsidDel="008241FD" w:rsidTr="00CD1F8E">
        <w:tc>
          <w:tcPr>
            <w:tcW w:w="2492" w:type="dxa"/>
            <w:shd w:val="clear" w:color="auto" w:fill="D0CECE"/>
          </w:tcPr>
          <w:p w:rsidR="004025D7" w:rsidRPr="00E2291F" w:rsidDel="008241FD" w:rsidRDefault="004025D7" w:rsidP="00CD1F8E">
            <w:pPr>
              <w:rPr>
                <w:moveFrom w:id="3987" w:author="Pham Minh Tu" w:date="2019-12-27T14:07:00Z"/>
                <w:b/>
              </w:rPr>
            </w:pPr>
            <w:moveFrom w:id="3988" w:author="Pham Minh Tu" w:date="2019-12-27T14:07:00Z">
              <w:r w:rsidRPr="00E2291F" w:rsidDel="008241FD">
                <w:rPr>
                  <w:b/>
                </w:rPr>
                <w:lastRenderedPageBreak/>
                <w:t>Range</w:t>
              </w:r>
            </w:moveFrom>
          </w:p>
        </w:tc>
        <w:tc>
          <w:tcPr>
            <w:tcW w:w="5816" w:type="dxa"/>
            <w:shd w:val="clear" w:color="auto" w:fill="auto"/>
          </w:tcPr>
          <w:p w:rsidR="004025D7" w:rsidDel="008241FD" w:rsidRDefault="004025D7" w:rsidP="00CD1F8E">
            <w:pPr>
              <w:rPr>
                <w:moveFrom w:id="3989" w:author="Pham Minh Tu" w:date="2019-12-27T14:07:00Z"/>
              </w:rPr>
            </w:pPr>
            <w:moveFrom w:id="3990"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3991" w:author="Pham Minh Tu" w:date="2019-12-27T14:07:00Z"/>
                <w:b/>
              </w:rPr>
            </w:pPr>
            <w:moveFrom w:id="3992"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3993" w:author="Pham Minh Tu" w:date="2019-12-27T14:07:00Z"/>
              </w:rPr>
            </w:pPr>
            <w:moveFrom w:id="3994" w:author="Pham Minh Tu" w:date="2019-12-27T14:07:00Z">
              <w:r w:rsidDel="008241FD">
                <w:t xml:space="preserve">Contain value of option -h/-help that input from command line or xml config file </w:t>
              </w:r>
            </w:moveFrom>
          </w:p>
        </w:tc>
      </w:tr>
    </w:tbl>
    <w:p w:rsidR="004025D7" w:rsidDel="008241FD" w:rsidRDefault="004025D7" w:rsidP="004025D7">
      <w:pPr>
        <w:rPr>
          <w:moveFrom w:id="3995" w:author="Pham Minh Tu" w:date="2019-12-27T14:07:00Z"/>
        </w:rPr>
      </w:pPr>
    </w:p>
    <w:p w:rsidR="004025D7" w:rsidDel="008241FD" w:rsidRDefault="004025D7" w:rsidP="004025D7">
      <w:pPr>
        <w:pStyle w:val="Heading4"/>
        <w:rPr>
          <w:moveFrom w:id="3996" w:author="Pham Minh Tu" w:date="2019-12-27T14:07:00Z"/>
        </w:rPr>
      </w:pPr>
      <w:moveFrom w:id="3997" w:author="Pham Minh Tu" w:date="2019-12-27T14:07:00Z">
        <w:r w:rsidDel="008241FD">
          <w:t>SrcOutputDirectory</w:t>
        </w:r>
      </w:moveFrom>
    </w:p>
    <w:p w:rsidR="004025D7" w:rsidDel="008241FD" w:rsidRDefault="004025D7" w:rsidP="004025D7">
      <w:pPr>
        <w:pStyle w:val="DesignID"/>
        <w:rPr>
          <w:moveFrom w:id="3998" w:author="Pham Minh Tu" w:date="2019-12-27T14:07:00Z"/>
        </w:rPr>
      </w:pPr>
      <w:moveFrom w:id="3999" w:author="Pham Minh Tu" w:date="2019-12-27T14:07:00Z">
        <w:r w:rsidDel="008241FD">
          <w:t>GENERIC_GDD_CLS_045_008:</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4000" w:author="Pham Minh Tu" w:date="2019-12-27T14:07:00Z"/>
                <w:b/>
              </w:rPr>
            </w:pPr>
            <w:moveFrom w:id="4001"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4002" w:author="Pham Minh Tu" w:date="2019-12-27T14:07:00Z"/>
              </w:rPr>
            </w:pPr>
            <w:moveFrom w:id="4003" w:author="Pham Minh Tu" w:date="2019-12-27T14:07:00Z">
              <w:r w:rsidDel="008241FD">
                <w:t>SrcOutputDirectory</w:t>
              </w:r>
            </w:moveFrom>
          </w:p>
        </w:tc>
      </w:tr>
      <w:tr w:rsidR="004025D7" w:rsidDel="008241FD" w:rsidTr="00CD1F8E">
        <w:tc>
          <w:tcPr>
            <w:tcW w:w="2492" w:type="dxa"/>
            <w:shd w:val="clear" w:color="auto" w:fill="D0CECE"/>
          </w:tcPr>
          <w:p w:rsidR="004025D7" w:rsidRPr="00E2291F" w:rsidDel="008241FD" w:rsidRDefault="004025D7" w:rsidP="00CD1F8E">
            <w:pPr>
              <w:rPr>
                <w:moveFrom w:id="4004" w:author="Pham Minh Tu" w:date="2019-12-27T14:07:00Z"/>
                <w:b/>
              </w:rPr>
            </w:pPr>
            <w:moveFrom w:id="4005"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4006" w:author="Pham Minh Tu" w:date="2019-12-27T14:07:00Z"/>
              </w:rPr>
            </w:pPr>
            <w:moveFrom w:id="4007" w:author="Pham Minh Tu" w:date="2019-12-27T14:07:00Z">
              <w:r w:rsidDel="008241FD">
                <w:t>string</w:t>
              </w:r>
            </w:moveFrom>
          </w:p>
        </w:tc>
      </w:tr>
      <w:tr w:rsidR="004025D7" w:rsidDel="008241FD" w:rsidTr="00CD1F8E">
        <w:tc>
          <w:tcPr>
            <w:tcW w:w="2492" w:type="dxa"/>
            <w:shd w:val="clear" w:color="auto" w:fill="D0CECE"/>
          </w:tcPr>
          <w:p w:rsidR="004025D7" w:rsidRPr="00E2291F" w:rsidDel="008241FD" w:rsidRDefault="004025D7" w:rsidP="00CD1F8E">
            <w:pPr>
              <w:rPr>
                <w:moveFrom w:id="4008" w:author="Pham Minh Tu" w:date="2019-12-27T14:07:00Z"/>
                <w:b/>
              </w:rPr>
            </w:pPr>
            <w:moveFrom w:id="4009"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4010" w:author="Pham Minh Tu" w:date="2019-12-27T14:07:00Z"/>
              </w:rPr>
            </w:pPr>
            <w:moveFrom w:id="4011"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4012" w:author="Pham Minh Tu" w:date="2019-12-27T14:07:00Z"/>
                <w:b/>
              </w:rPr>
            </w:pPr>
            <w:moveFrom w:id="4013"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4014" w:author="Pham Minh Tu" w:date="2019-12-27T14:07:00Z"/>
              </w:rPr>
            </w:pPr>
            <w:moveFrom w:id="4015" w:author="Pham Minh Tu" w:date="2019-12-27T14:07:00Z">
              <w:r w:rsidDel="008241FD">
                <w:t xml:space="preserve">Contain value of option -osrc that input from command line or xml config file </w:t>
              </w:r>
            </w:moveFrom>
          </w:p>
        </w:tc>
      </w:tr>
    </w:tbl>
    <w:p w:rsidR="004025D7" w:rsidDel="008241FD" w:rsidRDefault="004025D7" w:rsidP="004025D7">
      <w:pPr>
        <w:rPr>
          <w:moveFrom w:id="4016" w:author="Pham Minh Tu" w:date="2019-12-27T14:07:00Z"/>
        </w:rPr>
      </w:pPr>
    </w:p>
    <w:p w:rsidR="00375E5F" w:rsidDel="008241FD" w:rsidRDefault="00375E5F" w:rsidP="004025D7">
      <w:pPr>
        <w:rPr>
          <w:moveFrom w:id="4017" w:author="Pham Minh Tu" w:date="2019-12-27T14:07:00Z"/>
        </w:rPr>
      </w:pPr>
      <w:moveFrom w:id="4018" w:author="Pham Minh Tu" w:date="2019-12-27T14:07:00Z">
        <w:r w:rsidDel="008241FD">
          <w:t xml:space="preserve">{Ref: </w:t>
        </w:r>
        <w:r w:rsidRPr="001C6A09" w:rsidDel="008241FD">
          <w:rPr>
            <w:rFonts w:cs="Arial"/>
            <w:szCs w:val="20"/>
          </w:rPr>
          <w:t>GENERIC_TFD_X1x_GT_USG_006</w:t>
        </w:r>
        <w:r w:rsidDel="008241FD">
          <w:rPr>
            <w:rFonts w:cs="Arial"/>
            <w:szCs w:val="20"/>
          </w:rPr>
          <w:t>}</w:t>
        </w:r>
      </w:moveFrom>
    </w:p>
    <w:p w:rsidR="004025D7" w:rsidDel="008241FD" w:rsidRDefault="004025D7" w:rsidP="004025D7">
      <w:pPr>
        <w:pStyle w:val="Heading4"/>
        <w:rPr>
          <w:moveFrom w:id="4019" w:author="Pham Minh Tu" w:date="2019-12-27T14:07:00Z"/>
        </w:rPr>
      </w:pPr>
      <w:moveFrom w:id="4020" w:author="Pham Minh Tu" w:date="2019-12-27T14:07:00Z">
        <w:r w:rsidDel="008241FD">
          <w:t>IncOutputDirectory</w:t>
        </w:r>
      </w:moveFrom>
    </w:p>
    <w:p w:rsidR="004025D7" w:rsidDel="008241FD" w:rsidRDefault="004025D7" w:rsidP="004025D7">
      <w:pPr>
        <w:pStyle w:val="DesignID"/>
        <w:rPr>
          <w:moveFrom w:id="4021" w:author="Pham Minh Tu" w:date="2019-12-27T14:07:00Z"/>
        </w:rPr>
      </w:pPr>
      <w:moveFrom w:id="4022" w:author="Pham Minh Tu" w:date="2019-12-27T14:07:00Z">
        <w:r w:rsidDel="008241FD">
          <w:t>GENERIC_GDD_CLS_045_009:</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4023" w:author="Pham Minh Tu" w:date="2019-12-27T14:07:00Z"/>
                <w:b/>
              </w:rPr>
            </w:pPr>
            <w:moveFrom w:id="4024"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4025" w:author="Pham Minh Tu" w:date="2019-12-27T14:07:00Z"/>
              </w:rPr>
            </w:pPr>
            <w:moveFrom w:id="4026" w:author="Pham Minh Tu" w:date="2019-12-27T14:07:00Z">
              <w:r w:rsidDel="008241FD">
                <w:t>IncOutputDirectory</w:t>
              </w:r>
            </w:moveFrom>
          </w:p>
        </w:tc>
      </w:tr>
      <w:tr w:rsidR="004025D7" w:rsidDel="008241FD" w:rsidTr="00CD1F8E">
        <w:tc>
          <w:tcPr>
            <w:tcW w:w="2492" w:type="dxa"/>
            <w:shd w:val="clear" w:color="auto" w:fill="D0CECE"/>
          </w:tcPr>
          <w:p w:rsidR="004025D7" w:rsidRPr="00E2291F" w:rsidDel="008241FD" w:rsidRDefault="004025D7" w:rsidP="00CD1F8E">
            <w:pPr>
              <w:rPr>
                <w:moveFrom w:id="4027" w:author="Pham Minh Tu" w:date="2019-12-27T14:07:00Z"/>
                <w:b/>
              </w:rPr>
            </w:pPr>
            <w:moveFrom w:id="4028"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4029" w:author="Pham Minh Tu" w:date="2019-12-27T14:07:00Z"/>
              </w:rPr>
            </w:pPr>
            <w:moveFrom w:id="4030" w:author="Pham Minh Tu" w:date="2019-12-27T14:07:00Z">
              <w:r w:rsidDel="008241FD">
                <w:t>string</w:t>
              </w:r>
            </w:moveFrom>
          </w:p>
        </w:tc>
      </w:tr>
      <w:tr w:rsidR="004025D7" w:rsidDel="008241FD" w:rsidTr="00CD1F8E">
        <w:tc>
          <w:tcPr>
            <w:tcW w:w="2492" w:type="dxa"/>
            <w:shd w:val="clear" w:color="auto" w:fill="D0CECE"/>
          </w:tcPr>
          <w:p w:rsidR="004025D7" w:rsidRPr="00E2291F" w:rsidDel="008241FD" w:rsidRDefault="004025D7" w:rsidP="00CD1F8E">
            <w:pPr>
              <w:rPr>
                <w:moveFrom w:id="4031" w:author="Pham Minh Tu" w:date="2019-12-27T14:07:00Z"/>
                <w:b/>
              </w:rPr>
            </w:pPr>
            <w:moveFrom w:id="4032"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4033" w:author="Pham Minh Tu" w:date="2019-12-27T14:07:00Z"/>
              </w:rPr>
            </w:pPr>
            <w:moveFrom w:id="4034"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4035" w:author="Pham Minh Tu" w:date="2019-12-27T14:07:00Z"/>
                <w:b/>
              </w:rPr>
            </w:pPr>
            <w:moveFrom w:id="4036"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4037" w:author="Pham Minh Tu" w:date="2019-12-27T14:07:00Z"/>
              </w:rPr>
            </w:pPr>
            <w:moveFrom w:id="4038" w:author="Pham Minh Tu" w:date="2019-12-27T14:07:00Z">
              <w:r w:rsidDel="008241FD">
                <w:t xml:space="preserve">Contain value of option -inc that input from command line or xml config file </w:t>
              </w:r>
            </w:moveFrom>
          </w:p>
        </w:tc>
      </w:tr>
    </w:tbl>
    <w:p w:rsidR="00674595" w:rsidDel="008241FD" w:rsidRDefault="00773D81" w:rsidP="004025D7">
      <w:pPr>
        <w:rPr>
          <w:moveFrom w:id="4039" w:author="Pham Minh Tu" w:date="2019-12-27T14:07:00Z"/>
        </w:rPr>
      </w:pPr>
      <w:moveFrom w:id="4040" w:author="Pham Minh Tu" w:date="2019-12-27T14:07:00Z">
        <w:r w:rsidDel="008241FD">
          <w:t>{</w:t>
        </w:r>
        <w:r w:rsidR="00674595" w:rsidDel="008241FD">
          <w:t xml:space="preserve">Ref: </w:t>
        </w:r>
        <w:r w:rsidR="00674595" w:rsidRPr="001C6A09" w:rsidDel="008241FD">
          <w:rPr>
            <w:rFonts w:cs="Arial"/>
            <w:szCs w:val="20"/>
          </w:rPr>
          <w:t>GENERIC_TFD_X1x_GT_USG_007</w:t>
        </w:r>
        <w:r w:rsidR="00674595" w:rsidDel="008241FD">
          <w:rPr>
            <w:rFonts w:cs="Arial"/>
            <w:szCs w:val="20"/>
          </w:rPr>
          <w:t>}</w:t>
        </w:r>
      </w:moveFrom>
    </w:p>
    <w:p w:rsidR="004025D7" w:rsidDel="008241FD" w:rsidRDefault="004025D7" w:rsidP="004025D7">
      <w:pPr>
        <w:pStyle w:val="Heading4"/>
        <w:rPr>
          <w:moveFrom w:id="4041" w:author="Pham Minh Tu" w:date="2019-12-27T14:07:00Z"/>
        </w:rPr>
      </w:pPr>
      <w:moveFrom w:id="4042" w:author="Pham Minh Tu" w:date="2019-12-27T14:07:00Z">
        <w:r w:rsidDel="008241FD">
          <w:t>WriteLog</w:t>
        </w:r>
      </w:moveFrom>
    </w:p>
    <w:p w:rsidR="004025D7" w:rsidDel="008241FD" w:rsidRDefault="004025D7" w:rsidP="004025D7">
      <w:pPr>
        <w:pStyle w:val="DesignID"/>
        <w:rPr>
          <w:moveFrom w:id="4043" w:author="Pham Minh Tu" w:date="2019-12-27T14:07:00Z"/>
        </w:rPr>
      </w:pPr>
      <w:moveFrom w:id="4044" w:author="Pham Minh Tu" w:date="2019-12-27T14:07:00Z">
        <w:r w:rsidDel="008241FD">
          <w:t>GENERIC_GDD_CLS_045_010:</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4045" w:author="Pham Minh Tu" w:date="2019-12-27T14:07:00Z"/>
                <w:b/>
              </w:rPr>
            </w:pPr>
            <w:moveFrom w:id="4046"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4047" w:author="Pham Minh Tu" w:date="2019-12-27T14:07:00Z"/>
              </w:rPr>
            </w:pPr>
            <w:moveFrom w:id="4048" w:author="Pham Minh Tu" w:date="2019-12-27T14:07:00Z">
              <w:r w:rsidDel="008241FD">
                <w:t>WriteLog</w:t>
              </w:r>
            </w:moveFrom>
          </w:p>
        </w:tc>
      </w:tr>
      <w:tr w:rsidR="004025D7" w:rsidDel="008241FD" w:rsidTr="00CD1F8E">
        <w:tc>
          <w:tcPr>
            <w:tcW w:w="2492" w:type="dxa"/>
            <w:shd w:val="clear" w:color="auto" w:fill="D0CECE"/>
          </w:tcPr>
          <w:p w:rsidR="004025D7" w:rsidRPr="00E2291F" w:rsidDel="008241FD" w:rsidRDefault="004025D7" w:rsidP="00CD1F8E">
            <w:pPr>
              <w:rPr>
                <w:moveFrom w:id="4049" w:author="Pham Minh Tu" w:date="2019-12-27T14:07:00Z"/>
                <w:b/>
              </w:rPr>
            </w:pPr>
            <w:moveFrom w:id="4050"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4051" w:author="Pham Minh Tu" w:date="2019-12-27T14:07:00Z"/>
              </w:rPr>
            </w:pPr>
            <w:moveFrom w:id="4052" w:author="Pham Minh Tu" w:date="2019-12-27T14:07:00Z">
              <w:r w:rsidDel="008241FD">
                <w:t>bool</w:t>
              </w:r>
            </w:moveFrom>
          </w:p>
        </w:tc>
      </w:tr>
      <w:tr w:rsidR="004025D7" w:rsidDel="008241FD" w:rsidTr="00CD1F8E">
        <w:tc>
          <w:tcPr>
            <w:tcW w:w="2492" w:type="dxa"/>
            <w:shd w:val="clear" w:color="auto" w:fill="D0CECE"/>
          </w:tcPr>
          <w:p w:rsidR="004025D7" w:rsidRPr="00E2291F" w:rsidDel="008241FD" w:rsidRDefault="004025D7" w:rsidP="00CD1F8E">
            <w:pPr>
              <w:rPr>
                <w:moveFrom w:id="4053" w:author="Pham Minh Tu" w:date="2019-12-27T14:07:00Z"/>
                <w:b/>
              </w:rPr>
            </w:pPr>
            <w:moveFrom w:id="4054"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4055" w:author="Pham Minh Tu" w:date="2019-12-27T14:07:00Z"/>
              </w:rPr>
            </w:pPr>
            <w:moveFrom w:id="4056"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4057" w:author="Pham Minh Tu" w:date="2019-12-27T14:07:00Z"/>
                <w:b/>
              </w:rPr>
            </w:pPr>
            <w:moveFrom w:id="4058"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4059" w:author="Pham Minh Tu" w:date="2019-12-27T14:07:00Z"/>
              </w:rPr>
            </w:pPr>
            <w:moveFrom w:id="4060" w:author="Pham Minh Tu" w:date="2019-12-27T14:07:00Z">
              <w:r w:rsidDel="008241FD">
                <w:t xml:space="preserve">Contain value of option -l/-log that input from command line or xml config file </w:t>
              </w:r>
            </w:moveFrom>
          </w:p>
        </w:tc>
      </w:tr>
    </w:tbl>
    <w:p w:rsidR="004025D7" w:rsidDel="008241FD" w:rsidRDefault="004025D7" w:rsidP="004025D7">
      <w:pPr>
        <w:rPr>
          <w:moveFrom w:id="4061" w:author="Pham Minh Tu" w:date="2019-12-27T14:07:00Z"/>
        </w:rPr>
      </w:pPr>
    </w:p>
    <w:p w:rsidR="00674595" w:rsidDel="008241FD" w:rsidRDefault="00674595" w:rsidP="004025D7">
      <w:pPr>
        <w:rPr>
          <w:moveFrom w:id="4062" w:author="Pham Minh Tu" w:date="2019-12-27T14:07:00Z"/>
        </w:rPr>
      </w:pPr>
      <w:moveFrom w:id="4063" w:author="Pham Minh Tu" w:date="2019-12-27T14:07:00Z">
        <w:r w:rsidDel="008241FD">
          <w:t xml:space="preserve">{Ref: </w:t>
        </w:r>
        <w:r w:rsidRPr="00C844C6" w:rsidDel="008241FD">
          <w:rPr>
            <w:rFonts w:cs="Arial"/>
            <w:szCs w:val="20"/>
          </w:rPr>
          <w:t>GENERIC_TFD_X1x_GT_USG_008</w:t>
        </w:r>
        <w:r w:rsidR="001D1B98" w:rsidDel="008241FD">
          <w:rPr>
            <w:rFonts w:cs="Arial"/>
            <w:szCs w:val="20"/>
          </w:rPr>
          <w:t xml:space="preserve">, </w:t>
        </w:r>
        <w:r w:rsidR="001D1B98" w:rsidRPr="001402A7" w:rsidDel="008241FD">
          <w:rPr>
            <w:rFonts w:cs="Arial"/>
            <w:szCs w:val="20"/>
          </w:rPr>
          <w:t>GENERIC_TFD_X1x_GT_SAMPUSG</w:t>
        </w:r>
        <w:r w:rsidR="001D1B98" w:rsidRPr="001402A7" w:rsidDel="008241FD">
          <w:t>_</w:t>
        </w:r>
        <w:r w:rsidR="001D1B98" w:rsidRPr="001402A7" w:rsidDel="008241FD">
          <w:rPr>
            <w:rFonts w:cs="Arial"/>
            <w:szCs w:val="20"/>
          </w:rPr>
          <w:t>003</w:t>
        </w:r>
        <w:r w:rsidDel="008241FD">
          <w:rPr>
            <w:rFonts w:cs="Arial"/>
            <w:szCs w:val="20"/>
          </w:rPr>
          <w:t>}</w:t>
        </w:r>
      </w:moveFrom>
    </w:p>
    <w:p w:rsidR="004025D7" w:rsidDel="008241FD" w:rsidRDefault="004025D7" w:rsidP="004025D7">
      <w:pPr>
        <w:pStyle w:val="Heading4"/>
        <w:rPr>
          <w:moveFrom w:id="4064" w:author="Pham Minh Tu" w:date="2019-12-27T14:07:00Z"/>
        </w:rPr>
      </w:pPr>
      <w:moveFrom w:id="4065" w:author="Pham Minh Tu" w:date="2019-12-27T14:07:00Z">
        <w:r w:rsidDel="008241FD">
          <w:t>LogFilePath</w:t>
        </w:r>
      </w:moveFrom>
    </w:p>
    <w:p w:rsidR="004025D7" w:rsidDel="008241FD" w:rsidRDefault="004025D7" w:rsidP="004025D7">
      <w:pPr>
        <w:pStyle w:val="DesignID"/>
        <w:rPr>
          <w:moveFrom w:id="4066" w:author="Pham Minh Tu" w:date="2019-12-27T14:07:00Z"/>
        </w:rPr>
      </w:pPr>
      <w:moveFrom w:id="4067" w:author="Pham Minh Tu" w:date="2019-12-27T14:07:00Z">
        <w:r w:rsidDel="008241FD">
          <w:t>GENERIC_GDD_CLS_045_011:</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4068" w:author="Pham Minh Tu" w:date="2019-12-27T14:07:00Z"/>
                <w:b/>
              </w:rPr>
            </w:pPr>
            <w:moveFrom w:id="4069"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4070" w:author="Pham Minh Tu" w:date="2019-12-27T14:07:00Z"/>
              </w:rPr>
            </w:pPr>
            <w:moveFrom w:id="4071" w:author="Pham Minh Tu" w:date="2019-12-27T14:07:00Z">
              <w:r w:rsidDel="008241FD">
                <w:t>LogFilePath</w:t>
              </w:r>
            </w:moveFrom>
          </w:p>
        </w:tc>
      </w:tr>
      <w:tr w:rsidR="004025D7" w:rsidDel="008241FD" w:rsidTr="00CD1F8E">
        <w:tc>
          <w:tcPr>
            <w:tcW w:w="2492" w:type="dxa"/>
            <w:shd w:val="clear" w:color="auto" w:fill="D0CECE"/>
          </w:tcPr>
          <w:p w:rsidR="004025D7" w:rsidRPr="00E2291F" w:rsidDel="008241FD" w:rsidRDefault="004025D7" w:rsidP="00CD1F8E">
            <w:pPr>
              <w:rPr>
                <w:moveFrom w:id="4072" w:author="Pham Minh Tu" w:date="2019-12-27T14:07:00Z"/>
                <w:b/>
              </w:rPr>
            </w:pPr>
            <w:moveFrom w:id="4073"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4074" w:author="Pham Minh Tu" w:date="2019-12-27T14:07:00Z"/>
              </w:rPr>
            </w:pPr>
            <w:moveFrom w:id="4075" w:author="Pham Minh Tu" w:date="2019-12-27T14:07:00Z">
              <w:r w:rsidDel="008241FD">
                <w:t>string</w:t>
              </w:r>
            </w:moveFrom>
          </w:p>
        </w:tc>
      </w:tr>
      <w:tr w:rsidR="004025D7" w:rsidDel="008241FD" w:rsidTr="00CD1F8E">
        <w:tc>
          <w:tcPr>
            <w:tcW w:w="2492" w:type="dxa"/>
            <w:shd w:val="clear" w:color="auto" w:fill="D0CECE"/>
          </w:tcPr>
          <w:p w:rsidR="004025D7" w:rsidRPr="00E2291F" w:rsidDel="008241FD" w:rsidRDefault="004025D7" w:rsidP="00CD1F8E">
            <w:pPr>
              <w:rPr>
                <w:moveFrom w:id="4076" w:author="Pham Minh Tu" w:date="2019-12-27T14:07:00Z"/>
                <w:b/>
              </w:rPr>
            </w:pPr>
            <w:moveFrom w:id="4077"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4078" w:author="Pham Minh Tu" w:date="2019-12-27T14:07:00Z"/>
              </w:rPr>
            </w:pPr>
            <w:moveFrom w:id="4079"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4080" w:author="Pham Minh Tu" w:date="2019-12-27T14:07:00Z"/>
                <w:b/>
              </w:rPr>
            </w:pPr>
            <w:moveFrom w:id="4081"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4082" w:author="Pham Minh Tu" w:date="2019-12-27T14:07:00Z"/>
              </w:rPr>
            </w:pPr>
            <w:moveFrom w:id="4083" w:author="Pham Minh Tu" w:date="2019-12-27T14:07:00Z">
              <w:r w:rsidDel="008241FD">
                <w:t xml:space="preserve">Contain path of log file </w:t>
              </w:r>
            </w:moveFrom>
          </w:p>
        </w:tc>
      </w:tr>
    </w:tbl>
    <w:p w:rsidR="004025D7" w:rsidDel="008241FD" w:rsidRDefault="004025D7" w:rsidP="004025D7">
      <w:pPr>
        <w:rPr>
          <w:moveFrom w:id="4084" w:author="Pham Minh Tu" w:date="2019-12-27T14:07:00Z"/>
        </w:rPr>
      </w:pPr>
    </w:p>
    <w:p w:rsidR="004025D7" w:rsidDel="008241FD" w:rsidRDefault="004025D7" w:rsidP="004025D7">
      <w:pPr>
        <w:pStyle w:val="Heading4"/>
        <w:rPr>
          <w:moveFrom w:id="4085" w:author="Pham Minh Tu" w:date="2019-12-27T14:07:00Z"/>
        </w:rPr>
      </w:pPr>
      <w:moveFrom w:id="4086" w:author="Pham Minh Tu" w:date="2019-12-27T14:07:00Z">
        <w:r w:rsidDel="008241FD">
          <w:t>DryRun</w:t>
        </w:r>
      </w:moveFrom>
    </w:p>
    <w:p w:rsidR="004025D7" w:rsidDel="008241FD" w:rsidRDefault="004025D7" w:rsidP="004025D7">
      <w:pPr>
        <w:pStyle w:val="DesignID"/>
        <w:rPr>
          <w:moveFrom w:id="4087" w:author="Pham Minh Tu" w:date="2019-12-27T14:07:00Z"/>
        </w:rPr>
      </w:pPr>
      <w:moveFrom w:id="4088" w:author="Pham Minh Tu" w:date="2019-12-27T14:07:00Z">
        <w:r w:rsidDel="008241FD">
          <w:t>GENERIC_GDD_CLS_045_012:</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4089" w:author="Pham Minh Tu" w:date="2019-12-27T14:07:00Z"/>
                <w:b/>
              </w:rPr>
            </w:pPr>
            <w:moveFrom w:id="4090"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4091" w:author="Pham Minh Tu" w:date="2019-12-27T14:07:00Z"/>
              </w:rPr>
            </w:pPr>
            <w:moveFrom w:id="4092" w:author="Pham Minh Tu" w:date="2019-12-27T14:07:00Z">
              <w:r w:rsidDel="008241FD">
                <w:t>DryRun</w:t>
              </w:r>
            </w:moveFrom>
          </w:p>
        </w:tc>
      </w:tr>
      <w:tr w:rsidR="004025D7" w:rsidDel="008241FD" w:rsidTr="00CD1F8E">
        <w:tc>
          <w:tcPr>
            <w:tcW w:w="2492" w:type="dxa"/>
            <w:shd w:val="clear" w:color="auto" w:fill="D0CECE"/>
          </w:tcPr>
          <w:p w:rsidR="004025D7" w:rsidRPr="00E2291F" w:rsidDel="008241FD" w:rsidRDefault="004025D7" w:rsidP="00CD1F8E">
            <w:pPr>
              <w:rPr>
                <w:moveFrom w:id="4093" w:author="Pham Minh Tu" w:date="2019-12-27T14:07:00Z"/>
                <w:b/>
              </w:rPr>
            </w:pPr>
            <w:moveFrom w:id="4094"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4095" w:author="Pham Minh Tu" w:date="2019-12-27T14:07:00Z"/>
              </w:rPr>
            </w:pPr>
            <w:moveFrom w:id="4096" w:author="Pham Minh Tu" w:date="2019-12-27T14:07:00Z">
              <w:r w:rsidDel="008241FD">
                <w:t>bool</w:t>
              </w:r>
            </w:moveFrom>
          </w:p>
        </w:tc>
      </w:tr>
      <w:tr w:rsidR="004025D7" w:rsidDel="008241FD" w:rsidTr="00CD1F8E">
        <w:tc>
          <w:tcPr>
            <w:tcW w:w="2492" w:type="dxa"/>
            <w:shd w:val="clear" w:color="auto" w:fill="D0CECE"/>
          </w:tcPr>
          <w:p w:rsidR="004025D7" w:rsidRPr="00E2291F" w:rsidDel="008241FD" w:rsidRDefault="004025D7" w:rsidP="00CD1F8E">
            <w:pPr>
              <w:rPr>
                <w:moveFrom w:id="4097" w:author="Pham Minh Tu" w:date="2019-12-27T14:07:00Z"/>
                <w:b/>
              </w:rPr>
            </w:pPr>
            <w:moveFrom w:id="4098"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4099" w:author="Pham Minh Tu" w:date="2019-12-27T14:07:00Z"/>
              </w:rPr>
            </w:pPr>
            <w:moveFrom w:id="4100"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4101" w:author="Pham Minh Tu" w:date="2019-12-27T14:07:00Z"/>
                <w:b/>
              </w:rPr>
            </w:pPr>
            <w:moveFrom w:id="4102"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4103" w:author="Pham Minh Tu" w:date="2019-12-27T14:07:00Z"/>
              </w:rPr>
            </w:pPr>
            <w:moveFrom w:id="4104" w:author="Pham Minh Tu" w:date="2019-12-27T14:07:00Z">
              <w:r w:rsidDel="008241FD">
                <w:t xml:space="preserve">Contain value of option -d/-dryrun that input from command line or xml config file </w:t>
              </w:r>
            </w:moveFrom>
          </w:p>
        </w:tc>
      </w:tr>
    </w:tbl>
    <w:p w:rsidR="00674595" w:rsidDel="008241FD" w:rsidRDefault="00674595" w:rsidP="004025D7">
      <w:pPr>
        <w:rPr>
          <w:moveFrom w:id="4105" w:author="Pham Minh Tu" w:date="2019-12-27T14:07:00Z"/>
        </w:rPr>
      </w:pPr>
      <w:moveFrom w:id="4106" w:author="Pham Minh Tu" w:date="2019-12-27T14:07:00Z">
        <w:r w:rsidDel="008241FD">
          <w:t xml:space="preserve">{Ref: </w:t>
        </w:r>
        <w:r w:rsidRPr="00C844C6" w:rsidDel="008241FD">
          <w:rPr>
            <w:rFonts w:cs="Arial"/>
            <w:szCs w:val="20"/>
          </w:rPr>
          <w:t>GENERIC_TFD_X1x_GT_USG_009</w:t>
        </w:r>
        <w:r w:rsidR="001D1B98" w:rsidDel="008241FD">
          <w:rPr>
            <w:rFonts w:cs="Arial"/>
            <w:szCs w:val="20"/>
          </w:rPr>
          <w:t xml:space="preserve">, </w:t>
        </w:r>
        <w:r w:rsidR="001D1B98" w:rsidRPr="001402A7" w:rsidDel="008241FD">
          <w:rPr>
            <w:rFonts w:cs="Arial"/>
            <w:szCs w:val="20"/>
          </w:rPr>
          <w:t>GENERIC_TFD_X1x_GT_SAMPUSG</w:t>
        </w:r>
        <w:r w:rsidR="001D1B98" w:rsidRPr="001402A7" w:rsidDel="008241FD">
          <w:t>_</w:t>
        </w:r>
        <w:r w:rsidR="001D1B98" w:rsidRPr="001402A7" w:rsidDel="008241FD">
          <w:rPr>
            <w:rFonts w:cs="Arial"/>
            <w:szCs w:val="20"/>
          </w:rPr>
          <w:t>004</w:t>
        </w:r>
        <w:r w:rsidDel="008241FD">
          <w:rPr>
            <w:rFonts w:cs="Arial"/>
            <w:szCs w:val="20"/>
          </w:rPr>
          <w:t>}</w:t>
        </w:r>
      </w:moveFrom>
    </w:p>
    <w:p w:rsidR="004025D7" w:rsidDel="008241FD" w:rsidRDefault="004025D7" w:rsidP="004025D7">
      <w:pPr>
        <w:pStyle w:val="Heading4"/>
        <w:rPr>
          <w:moveFrom w:id="4107" w:author="Pham Minh Tu" w:date="2019-12-27T14:07:00Z"/>
        </w:rPr>
      </w:pPr>
      <w:moveFrom w:id="4108" w:author="Pham Minh Tu" w:date="2019-12-27T14:07:00Z">
        <w:r w:rsidDel="008241FD">
          <w:t>FolderOutput</w:t>
        </w:r>
      </w:moveFrom>
    </w:p>
    <w:p w:rsidR="004025D7" w:rsidDel="008241FD" w:rsidRDefault="004025D7" w:rsidP="004025D7">
      <w:pPr>
        <w:pStyle w:val="DesignID"/>
        <w:rPr>
          <w:moveFrom w:id="4109" w:author="Pham Minh Tu" w:date="2019-12-27T14:07:00Z"/>
        </w:rPr>
      </w:pPr>
      <w:moveFrom w:id="4110" w:author="Pham Minh Tu" w:date="2019-12-27T14:07:00Z">
        <w:r w:rsidDel="008241FD">
          <w:t>GENERIC_GDD_CLS_045_013:</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4111" w:author="Pham Minh Tu" w:date="2019-12-27T14:07:00Z"/>
                <w:b/>
              </w:rPr>
            </w:pPr>
            <w:moveFrom w:id="4112"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4113" w:author="Pham Minh Tu" w:date="2019-12-27T14:07:00Z"/>
              </w:rPr>
            </w:pPr>
            <w:moveFrom w:id="4114" w:author="Pham Minh Tu" w:date="2019-12-27T14:07:00Z">
              <w:r w:rsidDel="008241FD">
                <w:t>FolderOutput</w:t>
              </w:r>
            </w:moveFrom>
          </w:p>
        </w:tc>
      </w:tr>
      <w:tr w:rsidR="004025D7" w:rsidDel="008241FD" w:rsidTr="00CD1F8E">
        <w:tc>
          <w:tcPr>
            <w:tcW w:w="2492" w:type="dxa"/>
            <w:shd w:val="clear" w:color="auto" w:fill="D0CECE"/>
          </w:tcPr>
          <w:p w:rsidR="004025D7" w:rsidRPr="00E2291F" w:rsidDel="008241FD" w:rsidRDefault="004025D7" w:rsidP="00CD1F8E">
            <w:pPr>
              <w:rPr>
                <w:moveFrom w:id="4115" w:author="Pham Minh Tu" w:date="2019-12-27T14:07:00Z"/>
                <w:b/>
              </w:rPr>
            </w:pPr>
            <w:moveFrom w:id="4116"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4117" w:author="Pham Minh Tu" w:date="2019-12-27T14:07:00Z"/>
              </w:rPr>
            </w:pPr>
            <w:moveFrom w:id="4118" w:author="Pham Minh Tu" w:date="2019-12-27T14:07:00Z">
              <w:r w:rsidDel="008241FD">
                <w:t>string</w:t>
              </w:r>
            </w:moveFrom>
          </w:p>
        </w:tc>
      </w:tr>
      <w:tr w:rsidR="004025D7" w:rsidDel="008241FD" w:rsidTr="00CD1F8E">
        <w:tc>
          <w:tcPr>
            <w:tcW w:w="2492" w:type="dxa"/>
            <w:shd w:val="clear" w:color="auto" w:fill="D0CECE"/>
          </w:tcPr>
          <w:p w:rsidR="004025D7" w:rsidRPr="00E2291F" w:rsidDel="008241FD" w:rsidRDefault="004025D7" w:rsidP="00CD1F8E">
            <w:pPr>
              <w:rPr>
                <w:moveFrom w:id="4119" w:author="Pham Minh Tu" w:date="2019-12-27T14:07:00Z"/>
                <w:b/>
              </w:rPr>
            </w:pPr>
            <w:moveFrom w:id="4120"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4121" w:author="Pham Minh Tu" w:date="2019-12-27T14:07:00Z"/>
              </w:rPr>
            </w:pPr>
            <w:moveFrom w:id="4122"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4123" w:author="Pham Minh Tu" w:date="2019-12-27T14:07:00Z"/>
                <w:b/>
              </w:rPr>
            </w:pPr>
            <w:moveFrom w:id="4124"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4125" w:author="Pham Minh Tu" w:date="2019-12-27T14:07:00Z"/>
              </w:rPr>
            </w:pPr>
            <w:moveFrom w:id="4126" w:author="Pham Minh Tu" w:date="2019-12-27T14:07:00Z">
              <w:r w:rsidDel="008241FD">
                <w:t xml:space="preserve">Contain value of option -o/-output that input from command line or xml config file </w:t>
              </w:r>
            </w:moveFrom>
          </w:p>
        </w:tc>
      </w:tr>
    </w:tbl>
    <w:p w:rsidR="004025D7" w:rsidDel="008241FD" w:rsidRDefault="0072097B" w:rsidP="004025D7">
      <w:pPr>
        <w:rPr>
          <w:moveFrom w:id="4127" w:author="Pham Minh Tu" w:date="2019-12-27T14:07:00Z"/>
        </w:rPr>
      </w:pPr>
      <w:moveFrom w:id="4128" w:author="Pham Minh Tu" w:date="2019-12-27T14:07:00Z">
        <w:r w:rsidDel="008241FD">
          <w:t xml:space="preserve">{Ref: </w:t>
        </w:r>
        <w:r w:rsidRPr="001402A7" w:rsidDel="008241FD">
          <w:rPr>
            <w:rFonts w:cs="Arial"/>
            <w:szCs w:val="20"/>
          </w:rPr>
          <w:t>GENERIC_TFD_X1x_GT_SAMPUSG</w:t>
        </w:r>
        <w:r w:rsidRPr="001402A7" w:rsidDel="008241FD">
          <w:t>_</w:t>
        </w:r>
        <w:r w:rsidRPr="001402A7" w:rsidDel="008241FD">
          <w:rPr>
            <w:rFonts w:cs="Arial"/>
            <w:szCs w:val="20"/>
          </w:rPr>
          <w:t>005</w:t>
        </w:r>
        <w:r w:rsidDel="008241FD">
          <w:rPr>
            <w:rFonts w:cs="Arial"/>
            <w:szCs w:val="20"/>
          </w:rPr>
          <w:t>}</w:t>
        </w:r>
      </w:moveFrom>
    </w:p>
    <w:p w:rsidR="004025D7" w:rsidDel="008241FD" w:rsidRDefault="004025D7" w:rsidP="004025D7">
      <w:pPr>
        <w:pStyle w:val="Heading4"/>
        <w:rPr>
          <w:moveFrom w:id="4129" w:author="Pham Minh Tu" w:date="2019-12-27T14:07:00Z"/>
        </w:rPr>
      </w:pPr>
      <w:moveFrom w:id="4130" w:author="Pham Minh Tu" w:date="2019-12-27T14:07:00Z">
        <w:r w:rsidDel="008241FD">
          <w:t>VendorFilters</w:t>
        </w:r>
      </w:moveFrom>
    </w:p>
    <w:p w:rsidR="004025D7" w:rsidDel="008241FD" w:rsidRDefault="004025D7" w:rsidP="004025D7">
      <w:pPr>
        <w:pStyle w:val="DesignID"/>
        <w:rPr>
          <w:moveFrom w:id="4131" w:author="Pham Minh Tu" w:date="2019-12-27T14:07:00Z"/>
        </w:rPr>
      </w:pPr>
      <w:moveFrom w:id="4132" w:author="Pham Minh Tu" w:date="2019-12-27T14:07:00Z">
        <w:r w:rsidDel="008241FD">
          <w:t>GENERIC_GDD_CLS_045_014:</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4133" w:author="Pham Minh Tu" w:date="2019-12-27T14:07:00Z"/>
                <w:b/>
              </w:rPr>
            </w:pPr>
            <w:moveFrom w:id="4134"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4135" w:author="Pham Minh Tu" w:date="2019-12-27T14:07:00Z"/>
              </w:rPr>
            </w:pPr>
            <w:moveFrom w:id="4136" w:author="Pham Minh Tu" w:date="2019-12-27T14:07:00Z">
              <w:r w:rsidDel="008241FD">
                <w:t>VendorFilters</w:t>
              </w:r>
            </w:moveFrom>
          </w:p>
        </w:tc>
      </w:tr>
      <w:tr w:rsidR="004025D7" w:rsidDel="008241FD" w:rsidTr="00CD1F8E">
        <w:tc>
          <w:tcPr>
            <w:tcW w:w="2492" w:type="dxa"/>
            <w:shd w:val="clear" w:color="auto" w:fill="D0CECE"/>
          </w:tcPr>
          <w:p w:rsidR="004025D7" w:rsidRPr="00E2291F" w:rsidDel="008241FD" w:rsidRDefault="004025D7" w:rsidP="00CD1F8E">
            <w:pPr>
              <w:rPr>
                <w:moveFrom w:id="4137" w:author="Pham Minh Tu" w:date="2019-12-27T14:07:00Z"/>
                <w:b/>
              </w:rPr>
            </w:pPr>
            <w:moveFrom w:id="4138"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4139" w:author="Pham Minh Tu" w:date="2019-12-27T14:07:00Z"/>
              </w:rPr>
            </w:pPr>
            <w:moveFrom w:id="4140" w:author="Pham Minh Tu" w:date="2019-12-27T14:07:00Z">
              <w:r w:rsidDel="008241FD">
                <w:t>List&lt; string &gt;</w:t>
              </w:r>
            </w:moveFrom>
          </w:p>
        </w:tc>
      </w:tr>
      <w:tr w:rsidR="004025D7" w:rsidDel="008241FD" w:rsidTr="00CD1F8E">
        <w:tc>
          <w:tcPr>
            <w:tcW w:w="2492" w:type="dxa"/>
            <w:shd w:val="clear" w:color="auto" w:fill="D0CECE"/>
          </w:tcPr>
          <w:p w:rsidR="004025D7" w:rsidRPr="00E2291F" w:rsidDel="008241FD" w:rsidRDefault="004025D7" w:rsidP="00CD1F8E">
            <w:pPr>
              <w:rPr>
                <w:moveFrom w:id="4141" w:author="Pham Minh Tu" w:date="2019-12-27T14:07:00Z"/>
                <w:b/>
              </w:rPr>
            </w:pPr>
            <w:moveFrom w:id="4142" w:author="Pham Minh Tu" w:date="2019-12-27T14:07:00Z">
              <w:r w:rsidRPr="00E2291F" w:rsidDel="008241FD">
                <w:rPr>
                  <w:b/>
                </w:rPr>
                <w:lastRenderedPageBreak/>
                <w:t>Range</w:t>
              </w:r>
            </w:moveFrom>
          </w:p>
        </w:tc>
        <w:tc>
          <w:tcPr>
            <w:tcW w:w="5816" w:type="dxa"/>
            <w:shd w:val="clear" w:color="auto" w:fill="auto"/>
          </w:tcPr>
          <w:p w:rsidR="004025D7" w:rsidDel="008241FD" w:rsidRDefault="004025D7" w:rsidP="00CD1F8E">
            <w:pPr>
              <w:rPr>
                <w:moveFrom w:id="4143" w:author="Pham Minh Tu" w:date="2019-12-27T14:07:00Z"/>
              </w:rPr>
            </w:pPr>
            <w:moveFrom w:id="4144"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4145" w:author="Pham Minh Tu" w:date="2019-12-27T14:07:00Z"/>
                <w:b/>
              </w:rPr>
            </w:pPr>
            <w:moveFrom w:id="4146"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4147" w:author="Pham Minh Tu" w:date="2019-12-27T14:07:00Z"/>
              </w:rPr>
            </w:pPr>
            <w:moveFrom w:id="4148" w:author="Pham Minh Tu" w:date="2019-12-27T14:07:00Z">
              <w:r w:rsidDel="008241FD">
                <w:t xml:space="preserve">Contain value of option -fr/-filter that input from command line or xml config file </w:t>
              </w:r>
            </w:moveFrom>
          </w:p>
        </w:tc>
      </w:tr>
    </w:tbl>
    <w:p w:rsidR="004025D7" w:rsidDel="008241FD" w:rsidRDefault="00674595" w:rsidP="004025D7">
      <w:pPr>
        <w:rPr>
          <w:moveFrom w:id="4149" w:author="Pham Minh Tu" w:date="2019-12-27T14:07:00Z"/>
        </w:rPr>
      </w:pPr>
      <w:moveFrom w:id="4150" w:author="Pham Minh Tu" w:date="2019-12-27T14:07:00Z">
        <w:r w:rsidDel="008241FD">
          <w:t xml:space="preserve">{Ref: </w:t>
        </w:r>
        <w:r w:rsidRPr="00C844C6" w:rsidDel="008241FD">
          <w:rPr>
            <w:rFonts w:cs="Arial"/>
            <w:szCs w:val="20"/>
          </w:rPr>
          <w:t>GENERIC_TFD_X1x_GT_USG_010</w:t>
        </w:r>
        <w:r w:rsidR="00CB3686" w:rsidDel="008241FD">
          <w:rPr>
            <w:rFonts w:cs="Arial"/>
            <w:szCs w:val="20"/>
          </w:rPr>
          <w:t xml:space="preserve">, </w:t>
        </w:r>
        <w:r w:rsidR="00CB3686" w:rsidRPr="001402A7" w:rsidDel="008241FD">
          <w:rPr>
            <w:rFonts w:cs="Arial"/>
            <w:szCs w:val="20"/>
          </w:rPr>
          <w:t>GENERIC_TFD_X1x_GT_USG_015</w:t>
        </w:r>
        <w:r w:rsidDel="008241FD">
          <w:rPr>
            <w:rFonts w:cs="Arial"/>
            <w:szCs w:val="20"/>
          </w:rPr>
          <w:t>}</w:t>
        </w:r>
      </w:moveFrom>
    </w:p>
    <w:p w:rsidR="004025D7" w:rsidDel="008241FD" w:rsidRDefault="004025D7" w:rsidP="004025D7">
      <w:pPr>
        <w:pStyle w:val="Heading4"/>
        <w:rPr>
          <w:moveFrom w:id="4151" w:author="Pham Minh Tu" w:date="2019-12-27T14:07:00Z"/>
        </w:rPr>
      </w:pPr>
      <w:moveFrom w:id="4152" w:author="Pham Minh Tu" w:date="2019-12-27T14:07:00Z">
        <w:r w:rsidDel="008241FD">
          <w:t>VendorFilterEnabled</w:t>
        </w:r>
      </w:moveFrom>
    </w:p>
    <w:p w:rsidR="004025D7" w:rsidDel="008241FD" w:rsidRDefault="004025D7" w:rsidP="004025D7">
      <w:pPr>
        <w:pStyle w:val="DesignID"/>
        <w:rPr>
          <w:moveFrom w:id="4153" w:author="Pham Minh Tu" w:date="2019-12-27T14:07:00Z"/>
        </w:rPr>
      </w:pPr>
      <w:moveFrom w:id="4154" w:author="Pham Minh Tu" w:date="2019-12-27T14:07:00Z">
        <w:r w:rsidDel="008241FD">
          <w:t>GENERIC_GDD_CLS_045_015:</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Del="008241FD" w:rsidTr="00CD1F8E">
        <w:tc>
          <w:tcPr>
            <w:tcW w:w="2492" w:type="dxa"/>
            <w:shd w:val="clear" w:color="auto" w:fill="D0CECE"/>
          </w:tcPr>
          <w:p w:rsidR="004025D7" w:rsidRPr="00E2291F" w:rsidDel="008241FD" w:rsidRDefault="004025D7" w:rsidP="00CD1F8E">
            <w:pPr>
              <w:rPr>
                <w:moveFrom w:id="4155" w:author="Pham Minh Tu" w:date="2019-12-27T14:07:00Z"/>
                <w:b/>
              </w:rPr>
            </w:pPr>
            <w:moveFrom w:id="4156" w:author="Pham Minh Tu" w:date="2019-12-27T14:07:00Z">
              <w:r w:rsidRPr="00E2291F" w:rsidDel="008241FD">
                <w:rPr>
                  <w:b/>
                </w:rPr>
                <w:t>Variable Name</w:t>
              </w:r>
            </w:moveFrom>
          </w:p>
        </w:tc>
        <w:tc>
          <w:tcPr>
            <w:tcW w:w="5816" w:type="dxa"/>
            <w:shd w:val="clear" w:color="auto" w:fill="auto"/>
          </w:tcPr>
          <w:p w:rsidR="004025D7" w:rsidDel="008241FD" w:rsidRDefault="004025D7" w:rsidP="00CD1F8E">
            <w:pPr>
              <w:rPr>
                <w:moveFrom w:id="4157" w:author="Pham Minh Tu" w:date="2019-12-27T14:07:00Z"/>
              </w:rPr>
            </w:pPr>
            <w:moveFrom w:id="4158" w:author="Pham Minh Tu" w:date="2019-12-27T14:07:00Z">
              <w:r w:rsidDel="008241FD">
                <w:t>VendorFilterEnabled</w:t>
              </w:r>
            </w:moveFrom>
          </w:p>
        </w:tc>
      </w:tr>
      <w:tr w:rsidR="004025D7" w:rsidDel="008241FD" w:rsidTr="00CD1F8E">
        <w:tc>
          <w:tcPr>
            <w:tcW w:w="2492" w:type="dxa"/>
            <w:shd w:val="clear" w:color="auto" w:fill="D0CECE"/>
          </w:tcPr>
          <w:p w:rsidR="004025D7" w:rsidRPr="00E2291F" w:rsidDel="008241FD" w:rsidRDefault="004025D7" w:rsidP="00CD1F8E">
            <w:pPr>
              <w:rPr>
                <w:moveFrom w:id="4159" w:author="Pham Minh Tu" w:date="2019-12-27T14:07:00Z"/>
                <w:b/>
              </w:rPr>
            </w:pPr>
            <w:moveFrom w:id="4160" w:author="Pham Minh Tu" w:date="2019-12-27T14:07:00Z">
              <w:r w:rsidRPr="00E2291F" w:rsidDel="008241FD">
                <w:rPr>
                  <w:b/>
                </w:rPr>
                <w:t>Type</w:t>
              </w:r>
            </w:moveFrom>
          </w:p>
        </w:tc>
        <w:tc>
          <w:tcPr>
            <w:tcW w:w="5816" w:type="dxa"/>
            <w:shd w:val="clear" w:color="auto" w:fill="auto"/>
          </w:tcPr>
          <w:p w:rsidR="004025D7" w:rsidDel="008241FD" w:rsidRDefault="004025D7" w:rsidP="00CD1F8E">
            <w:pPr>
              <w:rPr>
                <w:moveFrom w:id="4161" w:author="Pham Minh Tu" w:date="2019-12-27T14:07:00Z"/>
              </w:rPr>
            </w:pPr>
            <w:moveFrom w:id="4162" w:author="Pham Minh Tu" w:date="2019-12-27T14:07:00Z">
              <w:r w:rsidDel="008241FD">
                <w:t>bool</w:t>
              </w:r>
            </w:moveFrom>
          </w:p>
        </w:tc>
      </w:tr>
      <w:tr w:rsidR="004025D7" w:rsidDel="008241FD" w:rsidTr="00CD1F8E">
        <w:tc>
          <w:tcPr>
            <w:tcW w:w="2492" w:type="dxa"/>
            <w:shd w:val="clear" w:color="auto" w:fill="D0CECE"/>
          </w:tcPr>
          <w:p w:rsidR="004025D7" w:rsidRPr="00E2291F" w:rsidDel="008241FD" w:rsidRDefault="004025D7" w:rsidP="00CD1F8E">
            <w:pPr>
              <w:rPr>
                <w:moveFrom w:id="4163" w:author="Pham Minh Tu" w:date="2019-12-27T14:07:00Z"/>
                <w:b/>
              </w:rPr>
            </w:pPr>
            <w:moveFrom w:id="4164" w:author="Pham Minh Tu" w:date="2019-12-27T14:07:00Z">
              <w:r w:rsidRPr="00E2291F" w:rsidDel="008241FD">
                <w:rPr>
                  <w:b/>
                </w:rPr>
                <w:t>Range</w:t>
              </w:r>
            </w:moveFrom>
          </w:p>
        </w:tc>
        <w:tc>
          <w:tcPr>
            <w:tcW w:w="5816" w:type="dxa"/>
            <w:shd w:val="clear" w:color="auto" w:fill="auto"/>
          </w:tcPr>
          <w:p w:rsidR="004025D7" w:rsidDel="008241FD" w:rsidRDefault="004025D7" w:rsidP="00CD1F8E">
            <w:pPr>
              <w:rPr>
                <w:moveFrom w:id="4165" w:author="Pham Minh Tu" w:date="2019-12-27T14:07:00Z"/>
              </w:rPr>
            </w:pPr>
            <w:moveFrom w:id="4166" w:author="Pham Minh Tu" w:date="2019-12-27T14:07:00Z">
              <w:r w:rsidDel="008241FD">
                <w:t>None</w:t>
              </w:r>
            </w:moveFrom>
          </w:p>
        </w:tc>
      </w:tr>
      <w:tr w:rsidR="004025D7" w:rsidDel="008241FD" w:rsidTr="00CD1F8E">
        <w:tc>
          <w:tcPr>
            <w:tcW w:w="2492" w:type="dxa"/>
            <w:shd w:val="clear" w:color="auto" w:fill="D0CECE"/>
          </w:tcPr>
          <w:p w:rsidR="004025D7" w:rsidRPr="00E2291F" w:rsidDel="008241FD" w:rsidRDefault="004025D7" w:rsidP="00CD1F8E">
            <w:pPr>
              <w:rPr>
                <w:moveFrom w:id="4167" w:author="Pham Minh Tu" w:date="2019-12-27T14:07:00Z"/>
                <w:b/>
              </w:rPr>
            </w:pPr>
            <w:moveFrom w:id="4168" w:author="Pham Minh Tu" w:date="2019-12-27T14:07:00Z">
              <w:r w:rsidRPr="00E2291F" w:rsidDel="008241FD">
                <w:rPr>
                  <w:b/>
                </w:rPr>
                <w:t>Description</w:t>
              </w:r>
            </w:moveFrom>
          </w:p>
        </w:tc>
        <w:tc>
          <w:tcPr>
            <w:tcW w:w="5816" w:type="dxa"/>
            <w:shd w:val="clear" w:color="auto" w:fill="auto"/>
          </w:tcPr>
          <w:p w:rsidR="004025D7" w:rsidDel="008241FD" w:rsidRDefault="004025D7" w:rsidP="00CD1F8E">
            <w:pPr>
              <w:rPr>
                <w:moveFrom w:id="4169" w:author="Pham Minh Tu" w:date="2019-12-27T14:07:00Z"/>
              </w:rPr>
            </w:pPr>
            <w:moveFrom w:id="4170" w:author="Pham Minh Tu" w:date="2019-12-27T14:07:00Z">
              <w:r w:rsidDel="008241FD">
                <w:t xml:space="preserve">Contain status of option vendor such as enable or disable </w:t>
              </w:r>
            </w:moveFrom>
          </w:p>
        </w:tc>
      </w:tr>
    </w:tbl>
    <w:p w:rsidR="004025D7" w:rsidDel="008241FD" w:rsidRDefault="004025D7" w:rsidP="004025D7">
      <w:pPr>
        <w:rPr>
          <w:moveFrom w:id="4171" w:author="Pham Minh Tu" w:date="2019-12-27T14:07:00Z"/>
        </w:rPr>
      </w:pPr>
    </w:p>
    <w:p w:rsidR="004025D7" w:rsidDel="008241FD" w:rsidRDefault="004025D7" w:rsidP="004025D7">
      <w:pPr>
        <w:pStyle w:val="Heading3"/>
        <w:rPr>
          <w:moveFrom w:id="4172" w:author="Pham Minh Tu" w:date="2019-12-27T14:07:00Z"/>
        </w:rPr>
      </w:pPr>
      <w:moveFrom w:id="4173" w:author="Pham Minh Tu" w:date="2019-12-27T14:07:00Z">
        <w:r w:rsidDel="008241FD">
          <w:t>Methods</w:t>
        </w:r>
      </w:moveFrom>
    </w:p>
    <w:p w:rsidR="004025D7" w:rsidDel="008241FD" w:rsidRDefault="004025D7" w:rsidP="004025D7">
      <w:pPr>
        <w:pStyle w:val="Heading4"/>
        <w:rPr>
          <w:moveFrom w:id="4174" w:author="Pham Minh Tu" w:date="2019-12-27T14:07:00Z"/>
        </w:rPr>
      </w:pPr>
      <w:moveFrom w:id="4175" w:author="Pham Minh Tu" w:date="2019-12-27T14:07:00Z">
        <w:r w:rsidDel="008241FD">
          <w:t>GetAllCmdOptions</w:t>
        </w:r>
      </w:moveFrom>
    </w:p>
    <w:p w:rsidR="004025D7" w:rsidDel="008241FD" w:rsidRDefault="004025D7" w:rsidP="004025D7">
      <w:pPr>
        <w:pStyle w:val="DesignID"/>
        <w:rPr>
          <w:moveFrom w:id="4176" w:author="Pham Minh Tu" w:date="2019-12-27T14:07:00Z"/>
        </w:rPr>
      </w:pPr>
      <w:moveFrom w:id="4177" w:author="Pham Minh Tu" w:date="2019-12-27T14:07:00Z">
        <w:r w:rsidDel="008241FD">
          <w:t>GENERIC_GDD_CLS_045_016:</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Del="008241FD" w:rsidTr="00CD1F8E">
        <w:tc>
          <w:tcPr>
            <w:tcW w:w="2077" w:type="dxa"/>
            <w:shd w:val="clear" w:color="auto" w:fill="D0CECE"/>
          </w:tcPr>
          <w:p w:rsidR="004025D7" w:rsidRPr="00E2291F" w:rsidDel="008241FD" w:rsidRDefault="004025D7" w:rsidP="00CD1F8E">
            <w:pPr>
              <w:rPr>
                <w:moveFrom w:id="4178" w:author="Pham Minh Tu" w:date="2019-12-27T14:07:00Z"/>
                <w:b/>
              </w:rPr>
            </w:pPr>
            <w:moveFrom w:id="4179" w:author="Pham Minh Tu" w:date="2019-12-27T14:07:00Z">
              <w:r w:rsidRPr="00E2291F" w:rsidDel="008241FD">
                <w:rPr>
                  <w:b/>
                </w:rPr>
                <w:t>Method Name</w:t>
              </w:r>
            </w:moveFrom>
          </w:p>
        </w:tc>
        <w:tc>
          <w:tcPr>
            <w:tcW w:w="1038" w:type="dxa"/>
            <w:gridSpan w:val="3"/>
            <w:shd w:val="clear" w:color="auto" w:fill="auto"/>
          </w:tcPr>
          <w:p w:rsidR="004025D7" w:rsidDel="008241FD" w:rsidRDefault="004025D7" w:rsidP="00CD1F8E">
            <w:pPr>
              <w:rPr>
                <w:moveFrom w:id="4180" w:author="Pham Minh Tu" w:date="2019-12-27T14:07:00Z"/>
              </w:rPr>
            </w:pPr>
            <w:moveFrom w:id="4181" w:author="Pham Minh Tu" w:date="2019-12-27T14:07:00Z">
              <w:r w:rsidDel="008241FD">
                <w:t>GetAllCmdOptions</w:t>
              </w:r>
            </w:moveFrom>
          </w:p>
        </w:tc>
      </w:tr>
      <w:tr w:rsidR="004025D7" w:rsidDel="008241FD" w:rsidTr="00CD1F8E">
        <w:tc>
          <w:tcPr>
            <w:tcW w:w="2077" w:type="dxa"/>
            <w:shd w:val="clear" w:color="auto" w:fill="D0CECE"/>
          </w:tcPr>
          <w:p w:rsidR="004025D7" w:rsidRPr="00E2291F" w:rsidDel="008241FD" w:rsidRDefault="004025D7" w:rsidP="00CD1F8E">
            <w:pPr>
              <w:rPr>
                <w:moveFrom w:id="4182" w:author="Pham Minh Tu" w:date="2019-12-27T14:07:00Z"/>
                <w:b/>
              </w:rPr>
            </w:pPr>
            <w:moveFrom w:id="4183" w:author="Pham Minh Tu" w:date="2019-12-27T14:07:00Z">
              <w:r w:rsidRPr="00E2291F" w:rsidDel="008241FD">
                <w:rPr>
                  <w:b/>
                </w:rPr>
                <w:t>Arguments</w:t>
              </w:r>
            </w:moveFrom>
          </w:p>
        </w:tc>
        <w:tc>
          <w:tcPr>
            <w:tcW w:w="1038" w:type="dxa"/>
            <w:gridSpan w:val="3"/>
            <w:shd w:val="clear" w:color="auto" w:fill="auto"/>
          </w:tcPr>
          <w:p w:rsidR="004025D7" w:rsidDel="008241FD" w:rsidRDefault="004025D7" w:rsidP="00CD1F8E">
            <w:pPr>
              <w:rPr>
                <w:moveFrom w:id="4184" w:author="Pham Minh Tu" w:date="2019-12-27T14:07:00Z"/>
              </w:rPr>
            </w:pPr>
            <w:moveFrom w:id="4185" w:author="Pham Minh Tu" w:date="2019-12-27T14:07:00Z">
              <w:r w:rsidDel="008241FD">
                <w:t>None</w:t>
              </w:r>
            </w:moveFrom>
          </w:p>
        </w:tc>
      </w:tr>
      <w:tr w:rsidR="004025D7" w:rsidDel="008241FD" w:rsidTr="00CD1F8E">
        <w:tc>
          <w:tcPr>
            <w:tcW w:w="2077" w:type="dxa"/>
            <w:vMerge w:val="restart"/>
            <w:shd w:val="clear" w:color="auto" w:fill="D0CECE"/>
          </w:tcPr>
          <w:p w:rsidR="004025D7" w:rsidRPr="00E2291F" w:rsidDel="008241FD" w:rsidRDefault="004025D7" w:rsidP="00CD1F8E">
            <w:pPr>
              <w:rPr>
                <w:moveFrom w:id="4186" w:author="Pham Minh Tu" w:date="2019-12-27T14:07:00Z"/>
                <w:b/>
              </w:rPr>
            </w:pPr>
            <w:moveFrom w:id="4187" w:author="Pham Minh Tu" w:date="2019-12-27T14:07:00Z">
              <w:r w:rsidRPr="00E2291F" w:rsidDel="008241FD">
                <w:rPr>
                  <w:b/>
                </w:rPr>
                <w:t>Return</w:t>
              </w:r>
            </w:moveFrom>
          </w:p>
        </w:tc>
        <w:tc>
          <w:tcPr>
            <w:tcW w:w="4154" w:type="dxa"/>
            <w:vMerge w:val="restart"/>
            <w:shd w:val="clear" w:color="auto" w:fill="auto"/>
          </w:tcPr>
          <w:p w:rsidR="004025D7" w:rsidDel="008241FD" w:rsidRDefault="004025D7" w:rsidP="00CD1F8E">
            <w:pPr>
              <w:rPr>
                <w:moveFrom w:id="4188" w:author="Pham Minh Tu" w:date="2019-12-27T14:07:00Z"/>
              </w:rPr>
            </w:pPr>
            <w:moveFrom w:id="4189" w:author="Pham Minh Tu" w:date="2019-12-27T14:07:00Z">
              <w:r w:rsidDel="008241FD">
                <w:t xml:space="preserve">string[] </w:t>
              </w:r>
            </w:moveFrom>
          </w:p>
        </w:tc>
        <w:tc>
          <w:tcPr>
            <w:tcW w:w="1038" w:type="dxa"/>
            <w:gridSpan w:val="2"/>
            <w:shd w:val="clear" w:color="auto" w:fill="auto"/>
          </w:tcPr>
          <w:p w:rsidR="004025D7" w:rsidDel="008241FD" w:rsidRDefault="004025D7" w:rsidP="00CD1F8E">
            <w:pPr>
              <w:rPr>
                <w:moveFrom w:id="4190" w:author="Pham Minh Tu" w:date="2019-12-27T14:07:00Z"/>
              </w:rPr>
            </w:pPr>
            <w:moveFrom w:id="4191" w:author="Pham Minh Tu" w:date="2019-12-27T14:07:00Z">
              <w:r w:rsidDel="008241FD">
                <w:t>None</w:t>
              </w:r>
            </w:moveFrom>
          </w:p>
        </w:tc>
      </w:tr>
      <w:tr w:rsidR="004025D7" w:rsidDel="008241FD" w:rsidTr="00CD1F8E">
        <w:tc>
          <w:tcPr>
            <w:tcW w:w="2077" w:type="dxa"/>
            <w:vMerge/>
            <w:shd w:val="clear" w:color="auto" w:fill="D0CECE"/>
          </w:tcPr>
          <w:p w:rsidR="004025D7" w:rsidRPr="00E2291F" w:rsidDel="008241FD" w:rsidRDefault="004025D7" w:rsidP="00CD1F8E">
            <w:pPr>
              <w:rPr>
                <w:moveFrom w:id="4192" w:author="Pham Minh Tu" w:date="2019-12-27T14:07:00Z"/>
                <w:b/>
              </w:rPr>
            </w:pPr>
          </w:p>
        </w:tc>
        <w:tc>
          <w:tcPr>
            <w:tcW w:w="2077" w:type="dxa"/>
            <w:vMerge/>
            <w:shd w:val="clear" w:color="auto" w:fill="auto"/>
          </w:tcPr>
          <w:p w:rsidR="004025D7" w:rsidDel="008241FD" w:rsidRDefault="004025D7" w:rsidP="00CD1F8E">
            <w:pPr>
              <w:rPr>
                <w:moveFrom w:id="4193" w:author="Pham Minh Tu" w:date="2019-12-27T14:07:00Z"/>
              </w:rPr>
            </w:pPr>
          </w:p>
        </w:tc>
        <w:tc>
          <w:tcPr>
            <w:tcW w:w="1038" w:type="dxa"/>
            <w:shd w:val="clear" w:color="auto" w:fill="D3D3D3"/>
          </w:tcPr>
          <w:p w:rsidR="004025D7" w:rsidDel="008241FD" w:rsidRDefault="004025D7" w:rsidP="00CD1F8E">
            <w:pPr>
              <w:rPr>
                <w:moveFrom w:id="4194" w:author="Pham Minh Tu" w:date="2019-12-27T14:07:00Z"/>
              </w:rPr>
            </w:pPr>
            <w:moveFrom w:id="4195" w:author="Pham Minh Tu" w:date="2019-12-27T14:07:00Z">
              <w:r w:rsidDel="008241FD">
                <w:t>Range:</w:t>
              </w:r>
            </w:moveFrom>
          </w:p>
        </w:tc>
        <w:tc>
          <w:tcPr>
            <w:tcW w:w="1038" w:type="dxa"/>
            <w:shd w:val="clear" w:color="auto" w:fill="auto"/>
          </w:tcPr>
          <w:p w:rsidR="004025D7" w:rsidDel="008241FD" w:rsidRDefault="004025D7" w:rsidP="00CD1F8E">
            <w:pPr>
              <w:rPr>
                <w:moveFrom w:id="4196" w:author="Pham Minh Tu" w:date="2019-12-27T14:07:00Z"/>
              </w:rPr>
            </w:pPr>
            <w:moveFrom w:id="4197" w:author="Pham Minh Tu" w:date="2019-12-27T14:07:00Z">
              <w:r w:rsidDel="008241FD">
                <w:t>None</w:t>
              </w:r>
            </w:moveFrom>
          </w:p>
        </w:tc>
      </w:tr>
      <w:tr w:rsidR="004025D7" w:rsidDel="008241FD" w:rsidTr="00CD1F8E">
        <w:tc>
          <w:tcPr>
            <w:tcW w:w="2077" w:type="dxa"/>
            <w:shd w:val="clear" w:color="auto" w:fill="D0CECE"/>
          </w:tcPr>
          <w:p w:rsidR="004025D7" w:rsidRPr="00E2291F" w:rsidDel="008241FD" w:rsidRDefault="004025D7" w:rsidP="00CD1F8E">
            <w:pPr>
              <w:rPr>
                <w:moveFrom w:id="4198" w:author="Pham Minh Tu" w:date="2019-12-27T14:07:00Z"/>
                <w:b/>
              </w:rPr>
            </w:pPr>
            <w:moveFrom w:id="4199" w:author="Pham Minh Tu" w:date="2019-12-27T14:07:00Z">
              <w:r w:rsidRPr="00E2291F" w:rsidDel="008241FD">
                <w:rPr>
                  <w:b/>
                </w:rPr>
                <w:t>Generated Value</w:t>
              </w:r>
            </w:moveFrom>
          </w:p>
        </w:tc>
        <w:tc>
          <w:tcPr>
            <w:tcW w:w="6231" w:type="dxa"/>
            <w:gridSpan w:val="3"/>
            <w:shd w:val="clear" w:color="auto" w:fill="auto"/>
          </w:tcPr>
          <w:p w:rsidR="004025D7" w:rsidDel="008241FD" w:rsidRDefault="004025D7" w:rsidP="00CD1F8E">
            <w:pPr>
              <w:rPr>
                <w:moveFrom w:id="4200" w:author="Pham Minh Tu" w:date="2019-12-27T14:07:00Z"/>
              </w:rPr>
            </w:pPr>
            <w:moveFrom w:id="4201" w:author="Pham Minh Tu" w:date="2019-12-27T14:07:00Z">
              <w:r w:rsidDel="008241FD">
                <w:t xml:space="preserve"> None </w:t>
              </w:r>
            </w:moveFrom>
          </w:p>
        </w:tc>
      </w:tr>
      <w:tr w:rsidR="004025D7" w:rsidDel="008241FD" w:rsidTr="00CD1F8E">
        <w:tc>
          <w:tcPr>
            <w:tcW w:w="2077" w:type="dxa"/>
            <w:shd w:val="clear" w:color="auto" w:fill="D0CECE"/>
          </w:tcPr>
          <w:p w:rsidR="004025D7" w:rsidRPr="00E2291F" w:rsidDel="008241FD" w:rsidRDefault="004025D7" w:rsidP="00CD1F8E">
            <w:pPr>
              <w:rPr>
                <w:moveFrom w:id="4202" w:author="Pham Minh Tu" w:date="2019-12-27T14:07:00Z"/>
                <w:b/>
              </w:rPr>
            </w:pPr>
            <w:moveFrom w:id="4203" w:author="Pham Minh Tu" w:date="2019-12-27T14:07:00Z">
              <w:r w:rsidRPr="00E2291F" w:rsidDel="008241FD">
                <w:rPr>
                  <w:b/>
                </w:rPr>
                <w:t>Description</w:t>
              </w:r>
            </w:moveFrom>
          </w:p>
        </w:tc>
        <w:tc>
          <w:tcPr>
            <w:tcW w:w="6231" w:type="dxa"/>
            <w:gridSpan w:val="3"/>
            <w:shd w:val="clear" w:color="auto" w:fill="auto"/>
          </w:tcPr>
          <w:p w:rsidR="004025D7" w:rsidDel="008241FD" w:rsidRDefault="004025D7" w:rsidP="00CD1F8E">
            <w:pPr>
              <w:pStyle w:val="SourceCode"/>
              <w:rPr>
                <w:moveFrom w:id="4204" w:author="Pham Minh Tu" w:date="2019-12-27T14:07:00Z"/>
              </w:rPr>
            </w:pPr>
            <w:moveFrom w:id="4205" w:author="Pham Minh Tu" w:date="2019-12-27T14:07:00Z">
              <w:r w:rsidDel="008241FD">
                <w:t>Get all command options such as -h, -c, -l, -o, -fr,...</w:t>
              </w:r>
            </w:moveFrom>
          </w:p>
          <w:p w:rsidR="004025D7" w:rsidDel="008241FD" w:rsidRDefault="004025D7" w:rsidP="00CD1F8E">
            <w:pPr>
              <w:pStyle w:val="SourceCode"/>
              <w:rPr>
                <w:moveFrom w:id="4206" w:author="Pham Minh Tu" w:date="2019-12-27T14:07:00Z"/>
              </w:rPr>
            </w:pPr>
            <w:moveFrom w:id="4207" w:author="Pham Minh Tu" w:date="2019-12-27T14:07:00Z">
              <w:r w:rsidDel="008241FD">
                <w:t>Algorithm:</w:t>
              </w:r>
              <w:r w:rsidDel="008241FD">
                <w:br/>
                <w:t>Get all valid options of command line</w:t>
              </w:r>
            </w:moveFrom>
          </w:p>
        </w:tc>
      </w:tr>
    </w:tbl>
    <w:p w:rsidR="004025D7" w:rsidDel="008241FD" w:rsidRDefault="004025D7" w:rsidP="004025D7">
      <w:pPr>
        <w:pStyle w:val="RefReq"/>
        <w:rPr>
          <w:moveFrom w:id="4208" w:author="Pham Minh Tu" w:date="2019-12-27T14:07:00Z"/>
        </w:rPr>
      </w:pPr>
      <w:moveFrom w:id="4209" w:author="Pham Minh Tu" w:date="2019-12-27T14:07:00Z">
        <w:r w:rsidDel="008241FD">
          <w:t xml:space="preserve">{Ref: </w:t>
        </w:r>
        <w:r w:rsidR="00630415" w:rsidDel="008241FD">
          <w:t>N/A</w:t>
        </w:r>
        <w:r w:rsidDel="008241FD">
          <w:t>}</w:t>
        </w:r>
      </w:moveFrom>
    </w:p>
    <w:p w:rsidR="004025D7" w:rsidDel="008241FD" w:rsidRDefault="004025D7" w:rsidP="004025D7">
      <w:pPr>
        <w:rPr>
          <w:moveFrom w:id="4210" w:author="Pham Minh Tu" w:date="2019-12-27T14:07:00Z"/>
        </w:rPr>
      </w:pPr>
    </w:p>
    <w:p w:rsidR="004025D7" w:rsidDel="008241FD" w:rsidRDefault="004025D7" w:rsidP="004025D7">
      <w:pPr>
        <w:pStyle w:val="Heading4"/>
        <w:rPr>
          <w:moveFrom w:id="4211" w:author="Pham Minh Tu" w:date="2019-12-27T14:07:00Z"/>
        </w:rPr>
      </w:pPr>
      <w:moveFrom w:id="4212" w:author="Pham Minh Tu" w:date="2019-12-27T14:07:00Z">
        <w:r w:rsidDel="008241FD">
          <w:t>GetSingleCmdOptions</w:t>
        </w:r>
      </w:moveFrom>
    </w:p>
    <w:p w:rsidR="004025D7" w:rsidDel="008241FD" w:rsidRDefault="004025D7" w:rsidP="004025D7">
      <w:pPr>
        <w:pStyle w:val="DesignID"/>
        <w:rPr>
          <w:moveFrom w:id="4213" w:author="Pham Minh Tu" w:date="2019-12-27T14:07:00Z"/>
        </w:rPr>
      </w:pPr>
      <w:moveFrom w:id="4214" w:author="Pham Minh Tu" w:date="2019-12-27T14:07:00Z">
        <w:r w:rsidDel="008241FD">
          <w:t>GENERIC_GDD_CLS_045_017:</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Del="008241FD" w:rsidTr="00CD1F8E">
        <w:tc>
          <w:tcPr>
            <w:tcW w:w="2077" w:type="dxa"/>
            <w:shd w:val="clear" w:color="auto" w:fill="D0CECE"/>
          </w:tcPr>
          <w:p w:rsidR="004025D7" w:rsidRPr="00E2291F" w:rsidDel="008241FD" w:rsidRDefault="004025D7" w:rsidP="00CD1F8E">
            <w:pPr>
              <w:rPr>
                <w:moveFrom w:id="4215" w:author="Pham Minh Tu" w:date="2019-12-27T14:07:00Z"/>
                <w:b/>
              </w:rPr>
            </w:pPr>
            <w:moveFrom w:id="4216" w:author="Pham Minh Tu" w:date="2019-12-27T14:07:00Z">
              <w:r w:rsidRPr="00E2291F" w:rsidDel="008241FD">
                <w:rPr>
                  <w:b/>
                </w:rPr>
                <w:t>Method Name</w:t>
              </w:r>
            </w:moveFrom>
          </w:p>
        </w:tc>
        <w:tc>
          <w:tcPr>
            <w:tcW w:w="1038" w:type="dxa"/>
            <w:gridSpan w:val="3"/>
            <w:shd w:val="clear" w:color="auto" w:fill="auto"/>
          </w:tcPr>
          <w:p w:rsidR="004025D7" w:rsidDel="008241FD" w:rsidRDefault="004025D7" w:rsidP="00CD1F8E">
            <w:pPr>
              <w:rPr>
                <w:moveFrom w:id="4217" w:author="Pham Minh Tu" w:date="2019-12-27T14:07:00Z"/>
              </w:rPr>
            </w:pPr>
            <w:moveFrom w:id="4218" w:author="Pham Minh Tu" w:date="2019-12-27T14:07:00Z">
              <w:r w:rsidDel="008241FD">
                <w:t>GetSingleCmdOptions</w:t>
              </w:r>
            </w:moveFrom>
          </w:p>
        </w:tc>
      </w:tr>
      <w:tr w:rsidR="004025D7" w:rsidDel="008241FD" w:rsidTr="00CD1F8E">
        <w:tc>
          <w:tcPr>
            <w:tcW w:w="2077" w:type="dxa"/>
            <w:shd w:val="clear" w:color="auto" w:fill="D0CECE"/>
          </w:tcPr>
          <w:p w:rsidR="004025D7" w:rsidRPr="00E2291F" w:rsidDel="008241FD" w:rsidRDefault="004025D7" w:rsidP="00CD1F8E">
            <w:pPr>
              <w:rPr>
                <w:moveFrom w:id="4219" w:author="Pham Minh Tu" w:date="2019-12-27T14:07:00Z"/>
                <w:b/>
              </w:rPr>
            </w:pPr>
            <w:moveFrom w:id="4220" w:author="Pham Minh Tu" w:date="2019-12-27T14:07:00Z">
              <w:r w:rsidRPr="00E2291F" w:rsidDel="008241FD">
                <w:rPr>
                  <w:b/>
                </w:rPr>
                <w:t>Arguments</w:t>
              </w:r>
            </w:moveFrom>
          </w:p>
        </w:tc>
        <w:tc>
          <w:tcPr>
            <w:tcW w:w="1038" w:type="dxa"/>
            <w:gridSpan w:val="3"/>
            <w:shd w:val="clear" w:color="auto" w:fill="auto"/>
          </w:tcPr>
          <w:p w:rsidR="004025D7" w:rsidDel="008241FD" w:rsidRDefault="004025D7" w:rsidP="00CD1F8E">
            <w:pPr>
              <w:rPr>
                <w:moveFrom w:id="4221" w:author="Pham Minh Tu" w:date="2019-12-27T14:07:00Z"/>
              </w:rPr>
            </w:pPr>
            <w:moveFrom w:id="4222" w:author="Pham Minh Tu" w:date="2019-12-27T14:07:00Z">
              <w:r w:rsidDel="008241FD">
                <w:t>None</w:t>
              </w:r>
            </w:moveFrom>
          </w:p>
        </w:tc>
      </w:tr>
      <w:tr w:rsidR="004025D7" w:rsidDel="008241FD" w:rsidTr="00CD1F8E">
        <w:tc>
          <w:tcPr>
            <w:tcW w:w="2077" w:type="dxa"/>
            <w:vMerge w:val="restart"/>
            <w:shd w:val="clear" w:color="auto" w:fill="D0CECE"/>
          </w:tcPr>
          <w:p w:rsidR="004025D7" w:rsidRPr="00E2291F" w:rsidDel="008241FD" w:rsidRDefault="004025D7" w:rsidP="00CD1F8E">
            <w:pPr>
              <w:rPr>
                <w:moveFrom w:id="4223" w:author="Pham Minh Tu" w:date="2019-12-27T14:07:00Z"/>
                <w:b/>
              </w:rPr>
            </w:pPr>
            <w:moveFrom w:id="4224" w:author="Pham Minh Tu" w:date="2019-12-27T14:07:00Z">
              <w:r w:rsidRPr="00E2291F" w:rsidDel="008241FD">
                <w:rPr>
                  <w:b/>
                </w:rPr>
                <w:t>Return</w:t>
              </w:r>
            </w:moveFrom>
          </w:p>
        </w:tc>
        <w:tc>
          <w:tcPr>
            <w:tcW w:w="4154" w:type="dxa"/>
            <w:vMerge w:val="restart"/>
            <w:shd w:val="clear" w:color="auto" w:fill="auto"/>
          </w:tcPr>
          <w:p w:rsidR="004025D7" w:rsidDel="008241FD" w:rsidRDefault="004025D7" w:rsidP="00CD1F8E">
            <w:pPr>
              <w:rPr>
                <w:moveFrom w:id="4225" w:author="Pham Minh Tu" w:date="2019-12-27T14:07:00Z"/>
              </w:rPr>
            </w:pPr>
            <w:moveFrom w:id="4226" w:author="Pham Minh Tu" w:date="2019-12-27T14:07:00Z">
              <w:r w:rsidDel="008241FD">
                <w:t xml:space="preserve">string[] </w:t>
              </w:r>
            </w:moveFrom>
          </w:p>
        </w:tc>
        <w:tc>
          <w:tcPr>
            <w:tcW w:w="1038" w:type="dxa"/>
            <w:gridSpan w:val="2"/>
            <w:shd w:val="clear" w:color="auto" w:fill="auto"/>
          </w:tcPr>
          <w:p w:rsidR="004025D7" w:rsidDel="008241FD" w:rsidRDefault="004025D7" w:rsidP="00CD1F8E">
            <w:pPr>
              <w:rPr>
                <w:moveFrom w:id="4227" w:author="Pham Minh Tu" w:date="2019-12-27T14:07:00Z"/>
              </w:rPr>
            </w:pPr>
            <w:moveFrom w:id="4228" w:author="Pham Minh Tu" w:date="2019-12-27T14:07:00Z">
              <w:r w:rsidDel="008241FD">
                <w:t>None</w:t>
              </w:r>
            </w:moveFrom>
          </w:p>
        </w:tc>
      </w:tr>
      <w:tr w:rsidR="004025D7" w:rsidDel="008241FD" w:rsidTr="00CD1F8E">
        <w:tc>
          <w:tcPr>
            <w:tcW w:w="2077" w:type="dxa"/>
            <w:vMerge/>
            <w:shd w:val="clear" w:color="auto" w:fill="D0CECE"/>
          </w:tcPr>
          <w:p w:rsidR="004025D7" w:rsidRPr="00E2291F" w:rsidDel="008241FD" w:rsidRDefault="004025D7" w:rsidP="00CD1F8E">
            <w:pPr>
              <w:rPr>
                <w:moveFrom w:id="4229" w:author="Pham Minh Tu" w:date="2019-12-27T14:07:00Z"/>
                <w:b/>
              </w:rPr>
            </w:pPr>
          </w:p>
        </w:tc>
        <w:tc>
          <w:tcPr>
            <w:tcW w:w="2077" w:type="dxa"/>
            <w:vMerge/>
            <w:shd w:val="clear" w:color="auto" w:fill="auto"/>
          </w:tcPr>
          <w:p w:rsidR="004025D7" w:rsidDel="008241FD" w:rsidRDefault="004025D7" w:rsidP="00CD1F8E">
            <w:pPr>
              <w:rPr>
                <w:moveFrom w:id="4230" w:author="Pham Minh Tu" w:date="2019-12-27T14:07:00Z"/>
              </w:rPr>
            </w:pPr>
          </w:p>
        </w:tc>
        <w:tc>
          <w:tcPr>
            <w:tcW w:w="1038" w:type="dxa"/>
            <w:shd w:val="clear" w:color="auto" w:fill="D3D3D3"/>
          </w:tcPr>
          <w:p w:rsidR="004025D7" w:rsidDel="008241FD" w:rsidRDefault="004025D7" w:rsidP="00CD1F8E">
            <w:pPr>
              <w:rPr>
                <w:moveFrom w:id="4231" w:author="Pham Minh Tu" w:date="2019-12-27T14:07:00Z"/>
              </w:rPr>
            </w:pPr>
            <w:moveFrom w:id="4232" w:author="Pham Minh Tu" w:date="2019-12-27T14:07:00Z">
              <w:r w:rsidDel="008241FD">
                <w:t>Range:</w:t>
              </w:r>
            </w:moveFrom>
          </w:p>
        </w:tc>
        <w:tc>
          <w:tcPr>
            <w:tcW w:w="1038" w:type="dxa"/>
            <w:shd w:val="clear" w:color="auto" w:fill="auto"/>
          </w:tcPr>
          <w:p w:rsidR="004025D7" w:rsidDel="008241FD" w:rsidRDefault="004025D7" w:rsidP="00CD1F8E">
            <w:pPr>
              <w:rPr>
                <w:moveFrom w:id="4233" w:author="Pham Minh Tu" w:date="2019-12-27T14:07:00Z"/>
              </w:rPr>
            </w:pPr>
            <w:moveFrom w:id="4234" w:author="Pham Minh Tu" w:date="2019-12-27T14:07:00Z">
              <w:r w:rsidDel="008241FD">
                <w:t>None</w:t>
              </w:r>
            </w:moveFrom>
          </w:p>
        </w:tc>
      </w:tr>
      <w:tr w:rsidR="004025D7" w:rsidDel="008241FD" w:rsidTr="00CD1F8E">
        <w:tc>
          <w:tcPr>
            <w:tcW w:w="2077" w:type="dxa"/>
            <w:shd w:val="clear" w:color="auto" w:fill="D0CECE"/>
          </w:tcPr>
          <w:p w:rsidR="004025D7" w:rsidRPr="00E2291F" w:rsidDel="008241FD" w:rsidRDefault="004025D7" w:rsidP="00CD1F8E">
            <w:pPr>
              <w:rPr>
                <w:moveFrom w:id="4235" w:author="Pham Minh Tu" w:date="2019-12-27T14:07:00Z"/>
                <w:b/>
              </w:rPr>
            </w:pPr>
            <w:moveFrom w:id="4236" w:author="Pham Minh Tu" w:date="2019-12-27T14:07:00Z">
              <w:r w:rsidRPr="00E2291F" w:rsidDel="008241FD">
                <w:rPr>
                  <w:b/>
                </w:rPr>
                <w:t>Generated Value</w:t>
              </w:r>
            </w:moveFrom>
          </w:p>
        </w:tc>
        <w:tc>
          <w:tcPr>
            <w:tcW w:w="6231" w:type="dxa"/>
            <w:gridSpan w:val="3"/>
            <w:shd w:val="clear" w:color="auto" w:fill="auto"/>
          </w:tcPr>
          <w:p w:rsidR="004025D7" w:rsidDel="008241FD" w:rsidRDefault="004025D7" w:rsidP="00CD1F8E">
            <w:pPr>
              <w:rPr>
                <w:moveFrom w:id="4237" w:author="Pham Minh Tu" w:date="2019-12-27T14:07:00Z"/>
              </w:rPr>
            </w:pPr>
            <w:moveFrom w:id="4238" w:author="Pham Minh Tu" w:date="2019-12-27T14:07:00Z">
              <w:r w:rsidDel="008241FD">
                <w:t xml:space="preserve"> None </w:t>
              </w:r>
            </w:moveFrom>
          </w:p>
        </w:tc>
      </w:tr>
      <w:tr w:rsidR="004025D7" w:rsidDel="008241FD" w:rsidTr="00CD1F8E">
        <w:tc>
          <w:tcPr>
            <w:tcW w:w="2077" w:type="dxa"/>
            <w:shd w:val="clear" w:color="auto" w:fill="D0CECE"/>
          </w:tcPr>
          <w:p w:rsidR="004025D7" w:rsidRPr="00E2291F" w:rsidDel="008241FD" w:rsidRDefault="004025D7" w:rsidP="00CD1F8E">
            <w:pPr>
              <w:rPr>
                <w:moveFrom w:id="4239" w:author="Pham Minh Tu" w:date="2019-12-27T14:07:00Z"/>
                <w:b/>
              </w:rPr>
            </w:pPr>
            <w:moveFrom w:id="4240" w:author="Pham Minh Tu" w:date="2019-12-27T14:07:00Z">
              <w:r w:rsidRPr="00E2291F" w:rsidDel="008241FD">
                <w:rPr>
                  <w:b/>
                </w:rPr>
                <w:t>Description</w:t>
              </w:r>
            </w:moveFrom>
          </w:p>
        </w:tc>
        <w:tc>
          <w:tcPr>
            <w:tcW w:w="6231" w:type="dxa"/>
            <w:gridSpan w:val="3"/>
            <w:shd w:val="clear" w:color="auto" w:fill="auto"/>
          </w:tcPr>
          <w:p w:rsidR="004025D7" w:rsidDel="008241FD" w:rsidRDefault="004025D7" w:rsidP="00CD1F8E">
            <w:pPr>
              <w:pStyle w:val="SourceCode"/>
              <w:rPr>
                <w:moveFrom w:id="4241" w:author="Pham Minh Tu" w:date="2019-12-27T14:07:00Z"/>
              </w:rPr>
            </w:pPr>
            <w:moveFrom w:id="4242" w:author="Pham Minh Tu" w:date="2019-12-27T14:07:00Z">
              <w:r w:rsidDel="008241FD">
                <w:t>Get single command options such as -h, -l, -d</w:t>
              </w:r>
            </w:moveFrom>
          </w:p>
          <w:p w:rsidR="004025D7" w:rsidDel="008241FD" w:rsidRDefault="004025D7" w:rsidP="00CD1F8E">
            <w:pPr>
              <w:pStyle w:val="SourceCode"/>
              <w:rPr>
                <w:moveFrom w:id="4243" w:author="Pham Minh Tu" w:date="2019-12-27T14:07:00Z"/>
              </w:rPr>
            </w:pPr>
            <w:moveFrom w:id="4244" w:author="Pham Minh Tu" w:date="2019-12-27T14:07:00Z">
              <w:r w:rsidDel="008241FD">
                <w:t>Algorithm:</w:t>
              </w:r>
              <w:r w:rsidDel="008241FD">
                <w:br/>
                <w:t>Get all options that has type bool</w:t>
              </w:r>
            </w:moveFrom>
          </w:p>
        </w:tc>
      </w:tr>
    </w:tbl>
    <w:p w:rsidR="004025D7" w:rsidDel="008241FD" w:rsidRDefault="004025D7" w:rsidP="004025D7">
      <w:pPr>
        <w:pStyle w:val="RefReq"/>
        <w:rPr>
          <w:moveFrom w:id="4245" w:author="Pham Minh Tu" w:date="2019-12-27T14:07:00Z"/>
        </w:rPr>
      </w:pPr>
      <w:moveFrom w:id="4246" w:author="Pham Minh Tu" w:date="2019-12-27T14:07:00Z">
        <w:r w:rsidDel="008241FD">
          <w:t>{Ref: }</w:t>
        </w:r>
      </w:moveFrom>
    </w:p>
    <w:p w:rsidR="004025D7" w:rsidDel="008241FD" w:rsidRDefault="004025D7" w:rsidP="004025D7">
      <w:pPr>
        <w:rPr>
          <w:moveFrom w:id="4247" w:author="Pham Minh Tu" w:date="2019-12-27T14:07:00Z"/>
        </w:rPr>
      </w:pPr>
    </w:p>
    <w:p w:rsidR="004025D7" w:rsidDel="008241FD" w:rsidRDefault="004025D7" w:rsidP="004025D7">
      <w:pPr>
        <w:pStyle w:val="Heading4"/>
        <w:rPr>
          <w:moveFrom w:id="4248" w:author="Pham Minh Tu" w:date="2019-12-27T14:07:00Z"/>
        </w:rPr>
      </w:pPr>
      <w:moveFrom w:id="4249" w:author="Pham Minh Tu" w:date="2019-12-27T14:07:00Z">
        <w:r w:rsidDel="008241FD">
          <w:t>OverrideCurrentConfigsBy</w:t>
        </w:r>
      </w:moveFrom>
    </w:p>
    <w:p w:rsidR="004025D7" w:rsidDel="008241FD" w:rsidRDefault="004025D7" w:rsidP="004025D7">
      <w:pPr>
        <w:pStyle w:val="DesignID"/>
        <w:rPr>
          <w:moveFrom w:id="4250" w:author="Pham Minh Tu" w:date="2019-12-27T14:07:00Z"/>
        </w:rPr>
      </w:pPr>
      <w:moveFrom w:id="4251" w:author="Pham Minh Tu" w:date="2019-12-27T14:07:00Z">
        <w:r w:rsidDel="008241FD">
          <w:t>GENERIC_GDD_CLS_045_018:</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Del="008241FD" w:rsidTr="00CD1F8E">
        <w:tc>
          <w:tcPr>
            <w:tcW w:w="2077" w:type="dxa"/>
            <w:shd w:val="clear" w:color="auto" w:fill="D0CECE"/>
          </w:tcPr>
          <w:p w:rsidR="004025D7" w:rsidRPr="00E2291F" w:rsidDel="008241FD" w:rsidRDefault="004025D7" w:rsidP="00CD1F8E">
            <w:pPr>
              <w:rPr>
                <w:moveFrom w:id="4252" w:author="Pham Minh Tu" w:date="2019-12-27T14:07:00Z"/>
                <w:b/>
              </w:rPr>
            </w:pPr>
            <w:moveFrom w:id="4253" w:author="Pham Minh Tu" w:date="2019-12-27T14:07:00Z">
              <w:r w:rsidRPr="00E2291F" w:rsidDel="008241FD">
                <w:rPr>
                  <w:b/>
                </w:rPr>
                <w:t>Method Name</w:t>
              </w:r>
            </w:moveFrom>
          </w:p>
        </w:tc>
        <w:tc>
          <w:tcPr>
            <w:tcW w:w="6230" w:type="dxa"/>
            <w:gridSpan w:val="3"/>
            <w:shd w:val="clear" w:color="auto" w:fill="auto"/>
          </w:tcPr>
          <w:p w:rsidR="004025D7" w:rsidDel="008241FD" w:rsidRDefault="004025D7" w:rsidP="00CD1F8E">
            <w:pPr>
              <w:rPr>
                <w:moveFrom w:id="4254" w:author="Pham Minh Tu" w:date="2019-12-27T14:07:00Z"/>
              </w:rPr>
            </w:pPr>
            <w:moveFrom w:id="4255" w:author="Pham Minh Tu" w:date="2019-12-27T14:07:00Z">
              <w:r w:rsidDel="008241FD">
                <w:t>OverrideCurrentConfigsBy</w:t>
              </w:r>
            </w:moveFrom>
          </w:p>
        </w:tc>
      </w:tr>
      <w:tr w:rsidR="004025D7" w:rsidDel="008241FD" w:rsidTr="00CD1F8E">
        <w:tc>
          <w:tcPr>
            <w:tcW w:w="2077" w:type="dxa"/>
            <w:vMerge w:val="restart"/>
            <w:shd w:val="clear" w:color="auto" w:fill="D0CECE"/>
          </w:tcPr>
          <w:p w:rsidR="004025D7" w:rsidRPr="00E2291F" w:rsidDel="008241FD" w:rsidRDefault="004025D7" w:rsidP="00CD1F8E">
            <w:pPr>
              <w:rPr>
                <w:moveFrom w:id="4256" w:author="Pham Minh Tu" w:date="2019-12-27T14:07:00Z"/>
                <w:b/>
              </w:rPr>
            </w:pPr>
            <w:moveFrom w:id="4257" w:author="Pham Minh Tu" w:date="2019-12-27T14:07:00Z">
              <w:r w:rsidRPr="00E2291F" w:rsidDel="008241FD">
                <w:rPr>
                  <w:b/>
                </w:rPr>
                <w:t>Arguments</w:t>
              </w:r>
            </w:moveFrom>
          </w:p>
        </w:tc>
        <w:tc>
          <w:tcPr>
            <w:tcW w:w="2077" w:type="dxa"/>
            <w:vMerge w:val="restart"/>
            <w:shd w:val="clear" w:color="auto" w:fill="auto"/>
          </w:tcPr>
          <w:p w:rsidR="004025D7" w:rsidDel="008241FD" w:rsidRDefault="004025D7" w:rsidP="00CD1F8E">
            <w:pPr>
              <w:rPr>
                <w:moveFrom w:id="4258" w:author="Pham Minh Tu" w:date="2019-12-27T14:07:00Z"/>
              </w:rPr>
            </w:pPr>
            <w:moveFrom w:id="4259" w:author="Pham Minh Tu" w:date="2019-12-27T14:07:00Z">
              <w:r w:rsidDel="008241FD">
                <w:t>Dictionary&lt; string, string &gt; options</w:t>
              </w:r>
            </w:moveFrom>
          </w:p>
        </w:tc>
        <w:tc>
          <w:tcPr>
            <w:tcW w:w="4154" w:type="dxa"/>
            <w:gridSpan w:val="2"/>
            <w:shd w:val="clear" w:color="auto" w:fill="auto"/>
          </w:tcPr>
          <w:p w:rsidR="004025D7" w:rsidDel="008241FD" w:rsidRDefault="004025D7" w:rsidP="00CD1F8E">
            <w:pPr>
              <w:rPr>
                <w:moveFrom w:id="4260" w:author="Pham Minh Tu" w:date="2019-12-27T14:07:00Z"/>
              </w:rPr>
            </w:pPr>
            <w:moveFrom w:id="4261" w:author="Pham Minh Tu" w:date="2019-12-27T14:07:00Z">
              <w:r w:rsidDel="008241FD">
                <w:t xml:space="preserve">Options </w:t>
              </w:r>
            </w:moveFrom>
          </w:p>
        </w:tc>
      </w:tr>
      <w:tr w:rsidR="004025D7" w:rsidDel="008241FD" w:rsidTr="00CD1F8E">
        <w:tc>
          <w:tcPr>
            <w:tcW w:w="2077" w:type="dxa"/>
            <w:vMerge/>
            <w:shd w:val="clear" w:color="auto" w:fill="D0CECE"/>
          </w:tcPr>
          <w:p w:rsidR="004025D7" w:rsidRPr="00E2291F" w:rsidDel="008241FD" w:rsidRDefault="004025D7" w:rsidP="00CD1F8E">
            <w:pPr>
              <w:rPr>
                <w:moveFrom w:id="4262" w:author="Pham Minh Tu" w:date="2019-12-27T14:07:00Z"/>
                <w:b/>
              </w:rPr>
            </w:pPr>
          </w:p>
        </w:tc>
        <w:tc>
          <w:tcPr>
            <w:tcW w:w="2077" w:type="dxa"/>
            <w:vMerge/>
            <w:shd w:val="clear" w:color="auto" w:fill="auto"/>
          </w:tcPr>
          <w:p w:rsidR="004025D7" w:rsidDel="008241FD" w:rsidRDefault="004025D7" w:rsidP="00CD1F8E">
            <w:pPr>
              <w:rPr>
                <w:moveFrom w:id="4263" w:author="Pham Minh Tu" w:date="2019-12-27T14:07:00Z"/>
              </w:rPr>
            </w:pPr>
          </w:p>
        </w:tc>
        <w:tc>
          <w:tcPr>
            <w:tcW w:w="2077" w:type="dxa"/>
            <w:shd w:val="clear" w:color="auto" w:fill="D3D3D3"/>
          </w:tcPr>
          <w:p w:rsidR="004025D7" w:rsidDel="008241FD" w:rsidRDefault="004025D7" w:rsidP="00CD1F8E">
            <w:pPr>
              <w:rPr>
                <w:moveFrom w:id="4264" w:author="Pham Minh Tu" w:date="2019-12-27T14:07:00Z"/>
              </w:rPr>
            </w:pPr>
            <w:moveFrom w:id="4265" w:author="Pham Minh Tu" w:date="2019-12-27T14:07:00Z">
              <w:r w:rsidDel="008241FD">
                <w:t>Range:</w:t>
              </w:r>
            </w:moveFrom>
          </w:p>
        </w:tc>
        <w:tc>
          <w:tcPr>
            <w:tcW w:w="2077" w:type="dxa"/>
            <w:shd w:val="clear" w:color="auto" w:fill="auto"/>
          </w:tcPr>
          <w:p w:rsidR="004025D7" w:rsidDel="008241FD" w:rsidRDefault="004025D7" w:rsidP="00CD1F8E">
            <w:pPr>
              <w:rPr>
                <w:moveFrom w:id="4266" w:author="Pham Minh Tu" w:date="2019-12-27T14:07:00Z"/>
              </w:rPr>
            </w:pPr>
            <w:moveFrom w:id="4267" w:author="Pham Minh Tu" w:date="2019-12-27T14:07:00Z">
              <w:r w:rsidDel="008241FD">
                <w:t>None</w:t>
              </w:r>
            </w:moveFrom>
          </w:p>
        </w:tc>
      </w:tr>
      <w:tr w:rsidR="004025D7" w:rsidDel="008241FD" w:rsidTr="00CD1F8E">
        <w:tc>
          <w:tcPr>
            <w:tcW w:w="2077" w:type="dxa"/>
            <w:vMerge/>
            <w:shd w:val="clear" w:color="auto" w:fill="D0CECE"/>
          </w:tcPr>
          <w:p w:rsidR="004025D7" w:rsidRPr="00E2291F" w:rsidDel="008241FD" w:rsidRDefault="004025D7" w:rsidP="00CD1F8E">
            <w:pPr>
              <w:rPr>
                <w:moveFrom w:id="4268" w:author="Pham Minh Tu" w:date="2019-12-27T14:07:00Z"/>
                <w:b/>
              </w:rPr>
            </w:pPr>
          </w:p>
        </w:tc>
        <w:tc>
          <w:tcPr>
            <w:tcW w:w="2077" w:type="dxa"/>
            <w:vMerge w:val="restart"/>
            <w:shd w:val="clear" w:color="auto" w:fill="auto"/>
          </w:tcPr>
          <w:p w:rsidR="004025D7" w:rsidDel="008241FD" w:rsidRDefault="004025D7" w:rsidP="00CD1F8E">
            <w:pPr>
              <w:rPr>
                <w:moveFrom w:id="4269" w:author="Pham Minh Tu" w:date="2019-12-27T14:07:00Z"/>
              </w:rPr>
            </w:pPr>
            <w:moveFrom w:id="4270" w:author="Pham Minh Tu" w:date="2019-12-27T14:07:00Z">
              <w:r w:rsidDel="008241FD">
                <w:t>List&lt; string &gt; filePaths</w:t>
              </w:r>
            </w:moveFrom>
          </w:p>
        </w:tc>
        <w:tc>
          <w:tcPr>
            <w:tcW w:w="4154" w:type="dxa"/>
            <w:gridSpan w:val="2"/>
            <w:shd w:val="clear" w:color="auto" w:fill="auto"/>
          </w:tcPr>
          <w:p w:rsidR="004025D7" w:rsidDel="008241FD" w:rsidRDefault="004025D7" w:rsidP="00CD1F8E">
            <w:pPr>
              <w:rPr>
                <w:moveFrom w:id="4271" w:author="Pham Minh Tu" w:date="2019-12-27T14:07:00Z"/>
              </w:rPr>
            </w:pPr>
            <w:moveFrom w:id="4272" w:author="Pham Minh Tu" w:date="2019-12-27T14:07:00Z">
              <w:r w:rsidDel="008241FD">
                <w:t xml:space="preserve">File paths </w:t>
              </w:r>
            </w:moveFrom>
          </w:p>
        </w:tc>
      </w:tr>
      <w:tr w:rsidR="004025D7" w:rsidDel="008241FD" w:rsidTr="00CD1F8E">
        <w:tc>
          <w:tcPr>
            <w:tcW w:w="2077" w:type="dxa"/>
            <w:vMerge/>
            <w:shd w:val="clear" w:color="auto" w:fill="D0CECE"/>
          </w:tcPr>
          <w:p w:rsidR="004025D7" w:rsidRPr="00E2291F" w:rsidDel="008241FD" w:rsidRDefault="004025D7" w:rsidP="00CD1F8E">
            <w:pPr>
              <w:rPr>
                <w:moveFrom w:id="4273" w:author="Pham Minh Tu" w:date="2019-12-27T14:07:00Z"/>
                <w:b/>
              </w:rPr>
            </w:pPr>
          </w:p>
        </w:tc>
        <w:tc>
          <w:tcPr>
            <w:tcW w:w="2077" w:type="dxa"/>
            <w:vMerge/>
            <w:shd w:val="clear" w:color="auto" w:fill="auto"/>
          </w:tcPr>
          <w:p w:rsidR="004025D7" w:rsidDel="008241FD" w:rsidRDefault="004025D7" w:rsidP="00CD1F8E">
            <w:pPr>
              <w:rPr>
                <w:moveFrom w:id="4274" w:author="Pham Minh Tu" w:date="2019-12-27T14:07:00Z"/>
              </w:rPr>
            </w:pPr>
          </w:p>
        </w:tc>
        <w:tc>
          <w:tcPr>
            <w:tcW w:w="2077" w:type="dxa"/>
            <w:shd w:val="clear" w:color="auto" w:fill="D3D3D3"/>
          </w:tcPr>
          <w:p w:rsidR="004025D7" w:rsidDel="008241FD" w:rsidRDefault="004025D7" w:rsidP="00CD1F8E">
            <w:pPr>
              <w:rPr>
                <w:moveFrom w:id="4275" w:author="Pham Minh Tu" w:date="2019-12-27T14:07:00Z"/>
              </w:rPr>
            </w:pPr>
            <w:moveFrom w:id="4276" w:author="Pham Minh Tu" w:date="2019-12-27T14:07:00Z">
              <w:r w:rsidDel="008241FD">
                <w:t>Range:</w:t>
              </w:r>
            </w:moveFrom>
          </w:p>
        </w:tc>
        <w:tc>
          <w:tcPr>
            <w:tcW w:w="2077" w:type="dxa"/>
            <w:shd w:val="clear" w:color="auto" w:fill="auto"/>
          </w:tcPr>
          <w:p w:rsidR="004025D7" w:rsidDel="008241FD" w:rsidRDefault="004025D7" w:rsidP="00CD1F8E">
            <w:pPr>
              <w:rPr>
                <w:moveFrom w:id="4277" w:author="Pham Minh Tu" w:date="2019-12-27T14:07:00Z"/>
              </w:rPr>
            </w:pPr>
            <w:moveFrom w:id="4278" w:author="Pham Minh Tu" w:date="2019-12-27T14:07:00Z">
              <w:r w:rsidDel="008241FD">
                <w:t>None</w:t>
              </w:r>
            </w:moveFrom>
          </w:p>
        </w:tc>
      </w:tr>
      <w:tr w:rsidR="004025D7" w:rsidDel="008241FD" w:rsidTr="00CD1F8E">
        <w:tc>
          <w:tcPr>
            <w:tcW w:w="2077" w:type="dxa"/>
            <w:shd w:val="clear" w:color="auto" w:fill="D0CECE"/>
          </w:tcPr>
          <w:p w:rsidR="004025D7" w:rsidRPr="00E2291F" w:rsidDel="008241FD" w:rsidRDefault="004025D7" w:rsidP="00CD1F8E">
            <w:pPr>
              <w:rPr>
                <w:moveFrom w:id="4279" w:author="Pham Minh Tu" w:date="2019-12-27T14:07:00Z"/>
                <w:b/>
              </w:rPr>
            </w:pPr>
            <w:moveFrom w:id="4280" w:author="Pham Minh Tu" w:date="2019-12-27T14:07:00Z">
              <w:r w:rsidRPr="00E2291F" w:rsidDel="008241FD">
                <w:rPr>
                  <w:b/>
                </w:rPr>
                <w:t>Return</w:t>
              </w:r>
            </w:moveFrom>
          </w:p>
        </w:tc>
        <w:tc>
          <w:tcPr>
            <w:tcW w:w="6231" w:type="dxa"/>
            <w:gridSpan w:val="3"/>
            <w:shd w:val="clear" w:color="auto" w:fill="auto"/>
          </w:tcPr>
          <w:p w:rsidR="004025D7" w:rsidDel="008241FD" w:rsidRDefault="004025D7" w:rsidP="00CD1F8E">
            <w:pPr>
              <w:rPr>
                <w:moveFrom w:id="4281" w:author="Pham Minh Tu" w:date="2019-12-27T14:07:00Z"/>
              </w:rPr>
            </w:pPr>
            <w:moveFrom w:id="4282" w:author="Pham Minh Tu" w:date="2019-12-27T14:07:00Z">
              <w:r w:rsidDel="008241FD">
                <w:t>None</w:t>
              </w:r>
            </w:moveFrom>
          </w:p>
        </w:tc>
      </w:tr>
      <w:tr w:rsidR="004025D7" w:rsidDel="008241FD" w:rsidTr="00CD1F8E">
        <w:tc>
          <w:tcPr>
            <w:tcW w:w="2077" w:type="dxa"/>
            <w:shd w:val="clear" w:color="auto" w:fill="D0CECE"/>
          </w:tcPr>
          <w:p w:rsidR="004025D7" w:rsidRPr="00E2291F" w:rsidDel="008241FD" w:rsidRDefault="004025D7" w:rsidP="00CD1F8E">
            <w:pPr>
              <w:rPr>
                <w:moveFrom w:id="4283" w:author="Pham Minh Tu" w:date="2019-12-27T14:07:00Z"/>
                <w:b/>
              </w:rPr>
            </w:pPr>
            <w:moveFrom w:id="4284" w:author="Pham Minh Tu" w:date="2019-12-27T14:07:00Z">
              <w:r w:rsidRPr="00E2291F" w:rsidDel="008241FD">
                <w:rPr>
                  <w:b/>
                </w:rPr>
                <w:t>Generated Value</w:t>
              </w:r>
            </w:moveFrom>
          </w:p>
        </w:tc>
        <w:tc>
          <w:tcPr>
            <w:tcW w:w="6231" w:type="dxa"/>
            <w:gridSpan w:val="3"/>
            <w:shd w:val="clear" w:color="auto" w:fill="auto"/>
          </w:tcPr>
          <w:p w:rsidR="004025D7" w:rsidDel="008241FD" w:rsidRDefault="004025D7" w:rsidP="00CD1F8E">
            <w:pPr>
              <w:rPr>
                <w:moveFrom w:id="4285" w:author="Pham Minh Tu" w:date="2019-12-27T14:07:00Z"/>
              </w:rPr>
            </w:pPr>
            <w:moveFrom w:id="4286" w:author="Pham Minh Tu" w:date="2019-12-27T14:07:00Z">
              <w:r w:rsidDel="008241FD">
                <w:t>None</w:t>
              </w:r>
            </w:moveFrom>
          </w:p>
        </w:tc>
      </w:tr>
      <w:tr w:rsidR="004025D7" w:rsidDel="008241FD" w:rsidTr="00CD1F8E">
        <w:tc>
          <w:tcPr>
            <w:tcW w:w="2077" w:type="dxa"/>
            <w:shd w:val="clear" w:color="auto" w:fill="D0CECE"/>
          </w:tcPr>
          <w:p w:rsidR="004025D7" w:rsidRPr="00E2291F" w:rsidDel="008241FD" w:rsidRDefault="004025D7" w:rsidP="00CD1F8E">
            <w:pPr>
              <w:rPr>
                <w:moveFrom w:id="4287" w:author="Pham Minh Tu" w:date="2019-12-27T14:07:00Z"/>
                <w:b/>
              </w:rPr>
            </w:pPr>
            <w:moveFrom w:id="4288" w:author="Pham Minh Tu" w:date="2019-12-27T14:07:00Z">
              <w:r w:rsidRPr="00E2291F" w:rsidDel="008241FD">
                <w:rPr>
                  <w:b/>
                </w:rPr>
                <w:t>Description</w:t>
              </w:r>
            </w:moveFrom>
          </w:p>
        </w:tc>
        <w:tc>
          <w:tcPr>
            <w:tcW w:w="6231" w:type="dxa"/>
            <w:gridSpan w:val="3"/>
            <w:shd w:val="clear" w:color="auto" w:fill="auto"/>
          </w:tcPr>
          <w:p w:rsidR="004025D7" w:rsidDel="008241FD" w:rsidRDefault="004025D7" w:rsidP="00CD1F8E">
            <w:pPr>
              <w:pStyle w:val="SourceCode"/>
              <w:rPr>
                <w:moveFrom w:id="4289" w:author="Pham Minh Tu" w:date="2019-12-27T14:07:00Z"/>
              </w:rPr>
            </w:pPr>
            <w:moveFrom w:id="4290" w:author="Pham Minh Tu" w:date="2019-12-27T14:07:00Z">
              <w:r w:rsidDel="008241FD">
                <w:t>This method override options from command line</w:t>
              </w:r>
            </w:moveFrom>
          </w:p>
          <w:p w:rsidR="004025D7" w:rsidDel="008241FD" w:rsidRDefault="004025D7" w:rsidP="00CD1F8E">
            <w:pPr>
              <w:pStyle w:val="SourceCode"/>
              <w:rPr>
                <w:moveFrom w:id="4291" w:author="Pham Minh Tu" w:date="2019-12-27T14:07:00Z"/>
              </w:rPr>
            </w:pPr>
            <w:moveFrom w:id="4292" w:author="Pham Minh Tu" w:date="2019-12-27T14:07:00Z">
              <w:r w:rsidDel="008241FD">
                <w:t>Algorithm:</w:t>
              </w:r>
              <w:r w:rsidDel="008241FD">
                <w:br/>
                <w:t>CALL overrideOptions to override all options</w:t>
              </w:r>
              <w:r w:rsidDel="008241FD">
                <w:br/>
                <w:t xml:space="preserve"> CALL overrideFiles to override all files</w:t>
              </w:r>
            </w:moveFrom>
          </w:p>
        </w:tc>
      </w:tr>
    </w:tbl>
    <w:p w:rsidR="004025D7" w:rsidDel="008241FD" w:rsidRDefault="004025D7" w:rsidP="004025D7">
      <w:pPr>
        <w:pStyle w:val="RefReq"/>
        <w:rPr>
          <w:moveFrom w:id="4293" w:author="Pham Minh Tu" w:date="2019-12-27T14:07:00Z"/>
        </w:rPr>
      </w:pPr>
      <w:moveFrom w:id="4294" w:author="Pham Minh Tu" w:date="2019-12-27T14:07:00Z">
        <w:r w:rsidDel="008241FD">
          <w:t xml:space="preserve">{Ref: </w:t>
        </w:r>
        <w:r w:rsidR="00630415" w:rsidDel="008241FD">
          <w:t>N/A</w:t>
        </w:r>
        <w:r w:rsidDel="008241FD">
          <w:t>}</w:t>
        </w:r>
      </w:moveFrom>
    </w:p>
    <w:p w:rsidR="004025D7" w:rsidDel="008241FD" w:rsidRDefault="004025D7" w:rsidP="004025D7">
      <w:pPr>
        <w:rPr>
          <w:moveFrom w:id="4295" w:author="Pham Minh Tu" w:date="2019-12-27T14:07:00Z"/>
        </w:rPr>
      </w:pPr>
    </w:p>
    <w:p w:rsidR="004025D7" w:rsidDel="008241FD" w:rsidRDefault="004025D7" w:rsidP="004025D7">
      <w:pPr>
        <w:pStyle w:val="Heading4"/>
        <w:rPr>
          <w:moveFrom w:id="4296" w:author="Pham Minh Tu" w:date="2019-12-27T14:07:00Z"/>
        </w:rPr>
      </w:pPr>
      <w:moveFrom w:id="4297" w:author="Pham Minh Tu" w:date="2019-12-27T14:07:00Z">
        <w:r w:rsidDel="008241FD">
          <w:t>SetDefaultOptionsValue</w:t>
        </w:r>
      </w:moveFrom>
    </w:p>
    <w:p w:rsidR="004025D7" w:rsidDel="008241FD" w:rsidRDefault="004025D7" w:rsidP="004025D7">
      <w:pPr>
        <w:pStyle w:val="DesignID"/>
        <w:rPr>
          <w:moveFrom w:id="4298" w:author="Pham Minh Tu" w:date="2019-12-27T14:07:00Z"/>
        </w:rPr>
      </w:pPr>
      <w:moveFrom w:id="4299" w:author="Pham Minh Tu" w:date="2019-12-27T14:07:00Z">
        <w:r w:rsidDel="008241FD">
          <w:t>GENERIC_GDD_CLS_045_019:</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2077"/>
        <w:gridCol w:w="2077"/>
        <w:gridCol w:w="2077"/>
      </w:tblGrid>
      <w:tr w:rsidR="004025D7" w:rsidDel="008241FD" w:rsidTr="00CD1F8E">
        <w:tc>
          <w:tcPr>
            <w:tcW w:w="2077" w:type="dxa"/>
            <w:shd w:val="clear" w:color="auto" w:fill="D0CECE"/>
          </w:tcPr>
          <w:p w:rsidR="004025D7" w:rsidRPr="00E2291F" w:rsidDel="008241FD" w:rsidRDefault="004025D7" w:rsidP="00CD1F8E">
            <w:pPr>
              <w:rPr>
                <w:moveFrom w:id="4300" w:author="Pham Minh Tu" w:date="2019-12-27T14:07:00Z"/>
                <w:b/>
              </w:rPr>
            </w:pPr>
            <w:moveFrom w:id="4301" w:author="Pham Minh Tu" w:date="2019-12-27T14:07:00Z">
              <w:r w:rsidRPr="00E2291F" w:rsidDel="008241FD">
                <w:rPr>
                  <w:b/>
                </w:rPr>
                <w:t>Method Name</w:t>
              </w:r>
            </w:moveFrom>
          </w:p>
        </w:tc>
        <w:tc>
          <w:tcPr>
            <w:tcW w:w="6230" w:type="dxa"/>
            <w:gridSpan w:val="3"/>
            <w:shd w:val="clear" w:color="auto" w:fill="auto"/>
          </w:tcPr>
          <w:p w:rsidR="004025D7" w:rsidDel="008241FD" w:rsidRDefault="004025D7" w:rsidP="00CD1F8E">
            <w:pPr>
              <w:rPr>
                <w:moveFrom w:id="4302" w:author="Pham Minh Tu" w:date="2019-12-27T14:07:00Z"/>
              </w:rPr>
            </w:pPr>
            <w:moveFrom w:id="4303" w:author="Pham Minh Tu" w:date="2019-12-27T14:07:00Z">
              <w:r w:rsidDel="008241FD">
                <w:t>SetDefaultOptionsValue</w:t>
              </w:r>
            </w:moveFrom>
          </w:p>
        </w:tc>
      </w:tr>
      <w:tr w:rsidR="004025D7" w:rsidDel="008241FD" w:rsidTr="00CD1F8E">
        <w:tc>
          <w:tcPr>
            <w:tcW w:w="2077" w:type="dxa"/>
            <w:vMerge w:val="restart"/>
            <w:shd w:val="clear" w:color="auto" w:fill="D0CECE"/>
          </w:tcPr>
          <w:p w:rsidR="004025D7" w:rsidRPr="00E2291F" w:rsidDel="008241FD" w:rsidRDefault="004025D7" w:rsidP="00CD1F8E">
            <w:pPr>
              <w:rPr>
                <w:moveFrom w:id="4304" w:author="Pham Minh Tu" w:date="2019-12-27T14:07:00Z"/>
                <w:b/>
              </w:rPr>
            </w:pPr>
            <w:moveFrom w:id="4305" w:author="Pham Minh Tu" w:date="2019-12-27T14:07:00Z">
              <w:r w:rsidRPr="00E2291F" w:rsidDel="008241FD">
                <w:rPr>
                  <w:b/>
                </w:rPr>
                <w:t>Arguments</w:t>
              </w:r>
            </w:moveFrom>
          </w:p>
        </w:tc>
        <w:tc>
          <w:tcPr>
            <w:tcW w:w="2077" w:type="dxa"/>
            <w:vMerge w:val="restart"/>
            <w:shd w:val="clear" w:color="auto" w:fill="auto"/>
          </w:tcPr>
          <w:p w:rsidR="004025D7" w:rsidDel="008241FD" w:rsidRDefault="004025D7" w:rsidP="00CD1F8E">
            <w:pPr>
              <w:rPr>
                <w:moveFrom w:id="4306" w:author="Pham Minh Tu" w:date="2019-12-27T14:07:00Z"/>
              </w:rPr>
            </w:pPr>
            <w:moveFrom w:id="4307" w:author="Pham Minh Tu" w:date="2019-12-27T14:07:00Z">
              <w:r w:rsidDel="008241FD">
                <w:t xml:space="preserve"> basicConfig</w:t>
              </w:r>
            </w:moveFrom>
          </w:p>
        </w:tc>
        <w:tc>
          <w:tcPr>
            <w:tcW w:w="4154" w:type="dxa"/>
            <w:gridSpan w:val="2"/>
            <w:shd w:val="clear" w:color="auto" w:fill="auto"/>
          </w:tcPr>
          <w:p w:rsidR="004025D7" w:rsidDel="008241FD" w:rsidRDefault="004025D7" w:rsidP="00CD1F8E">
            <w:pPr>
              <w:rPr>
                <w:moveFrom w:id="4308" w:author="Pham Minh Tu" w:date="2019-12-27T14:07:00Z"/>
              </w:rPr>
            </w:pPr>
            <w:moveFrom w:id="4309" w:author="Pham Minh Tu" w:date="2019-12-27T14:07:00Z">
              <w:r w:rsidDel="008241FD">
                <w:t xml:space="preserve">Basic config </w:t>
              </w:r>
            </w:moveFrom>
          </w:p>
        </w:tc>
      </w:tr>
      <w:tr w:rsidR="004025D7" w:rsidDel="008241FD" w:rsidTr="00CD1F8E">
        <w:tc>
          <w:tcPr>
            <w:tcW w:w="2077" w:type="dxa"/>
            <w:vMerge/>
            <w:shd w:val="clear" w:color="auto" w:fill="D0CECE"/>
          </w:tcPr>
          <w:p w:rsidR="004025D7" w:rsidRPr="00E2291F" w:rsidDel="008241FD" w:rsidRDefault="004025D7" w:rsidP="00CD1F8E">
            <w:pPr>
              <w:rPr>
                <w:moveFrom w:id="4310" w:author="Pham Minh Tu" w:date="2019-12-27T14:07:00Z"/>
                <w:b/>
              </w:rPr>
            </w:pPr>
          </w:p>
        </w:tc>
        <w:tc>
          <w:tcPr>
            <w:tcW w:w="2077" w:type="dxa"/>
            <w:vMerge/>
            <w:shd w:val="clear" w:color="auto" w:fill="auto"/>
          </w:tcPr>
          <w:p w:rsidR="004025D7" w:rsidDel="008241FD" w:rsidRDefault="004025D7" w:rsidP="00CD1F8E">
            <w:pPr>
              <w:rPr>
                <w:moveFrom w:id="4311" w:author="Pham Minh Tu" w:date="2019-12-27T14:07:00Z"/>
              </w:rPr>
            </w:pPr>
          </w:p>
        </w:tc>
        <w:tc>
          <w:tcPr>
            <w:tcW w:w="2077" w:type="dxa"/>
            <w:shd w:val="clear" w:color="auto" w:fill="D3D3D3"/>
          </w:tcPr>
          <w:p w:rsidR="004025D7" w:rsidDel="008241FD" w:rsidRDefault="004025D7" w:rsidP="00CD1F8E">
            <w:pPr>
              <w:rPr>
                <w:moveFrom w:id="4312" w:author="Pham Minh Tu" w:date="2019-12-27T14:07:00Z"/>
              </w:rPr>
            </w:pPr>
            <w:moveFrom w:id="4313" w:author="Pham Minh Tu" w:date="2019-12-27T14:07:00Z">
              <w:r w:rsidDel="008241FD">
                <w:t>Range:</w:t>
              </w:r>
            </w:moveFrom>
          </w:p>
        </w:tc>
        <w:tc>
          <w:tcPr>
            <w:tcW w:w="2077" w:type="dxa"/>
            <w:shd w:val="clear" w:color="auto" w:fill="auto"/>
          </w:tcPr>
          <w:p w:rsidR="004025D7" w:rsidDel="008241FD" w:rsidRDefault="004025D7" w:rsidP="00CD1F8E">
            <w:pPr>
              <w:rPr>
                <w:moveFrom w:id="4314" w:author="Pham Minh Tu" w:date="2019-12-27T14:07:00Z"/>
              </w:rPr>
            </w:pPr>
            <w:moveFrom w:id="4315" w:author="Pham Minh Tu" w:date="2019-12-27T14:07:00Z">
              <w:r w:rsidDel="008241FD">
                <w:t>None</w:t>
              </w:r>
            </w:moveFrom>
          </w:p>
        </w:tc>
      </w:tr>
      <w:tr w:rsidR="004025D7" w:rsidDel="008241FD" w:rsidTr="00CD1F8E">
        <w:tc>
          <w:tcPr>
            <w:tcW w:w="2077" w:type="dxa"/>
            <w:shd w:val="clear" w:color="auto" w:fill="D0CECE"/>
          </w:tcPr>
          <w:p w:rsidR="004025D7" w:rsidRPr="00E2291F" w:rsidDel="008241FD" w:rsidRDefault="004025D7" w:rsidP="00CD1F8E">
            <w:pPr>
              <w:rPr>
                <w:moveFrom w:id="4316" w:author="Pham Minh Tu" w:date="2019-12-27T14:07:00Z"/>
                <w:b/>
              </w:rPr>
            </w:pPr>
            <w:moveFrom w:id="4317" w:author="Pham Minh Tu" w:date="2019-12-27T14:07:00Z">
              <w:r w:rsidRPr="00E2291F" w:rsidDel="008241FD">
                <w:rPr>
                  <w:b/>
                </w:rPr>
                <w:lastRenderedPageBreak/>
                <w:t>Return</w:t>
              </w:r>
            </w:moveFrom>
          </w:p>
        </w:tc>
        <w:tc>
          <w:tcPr>
            <w:tcW w:w="6231" w:type="dxa"/>
            <w:gridSpan w:val="3"/>
            <w:shd w:val="clear" w:color="auto" w:fill="auto"/>
          </w:tcPr>
          <w:p w:rsidR="004025D7" w:rsidDel="008241FD" w:rsidRDefault="004025D7" w:rsidP="00CD1F8E">
            <w:pPr>
              <w:rPr>
                <w:moveFrom w:id="4318" w:author="Pham Minh Tu" w:date="2019-12-27T14:07:00Z"/>
              </w:rPr>
            </w:pPr>
            <w:moveFrom w:id="4319" w:author="Pham Minh Tu" w:date="2019-12-27T14:07:00Z">
              <w:r w:rsidDel="008241FD">
                <w:t xml:space="preserve">None </w:t>
              </w:r>
            </w:moveFrom>
          </w:p>
        </w:tc>
      </w:tr>
      <w:tr w:rsidR="004025D7" w:rsidDel="008241FD" w:rsidTr="00CD1F8E">
        <w:tc>
          <w:tcPr>
            <w:tcW w:w="2077" w:type="dxa"/>
            <w:shd w:val="clear" w:color="auto" w:fill="D0CECE"/>
          </w:tcPr>
          <w:p w:rsidR="004025D7" w:rsidRPr="00E2291F" w:rsidDel="008241FD" w:rsidRDefault="004025D7" w:rsidP="00CD1F8E">
            <w:pPr>
              <w:rPr>
                <w:moveFrom w:id="4320" w:author="Pham Minh Tu" w:date="2019-12-27T14:07:00Z"/>
                <w:b/>
              </w:rPr>
            </w:pPr>
            <w:moveFrom w:id="4321" w:author="Pham Minh Tu" w:date="2019-12-27T14:07:00Z">
              <w:r w:rsidRPr="00E2291F" w:rsidDel="008241FD">
                <w:rPr>
                  <w:b/>
                </w:rPr>
                <w:t>Generated Value</w:t>
              </w:r>
            </w:moveFrom>
          </w:p>
        </w:tc>
        <w:tc>
          <w:tcPr>
            <w:tcW w:w="6231" w:type="dxa"/>
            <w:gridSpan w:val="3"/>
            <w:shd w:val="clear" w:color="auto" w:fill="auto"/>
          </w:tcPr>
          <w:p w:rsidR="004025D7" w:rsidDel="008241FD" w:rsidRDefault="004025D7" w:rsidP="00CD1F8E">
            <w:pPr>
              <w:rPr>
                <w:moveFrom w:id="4322" w:author="Pham Minh Tu" w:date="2019-12-27T14:07:00Z"/>
              </w:rPr>
            </w:pPr>
            <w:moveFrom w:id="4323" w:author="Pham Minh Tu" w:date="2019-12-27T14:07:00Z">
              <w:r w:rsidDel="008241FD">
                <w:t xml:space="preserve"> None </w:t>
              </w:r>
            </w:moveFrom>
          </w:p>
        </w:tc>
      </w:tr>
      <w:tr w:rsidR="004025D7" w:rsidDel="008241FD" w:rsidTr="00CD1F8E">
        <w:tc>
          <w:tcPr>
            <w:tcW w:w="2077" w:type="dxa"/>
            <w:shd w:val="clear" w:color="auto" w:fill="D0CECE"/>
          </w:tcPr>
          <w:p w:rsidR="004025D7" w:rsidRPr="00E2291F" w:rsidDel="008241FD" w:rsidRDefault="004025D7" w:rsidP="00CD1F8E">
            <w:pPr>
              <w:rPr>
                <w:moveFrom w:id="4324" w:author="Pham Minh Tu" w:date="2019-12-27T14:07:00Z"/>
                <w:b/>
              </w:rPr>
            </w:pPr>
            <w:moveFrom w:id="4325" w:author="Pham Minh Tu" w:date="2019-12-27T14:07:00Z">
              <w:r w:rsidRPr="00E2291F" w:rsidDel="008241FD">
                <w:rPr>
                  <w:b/>
                </w:rPr>
                <w:t>Description</w:t>
              </w:r>
            </w:moveFrom>
          </w:p>
        </w:tc>
        <w:tc>
          <w:tcPr>
            <w:tcW w:w="6231" w:type="dxa"/>
            <w:gridSpan w:val="3"/>
            <w:shd w:val="clear" w:color="auto" w:fill="auto"/>
          </w:tcPr>
          <w:p w:rsidR="004025D7" w:rsidDel="008241FD" w:rsidRDefault="004025D7" w:rsidP="00CD1F8E">
            <w:pPr>
              <w:pStyle w:val="SourceCode"/>
              <w:rPr>
                <w:moveFrom w:id="4326" w:author="Pham Minh Tu" w:date="2019-12-27T14:07:00Z"/>
              </w:rPr>
            </w:pPr>
            <w:moveFrom w:id="4327" w:author="Pham Minh Tu" w:date="2019-12-27T14:07:00Z">
              <w:r w:rsidDel="008241FD">
                <w:t>Init default option values</w:t>
              </w:r>
            </w:moveFrom>
          </w:p>
          <w:p w:rsidR="004025D7" w:rsidDel="008241FD" w:rsidRDefault="004025D7" w:rsidP="00CD1F8E">
            <w:pPr>
              <w:pStyle w:val="SourceCode"/>
              <w:rPr>
                <w:moveFrom w:id="4328" w:author="Pham Minh Tu" w:date="2019-12-27T14:07:00Z"/>
              </w:rPr>
            </w:pPr>
            <w:moveFrom w:id="4329" w:author="Pham Minh Tu" w:date="2019-12-27T14:07:00Z">
              <w:r w:rsidDel="008241FD">
                <w:t>Algorithm:</w:t>
              </w:r>
              <w:r w:rsidDel="008241FD">
                <w:br/>
                <w:t>IF options is not configed THEN it is assigned by default value.</w:t>
              </w:r>
              <w:r w:rsidDel="008241FD">
                <w:br/>
                <w:t xml:space="preserve"> IF IncOutputDirectory is NOT specified THEN</w:t>
              </w:r>
              <w:r w:rsidDel="008241FD">
                <w:br/>
                <w:t xml:space="preserve">     IncOutputDirectory = FolderOutput + "\include\"</w:t>
              </w:r>
              <w:r w:rsidDel="008241FD">
                <w:br/>
                <w:t xml:space="preserve"> ELSE</w:t>
              </w:r>
              <w:r w:rsidDel="008241FD">
                <w:br/>
                <w:t xml:space="preserve">     IncOutputDirectory = IncOutputDirectory + "\include\"</w:t>
              </w:r>
              <w:r w:rsidDel="008241FD">
                <w:br/>
              </w:r>
              <w:r w:rsidDel="008241FD">
                <w:br/>
                <w:t xml:space="preserve"> IF SrcOutputDirectory is NOT specified THEN</w:t>
              </w:r>
              <w:r w:rsidDel="008241FD">
                <w:br/>
                <w:t xml:space="preserve">     SrcOutputDirectory = FolderOutput + "\include\"</w:t>
              </w:r>
              <w:r w:rsidDel="008241FD">
                <w:br/>
                <w:t xml:space="preserve"> ELSE</w:t>
              </w:r>
              <w:r w:rsidDel="008241FD">
                <w:br/>
                <w:t xml:space="preserve">     SrcOutputDirectory = SrcOutputDirectory + "\src\"</w:t>
              </w:r>
              <w:r w:rsidDel="008241FD">
                <w:br/>
              </w:r>
              <w:r w:rsidDel="008241FD">
                <w:br/>
                <w:t xml:space="preserve"> IF TranslationFilePath is NOT specified THEN</w:t>
              </w:r>
              <w:r w:rsidDel="008241FD">
                <w:br/>
                <w:t xml:space="preserve">     TranslationFilePath = ExeDirectory + ModuleName + "_" + MicroFamilyName + ".trxml"</w:t>
              </w:r>
              <w:r w:rsidDel="008241FD">
                <w:br/>
                <w:t xml:space="preserve"> End</w:t>
              </w:r>
            </w:moveFrom>
          </w:p>
        </w:tc>
      </w:tr>
    </w:tbl>
    <w:p w:rsidR="004025D7" w:rsidDel="008241FD" w:rsidRDefault="004025D7" w:rsidP="004025D7">
      <w:pPr>
        <w:pStyle w:val="RefReq"/>
        <w:rPr>
          <w:moveFrom w:id="4330" w:author="Pham Minh Tu" w:date="2019-12-27T14:07:00Z"/>
        </w:rPr>
      </w:pPr>
      <w:moveFrom w:id="4331" w:author="Pham Minh Tu" w:date="2019-12-27T14:07:00Z">
        <w:r w:rsidDel="008241FD">
          <w:t>{Ref</w:t>
        </w:r>
        <w:r w:rsidR="00752B38" w:rsidDel="008241FD">
          <w:t>:</w:t>
        </w:r>
        <w:r w:rsidR="00211608" w:rsidDel="008241FD">
          <w:t xml:space="preserve"> </w:t>
        </w:r>
        <w:r w:rsidR="00211608" w:rsidRPr="00C844C6" w:rsidDel="008241FD">
          <w:rPr>
            <w:rFonts w:cs="Arial"/>
            <w:color w:val="000000"/>
            <w:spacing w:val="1"/>
            <w:szCs w:val="20"/>
          </w:rPr>
          <w:t>GENERIC_TFD_X1x_GT_USG_011</w:t>
        </w:r>
        <w:r w:rsidR="00C8056F" w:rsidDel="008241FD">
          <w:t>}</w:t>
        </w:r>
      </w:moveFrom>
    </w:p>
    <w:p w:rsidR="004025D7" w:rsidDel="008241FD" w:rsidRDefault="004025D7" w:rsidP="004025D7">
      <w:pPr>
        <w:rPr>
          <w:moveFrom w:id="4332" w:author="Pham Minh Tu" w:date="2019-12-27T14:07:00Z"/>
        </w:rPr>
      </w:pPr>
    </w:p>
    <w:p w:rsidR="004025D7" w:rsidDel="008241FD" w:rsidRDefault="004025D7" w:rsidP="004025D7">
      <w:pPr>
        <w:pStyle w:val="Heading4"/>
        <w:rPr>
          <w:moveFrom w:id="4333" w:author="Pham Minh Tu" w:date="2019-12-27T14:07:00Z"/>
        </w:rPr>
      </w:pPr>
      <w:moveFrom w:id="4334" w:author="Pham Minh Tu" w:date="2019-12-27T14:07:00Z">
        <w:r w:rsidDel="008241FD">
          <w:t>RuntimeConfiguration</w:t>
        </w:r>
      </w:moveFrom>
    </w:p>
    <w:p w:rsidR="004025D7" w:rsidDel="008241FD" w:rsidRDefault="004025D7" w:rsidP="004025D7">
      <w:pPr>
        <w:pStyle w:val="DesignID"/>
        <w:rPr>
          <w:moveFrom w:id="4335" w:author="Pham Minh Tu" w:date="2019-12-27T14:07:00Z"/>
        </w:rPr>
      </w:pPr>
      <w:moveFrom w:id="4336" w:author="Pham Minh Tu" w:date="2019-12-27T14:07:00Z">
        <w:r w:rsidDel="008241FD">
          <w:t>GENERIC_GDD_CLS_045_020:</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6231"/>
      </w:tblGrid>
      <w:tr w:rsidR="004025D7" w:rsidDel="008241FD" w:rsidTr="00CD1F8E">
        <w:tc>
          <w:tcPr>
            <w:tcW w:w="2077" w:type="dxa"/>
            <w:shd w:val="clear" w:color="auto" w:fill="D0CECE"/>
          </w:tcPr>
          <w:p w:rsidR="004025D7" w:rsidRPr="00E2291F" w:rsidDel="008241FD" w:rsidRDefault="004025D7" w:rsidP="00CD1F8E">
            <w:pPr>
              <w:rPr>
                <w:moveFrom w:id="4337" w:author="Pham Minh Tu" w:date="2019-12-27T14:07:00Z"/>
                <w:b/>
              </w:rPr>
            </w:pPr>
            <w:moveFrom w:id="4338" w:author="Pham Minh Tu" w:date="2019-12-27T14:07:00Z">
              <w:r w:rsidRPr="00E2291F" w:rsidDel="008241FD">
                <w:rPr>
                  <w:b/>
                </w:rPr>
                <w:t>Method Name</w:t>
              </w:r>
            </w:moveFrom>
          </w:p>
        </w:tc>
        <w:tc>
          <w:tcPr>
            <w:tcW w:w="6230" w:type="dxa"/>
            <w:shd w:val="clear" w:color="auto" w:fill="auto"/>
          </w:tcPr>
          <w:p w:rsidR="004025D7" w:rsidDel="008241FD" w:rsidRDefault="004025D7" w:rsidP="00CD1F8E">
            <w:pPr>
              <w:rPr>
                <w:moveFrom w:id="4339" w:author="Pham Minh Tu" w:date="2019-12-27T14:07:00Z"/>
              </w:rPr>
            </w:pPr>
            <w:moveFrom w:id="4340" w:author="Pham Minh Tu" w:date="2019-12-27T14:07:00Z">
              <w:r w:rsidDel="008241FD">
                <w:t>RuntimeConfiguration</w:t>
              </w:r>
            </w:moveFrom>
          </w:p>
        </w:tc>
      </w:tr>
      <w:tr w:rsidR="004025D7" w:rsidDel="008241FD" w:rsidTr="00CD1F8E">
        <w:tc>
          <w:tcPr>
            <w:tcW w:w="2077" w:type="dxa"/>
            <w:shd w:val="clear" w:color="auto" w:fill="D0CECE"/>
          </w:tcPr>
          <w:p w:rsidR="004025D7" w:rsidRPr="00E2291F" w:rsidDel="008241FD" w:rsidRDefault="004025D7" w:rsidP="00CD1F8E">
            <w:pPr>
              <w:rPr>
                <w:moveFrom w:id="4341" w:author="Pham Minh Tu" w:date="2019-12-27T14:07:00Z"/>
                <w:b/>
              </w:rPr>
            </w:pPr>
            <w:moveFrom w:id="4342" w:author="Pham Minh Tu" w:date="2019-12-27T14:07:00Z">
              <w:r w:rsidRPr="00E2291F" w:rsidDel="008241FD">
                <w:rPr>
                  <w:b/>
                </w:rPr>
                <w:t>Arguments</w:t>
              </w:r>
            </w:moveFrom>
          </w:p>
        </w:tc>
        <w:tc>
          <w:tcPr>
            <w:tcW w:w="6231" w:type="dxa"/>
            <w:shd w:val="clear" w:color="auto" w:fill="auto"/>
          </w:tcPr>
          <w:p w:rsidR="004025D7" w:rsidDel="008241FD" w:rsidRDefault="004025D7" w:rsidP="00CD1F8E">
            <w:pPr>
              <w:rPr>
                <w:moveFrom w:id="4343" w:author="Pham Minh Tu" w:date="2019-12-27T14:07:00Z"/>
              </w:rPr>
            </w:pPr>
            <w:moveFrom w:id="4344" w:author="Pham Minh Tu" w:date="2019-12-27T14:07:00Z">
              <w:r w:rsidDel="008241FD">
                <w:t>None</w:t>
              </w:r>
            </w:moveFrom>
          </w:p>
        </w:tc>
      </w:tr>
      <w:tr w:rsidR="004025D7" w:rsidDel="008241FD" w:rsidTr="00CD1F8E">
        <w:tc>
          <w:tcPr>
            <w:tcW w:w="2077" w:type="dxa"/>
            <w:shd w:val="clear" w:color="auto" w:fill="D0CECE"/>
          </w:tcPr>
          <w:p w:rsidR="004025D7" w:rsidRPr="00E2291F" w:rsidDel="008241FD" w:rsidRDefault="004025D7" w:rsidP="00CD1F8E">
            <w:pPr>
              <w:rPr>
                <w:moveFrom w:id="4345" w:author="Pham Minh Tu" w:date="2019-12-27T14:07:00Z"/>
                <w:b/>
              </w:rPr>
            </w:pPr>
            <w:moveFrom w:id="4346" w:author="Pham Minh Tu" w:date="2019-12-27T14:07:00Z">
              <w:r w:rsidRPr="00E2291F" w:rsidDel="008241FD">
                <w:rPr>
                  <w:b/>
                </w:rPr>
                <w:t>Return</w:t>
              </w:r>
            </w:moveFrom>
          </w:p>
        </w:tc>
        <w:tc>
          <w:tcPr>
            <w:tcW w:w="6231" w:type="dxa"/>
            <w:shd w:val="clear" w:color="auto" w:fill="auto"/>
          </w:tcPr>
          <w:p w:rsidR="004025D7" w:rsidDel="008241FD" w:rsidRDefault="004025D7" w:rsidP="00CD1F8E">
            <w:pPr>
              <w:rPr>
                <w:moveFrom w:id="4347" w:author="Pham Minh Tu" w:date="2019-12-27T14:07:00Z"/>
              </w:rPr>
            </w:pPr>
            <w:moveFrom w:id="4348" w:author="Pham Minh Tu" w:date="2019-12-27T14:07:00Z">
              <w:r w:rsidDel="008241FD">
                <w:t xml:space="preserve">None </w:t>
              </w:r>
            </w:moveFrom>
          </w:p>
        </w:tc>
      </w:tr>
      <w:tr w:rsidR="004025D7" w:rsidDel="008241FD" w:rsidTr="00CD1F8E">
        <w:tc>
          <w:tcPr>
            <w:tcW w:w="2077" w:type="dxa"/>
            <w:shd w:val="clear" w:color="auto" w:fill="D0CECE"/>
          </w:tcPr>
          <w:p w:rsidR="004025D7" w:rsidRPr="00E2291F" w:rsidDel="008241FD" w:rsidRDefault="004025D7" w:rsidP="00CD1F8E">
            <w:pPr>
              <w:rPr>
                <w:moveFrom w:id="4349" w:author="Pham Minh Tu" w:date="2019-12-27T14:07:00Z"/>
                <w:b/>
              </w:rPr>
            </w:pPr>
            <w:moveFrom w:id="4350" w:author="Pham Minh Tu" w:date="2019-12-27T14:07:00Z">
              <w:r w:rsidRPr="00E2291F" w:rsidDel="008241FD">
                <w:rPr>
                  <w:b/>
                </w:rPr>
                <w:t>Generated Value</w:t>
              </w:r>
            </w:moveFrom>
          </w:p>
        </w:tc>
        <w:tc>
          <w:tcPr>
            <w:tcW w:w="6231" w:type="dxa"/>
            <w:shd w:val="clear" w:color="auto" w:fill="auto"/>
          </w:tcPr>
          <w:p w:rsidR="004025D7" w:rsidDel="008241FD" w:rsidRDefault="004025D7" w:rsidP="00CD1F8E">
            <w:pPr>
              <w:rPr>
                <w:moveFrom w:id="4351" w:author="Pham Minh Tu" w:date="2019-12-27T14:07:00Z"/>
              </w:rPr>
            </w:pPr>
            <w:moveFrom w:id="4352" w:author="Pham Minh Tu" w:date="2019-12-27T14:07:00Z">
              <w:r w:rsidDel="008241FD">
                <w:t xml:space="preserve"> None </w:t>
              </w:r>
            </w:moveFrom>
          </w:p>
        </w:tc>
      </w:tr>
      <w:tr w:rsidR="004025D7" w:rsidDel="008241FD" w:rsidTr="00CD1F8E">
        <w:tc>
          <w:tcPr>
            <w:tcW w:w="2077" w:type="dxa"/>
            <w:shd w:val="clear" w:color="auto" w:fill="D0CECE"/>
          </w:tcPr>
          <w:p w:rsidR="004025D7" w:rsidRPr="00E2291F" w:rsidDel="008241FD" w:rsidRDefault="004025D7" w:rsidP="00CD1F8E">
            <w:pPr>
              <w:rPr>
                <w:moveFrom w:id="4353" w:author="Pham Minh Tu" w:date="2019-12-27T14:07:00Z"/>
                <w:b/>
              </w:rPr>
            </w:pPr>
            <w:moveFrom w:id="4354" w:author="Pham Minh Tu" w:date="2019-12-27T14:07:00Z">
              <w:r w:rsidRPr="00E2291F" w:rsidDel="008241FD">
                <w:rPr>
                  <w:b/>
                </w:rPr>
                <w:t>Description</w:t>
              </w:r>
            </w:moveFrom>
          </w:p>
        </w:tc>
        <w:tc>
          <w:tcPr>
            <w:tcW w:w="6231" w:type="dxa"/>
            <w:shd w:val="clear" w:color="auto" w:fill="auto"/>
          </w:tcPr>
          <w:p w:rsidR="004025D7" w:rsidDel="008241FD" w:rsidRDefault="004025D7" w:rsidP="00CD1F8E">
            <w:pPr>
              <w:pStyle w:val="SourceCode"/>
              <w:rPr>
                <w:moveFrom w:id="4355" w:author="Pham Minh Tu" w:date="2019-12-27T14:07:00Z"/>
              </w:rPr>
            </w:pPr>
            <w:moveFrom w:id="4356" w:author="Pham Minh Tu" w:date="2019-12-27T14:07:00Z">
              <w:r w:rsidDel="008241FD">
                <w:t>Runtime configuration constructor without arguments</w:t>
              </w:r>
            </w:moveFrom>
          </w:p>
        </w:tc>
      </w:tr>
    </w:tbl>
    <w:p w:rsidR="004025D7" w:rsidDel="008241FD" w:rsidRDefault="004025D7" w:rsidP="004025D7">
      <w:pPr>
        <w:pStyle w:val="RefReq"/>
        <w:rPr>
          <w:moveFrom w:id="4357" w:author="Pham Minh Tu" w:date="2019-12-27T14:07:00Z"/>
        </w:rPr>
      </w:pPr>
      <w:moveFrom w:id="4358" w:author="Pham Minh Tu" w:date="2019-12-27T14:07:00Z">
        <w:r w:rsidDel="008241FD">
          <w:t>{Ref: N/A}</w:t>
        </w:r>
      </w:moveFrom>
    </w:p>
    <w:p w:rsidR="004025D7" w:rsidDel="008241FD" w:rsidRDefault="004025D7" w:rsidP="004025D7">
      <w:pPr>
        <w:rPr>
          <w:moveFrom w:id="4359" w:author="Pham Minh Tu" w:date="2019-12-27T14:07:00Z"/>
        </w:rPr>
      </w:pPr>
    </w:p>
    <w:p w:rsidR="004025D7" w:rsidDel="008241FD" w:rsidRDefault="004025D7" w:rsidP="004025D7">
      <w:pPr>
        <w:pStyle w:val="Heading4"/>
        <w:rPr>
          <w:moveFrom w:id="4360" w:author="Pham Minh Tu" w:date="2019-12-27T14:07:00Z"/>
        </w:rPr>
      </w:pPr>
      <w:moveFrom w:id="4361" w:author="Pham Minh Tu" w:date="2019-12-27T14:07:00Z">
        <w:r w:rsidDel="008241FD">
          <w:t>concatPaths</w:t>
        </w:r>
      </w:moveFrom>
    </w:p>
    <w:p w:rsidR="004025D7" w:rsidDel="008241FD" w:rsidRDefault="004025D7" w:rsidP="004025D7">
      <w:pPr>
        <w:pStyle w:val="DesignID"/>
        <w:rPr>
          <w:moveFrom w:id="4362" w:author="Pham Minh Tu" w:date="2019-12-27T14:07:00Z"/>
        </w:rPr>
      </w:pPr>
      <w:moveFrom w:id="4363" w:author="Pham Minh Tu" w:date="2019-12-27T14:07:00Z">
        <w:r w:rsidDel="008241FD">
          <w:t>GENERIC_GDD_CLS_045_021:</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Del="008241FD" w:rsidTr="00CD1F8E">
        <w:tc>
          <w:tcPr>
            <w:tcW w:w="2077" w:type="dxa"/>
            <w:shd w:val="clear" w:color="auto" w:fill="D0CECE"/>
          </w:tcPr>
          <w:p w:rsidR="004025D7" w:rsidRPr="00E2291F" w:rsidDel="008241FD" w:rsidRDefault="004025D7" w:rsidP="00CD1F8E">
            <w:pPr>
              <w:rPr>
                <w:moveFrom w:id="4364" w:author="Pham Minh Tu" w:date="2019-12-27T14:07:00Z"/>
                <w:b/>
              </w:rPr>
            </w:pPr>
            <w:moveFrom w:id="4365" w:author="Pham Minh Tu" w:date="2019-12-27T14:07:00Z">
              <w:r w:rsidRPr="00E2291F" w:rsidDel="008241FD">
                <w:rPr>
                  <w:b/>
                </w:rPr>
                <w:t>Method Name</w:t>
              </w:r>
            </w:moveFrom>
          </w:p>
        </w:tc>
        <w:tc>
          <w:tcPr>
            <w:tcW w:w="1038" w:type="dxa"/>
            <w:gridSpan w:val="3"/>
            <w:shd w:val="clear" w:color="auto" w:fill="auto"/>
          </w:tcPr>
          <w:p w:rsidR="004025D7" w:rsidDel="008241FD" w:rsidRDefault="004025D7" w:rsidP="00CD1F8E">
            <w:pPr>
              <w:rPr>
                <w:moveFrom w:id="4366" w:author="Pham Minh Tu" w:date="2019-12-27T14:07:00Z"/>
              </w:rPr>
            </w:pPr>
            <w:moveFrom w:id="4367" w:author="Pham Minh Tu" w:date="2019-12-27T14:07:00Z">
              <w:r w:rsidDel="008241FD">
                <w:t>concatPaths</w:t>
              </w:r>
            </w:moveFrom>
          </w:p>
        </w:tc>
      </w:tr>
      <w:tr w:rsidR="004025D7" w:rsidDel="008241FD" w:rsidTr="00CD1F8E">
        <w:tc>
          <w:tcPr>
            <w:tcW w:w="2077" w:type="dxa"/>
            <w:vMerge w:val="restart"/>
            <w:shd w:val="clear" w:color="auto" w:fill="D0CECE"/>
          </w:tcPr>
          <w:p w:rsidR="004025D7" w:rsidRPr="00E2291F" w:rsidDel="008241FD" w:rsidRDefault="004025D7" w:rsidP="00CD1F8E">
            <w:pPr>
              <w:rPr>
                <w:moveFrom w:id="4368" w:author="Pham Minh Tu" w:date="2019-12-27T14:07:00Z"/>
                <w:b/>
              </w:rPr>
            </w:pPr>
            <w:moveFrom w:id="4369" w:author="Pham Minh Tu" w:date="2019-12-27T14:07:00Z">
              <w:r w:rsidRPr="00E2291F" w:rsidDel="008241FD">
                <w:rPr>
                  <w:b/>
                </w:rPr>
                <w:t>Arguments</w:t>
              </w:r>
            </w:moveFrom>
          </w:p>
        </w:tc>
        <w:tc>
          <w:tcPr>
            <w:tcW w:w="4154" w:type="dxa"/>
            <w:vMerge w:val="restart"/>
            <w:shd w:val="clear" w:color="auto" w:fill="auto"/>
          </w:tcPr>
          <w:p w:rsidR="004025D7" w:rsidDel="008241FD" w:rsidRDefault="004025D7" w:rsidP="00CD1F8E">
            <w:pPr>
              <w:rPr>
                <w:moveFrom w:id="4370" w:author="Pham Minh Tu" w:date="2019-12-27T14:07:00Z"/>
              </w:rPr>
            </w:pPr>
            <w:moveFrom w:id="4371" w:author="Pham Minh Tu" w:date="2019-12-27T14:07:00Z">
              <w:r w:rsidDel="008241FD">
                <w:t>params string[] paths</w:t>
              </w:r>
            </w:moveFrom>
          </w:p>
        </w:tc>
        <w:tc>
          <w:tcPr>
            <w:tcW w:w="1038" w:type="dxa"/>
            <w:gridSpan w:val="2"/>
            <w:shd w:val="clear" w:color="auto" w:fill="auto"/>
          </w:tcPr>
          <w:p w:rsidR="004025D7" w:rsidDel="008241FD" w:rsidRDefault="004025D7" w:rsidP="00CD1F8E">
            <w:pPr>
              <w:rPr>
                <w:moveFrom w:id="4372" w:author="Pham Minh Tu" w:date="2019-12-27T14:07:00Z"/>
              </w:rPr>
            </w:pPr>
            <w:moveFrom w:id="4373" w:author="Pham Minh Tu" w:date="2019-12-27T14:07:00Z">
              <w:r w:rsidDel="008241FD">
                <w:t xml:space="preserve">Paths </w:t>
              </w:r>
            </w:moveFrom>
          </w:p>
        </w:tc>
      </w:tr>
      <w:tr w:rsidR="004025D7" w:rsidDel="008241FD" w:rsidTr="00CD1F8E">
        <w:tc>
          <w:tcPr>
            <w:tcW w:w="2077" w:type="dxa"/>
            <w:vMerge/>
            <w:shd w:val="clear" w:color="auto" w:fill="D0CECE"/>
          </w:tcPr>
          <w:p w:rsidR="004025D7" w:rsidRPr="00E2291F" w:rsidDel="008241FD" w:rsidRDefault="004025D7" w:rsidP="00CD1F8E">
            <w:pPr>
              <w:rPr>
                <w:moveFrom w:id="4374" w:author="Pham Minh Tu" w:date="2019-12-27T14:07:00Z"/>
                <w:b/>
              </w:rPr>
            </w:pPr>
          </w:p>
        </w:tc>
        <w:tc>
          <w:tcPr>
            <w:tcW w:w="2077" w:type="dxa"/>
            <w:vMerge/>
            <w:shd w:val="clear" w:color="auto" w:fill="auto"/>
          </w:tcPr>
          <w:p w:rsidR="004025D7" w:rsidDel="008241FD" w:rsidRDefault="004025D7" w:rsidP="00CD1F8E">
            <w:pPr>
              <w:rPr>
                <w:moveFrom w:id="4375" w:author="Pham Minh Tu" w:date="2019-12-27T14:07:00Z"/>
              </w:rPr>
            </w:pPr>
          </w:p>
        </w:tc>
        <w:tc>
          <w:tcPr>
            <w:tcW w:w="1038" w:type="dxa"/>
            <w:shd w:val="clear" w:color="auto" w:fill="D3D3D3"/>
          </w:tcPr>
          <w:p w:rsidR="004025D7" w:rsidDel="008241FD" w:rsidRDefault="004025D7" w:rsidP="00CD1F8E">
            <w:pPr>
              <w:rPr>
                <w:moveFrom w:id="4376" w:author="Pham Minh Tu" w:date="2019-12-27T14:07:00Z"/>
              </w:rPr>
            </w:pPr>
            <w:moveFrom w:id="4377" w:author="Pham Minh Tu" w:date="2019-12-27T14:07:00Z">
              <w:r w:rsidDel="008241FD">
                <w:t>Range:</w:t>
              </w:r>
            </w:moveFrom>
          </w:p>
        </w:tc>
        <w:tc>
          <w:tcPr>
            <w:tcW w:w="1038" w:type="dxa"/>
            <w:shd w:val="clear" w:color="auto" w:fill="auto"/>
          </w:tcPr>
          <w:p w:rsidR="004025D7" w:rsidDel="008241FD" w:rsidRDefault="004025D7" w:rsidP="00CD1F8E">
            <w:pPr>
              <w:rPr>
                <w:moveFrom w:id="4378" w:author="Pham Minh Tu" w:date="2019-12-27T14:07:00Z"/>
              </w:rPr>
            </w:pPr>
            <w:moveFrom w:id="4379" w:author="Pham Minh Tu" w:date="2019-12-27T14:07:00Z">
              <w:r w:rsidDel="008241FD">
                <w:t>None</w:t>
              </w:r>
            </w:moveFrom>
          </w:p>
        </w:tc>
      </w:tr>
      <w:tr w:rsidR="004025D7" w:rsidDel="008241FD" w:rsidTr="00CD1F8E">
        <w:tc>
          <w:tcPr>
            <w:tcW w:w="2077" w:type="dxa"/>
            <w:vMerge w:val="restart"/>
            <w:shd w:val="clear" w:color="auto" w:fill="D0CECE"/>
          </w:tcPr>
          <w:p w:rsidR="004025D7" w:rsidRPr="00E2291F" w:rsidDel="008241FD" w:rsidRDefault="004025D7" w:rsidP="00CD1F8E">
            <w:pPr>
              <w:rPr>
                <w:moveFrom w:id="4380" w:author="Pham Minh Tu" w:date="2019-12-27T14:07:00Z"/>
                <w:b/>
              </w:rPr>
            </w:pPr>
            <w:moveFrom w:id="4381" w:author="Pham Minh Tu" w:date="2019-12-27T14:07:00Z">
              <w:r w:rsidRPr="00E2291F" w:rsidDel="008241FD">
                <w:rPr>
                  <w:b/>
                </w:rPr>
                <w:t>Return</w:t>
              </w:r>
            </w:moveFrom>
          </w:p>
        </w:tc>
        <w:tc>
          <w:tcPr>
            <w:tcW w:w="4154" w:type="dxa"/>
            <w:vMerge w:val="restart"/>
            <w:shd w:val="clear" w:color="auto" w:fill="auto"/>
          </w:tcPr>
          <w:p w:rsidR="004025D7" w:rsidDel="008241FD" w:rsidRDefault="004025D7" w:rsidP="00CD1F8E">
            <w:pPr>
              <w:rPr>
                <w:moveFrom w:id="4382" w:author="Pham Minh Tu" w:date="2019-12-27T14:07:00Z"/>
              </w:rPr>
            </w:pPr>
            <w:moveFrom w:id="4383" w:author="Pham Minh Tu" w:date="2019-12-27T14:07:00Z">
              <w:r w:rsidDel="008241FD">
                <w:t xml:space="preserve">return a string </w:t>
              </w:r>
            </w:moveFrom>
          </w:p>
        </w:tc>
        <w:tc>
          <w:tcPr>
            <w:tcW w:w="1038" w:type="dxa"/>
            <w:gridSpan w:val="2"/>
            <w:shd w:val="clear" w:color="auto" w:fill="auto"/>
          </w:tcPr>
          <w:p w:rsidR="004025D7" w:rsidDel="008241FD" w:rsidRDefault="004025D7" w:rsidP="00CD1F8E">
            <w:pPr>
              <w:rPr>
                <w:moveFrom w:id="4384" w:author="Pham Minh Tu" w:date="2019-12-27T14:07:00Z"/>
              </w:rPr>
            </w:pPr>
            <w:moveFrom w:id="4385" w:author="Pham Minh Tu" w:date="2019-12-27T14:07:00Z">
              <w:r w:rsidDel="008241FD">
                <w:t>None</w:t>
              </w:r>
            </w:moveFrom>
          </w:p>
        </w:tc>
      </w:tr>
      <w:tr w:rsidR="004025D7" w:rsidDel="008241FD" w:rsidTr="00CD1F8E">
        <w:tc>
          <w:tcPr>
            <w:tcW w:w="2077" w:type="dxa"/>
            <w:vMerge/>
            <w:shd w:val="clear" w:color="auto" w:fill="D0CECE"/>
          </w:tcPr>
          <w:p w:rsidR="004025D7" w:rsidRPr="00E2291F" w:rsidDel="008241FD" w:rsidRDefault="004025D7" w:rsidP="00CD1F8E">
            <w:pPr>
              <w:rPr>
                <w:moveFrom w:id="4386" w:author="Pham Minh Tu" w:date="2019-12-27T14:07:00Z"/>
                <w:b/>
              </w:rPr>
            </w:pPr>
          </w:p>
        </w:tc>
        <w:tc>
          <w:tcPr>
            <w:tcW w:w="2077" w:type="dxa"/>
            <w:vMerge/>
            <w:shd w:val="clear" w:color="auto" w:fill="auto"/>
          </w:tcPr>
          <w:p w:rsidR="004025D7" w:rsidDel="008241FD" w:rsidRDefault="004025D7" w:rsidP="00CD1F8E">
            <w:pPr>
              <w:rPr>
                <w:moveFrom w:id="4387" w:author="Pham Minh Tu" w:date="2019-12-27T14:07:00Z"/>
              </w:rPr>
            </w:pPr>
          </w:p>
        </w:tc>
        <w:tc>
          <w:tcPr>
            <w:tcW w:w="1038" w:type="dxa"/>
            <w:shd w:val="clear" w:color="auto" w:fill="D3D3D3"/>
          </w:tcPr>
          <w:p w:rsidR="004025D7" w:rsidDel="008241FD" w:rsidRDefault="004025D7" w:rsidP="00CD1F8E">
            <w:pPr>
              <w:rPr>
                <w:moveFrom w:id="4388" w:author="Pham Minh Tu" w:date="2019-12-27T14:07:00Z"/>
              </w:rPr>
            </w:pPr>
            <w:moveFrom w:id="4389" w:author="Pham Minh Tu" w:date="2019-12-27T14:07:00Z">
              <w:r w:rsidDel="008241FD">
                <w:t>Range:</w:t>
              </w:r>
            </w:moveFrom>
          </w:p>
        </w:tc>
        <w:tc>
          <w:tcPr>
            <w:tcW w:w="1038" w:type="dxa"/>
            <w:shd w:val="clear" w:color="auto" w:fill="auto"/>
          </w:tcPr>
          <w:p w:rsidR="004025D7" w:rsidDel="008241FD" w:rsidRDefault="004025D7" w:rsidP="00CD1F8E">
            <w:pPr>
              <w:rPr>
                <w:moveFrom w:id="4390" w:author="Pham Minh Tu" w:date="2019-12-27T14:07:00Z"/>
              </w:rPr>
            </w:pPr>
            <w:moveFrom w:id="4391" w:author="Pham Minh Tu" w:date="2019-12-27T14:07:00Z">
              <w:r w:rsidDel="008241FD">
                <w:t xml:space="preserve"> None </w:t>
              </w:r>
            </w:moveFrom>
          </w:p>
        </w:tc>
      </w:tr>
      <w:tr w:rsidR="004025D7" w:rsidDel="008241FD" w:rsidTr="00CD1F8E">
        <w:tc>
          <w:tcPr>
            <w:tcW w:w="2077" w:type="dxa"/>
            <w:shd w:val="clear" w:color="auto" w:fill="D0CECE"/>
          </w:tcPr>
          <w:p w:rsidR="004025D7" w:rsidRPr="00E2291F" w:rsidDel="008241FD" w:rsidRDefault="004025D7" w:rsidP="00CD1F8E">
            <w:pPr>
              <w:rPr>
                <w:moveFrom w:id="4392" w:author="Pham Minh Tu" w:date="2019-12-27T14:07:00Z"/>
                <w:b/>
              </w:rPr>
            </w:pPr>
            <w:moveFrom w:id="4393" w:author="Pham Minh Tu" w:date="2019-12-27T14:07:00Z">
              <w:r w:rsidRPr="00E2291F" w:rsidDel="008241FD">
                <w:rPr>
                  <w:b/>
                </w:rPr>
                <w:t>Generated Value</w:t>
              </w:r>
            </w:moveFrom>
          </w:p>
        </w:tc>
        <w:tc>
          <w:tcPr>
            <w:tcW w:w="6231" w:type="dxa"/>
            <w:gridSpan w:val="3"/>
            <w:shd w:val="clear" w:color="auto" w:fill="auto"/>
          </w:tcPr>
          <w:p w:rsidR="004025D7" w:rsidDel="008241FD" w:rsidRDefault="004025D7" w:rsidP="00CD1F8E">
            <w:pPr>
              <w:rPr>
                <w:moveFrom w:id="4394" w:author="Pham Minh Tu" w:date="2019-12-27T14:07:00Z"/>
              </w:rPr>
            </w:pPr>
            <w:moveFrom w:id="4395" w:author="Pham Minh Tu" w:date="2019-12-27T14:07:00Z">
              <w:r w:rsidDel="008241FD">
                <w:t xml:space="preserve"> None </w:t>
              </w:r>
            </w:moveFrom>
          </w:p>
        </w:tc>
      </w:tr>
      <w:tr w:rsidR="004025D7" w:rsidDel="008241FD" w:rsidTr="00CD1F8E">
        <w:tc>
          <w:tcPr>
            <w:tcW w:w="2077" w:type="dxa"/>
            <w:shd w:val="clear" w:color="auto" w:fill="D0CECE"/>
          </w:tcPr>
          <w:p w:rsidR="004025D7" w:rsidRPr="00E2291F" w:rsidDel="008241FD" w:rsidRDefault="004025D7" w:rsidP="00CD1F8E">
            <w:pPr>
              <w:rPr>
                <w:moveFrom w:id="4396" w:author="Pham Minh Tu" w:date="2019-12-27T14:07:00Z"/>
                <w:b/>
              </w:rPr>
            </w:pPr>
            <w:moveFrom w:id="4397" w:author="Pham Minh Tu" w:date="2019-12-27T14:07:00Z">
              <w:r w:rsidRPr="00E2291F" w:rsidDel="008241FD">
                <w:rPr>
                  <w:b/>
                </w:rPr>
                <w:t>Description</w:t>
              </w:r>
            </w:moveFrom>
          </w:p>
        </w:tc>
        <w:tc>
          <w:tcPr>
            <w:tcW w:w="6231" w:type="dxa"/>
            <w:gridSpan w:val="3"/>
            <w:shd w:val="clear" w:color="auto" w:fill="auto"/>
          </w:tcPr>
          <w:p w:rsidR="004025D7" w:rsidDel="008241FD" w:rsidRDefault="004025D7" w:rsidP="00CD1F8E">
            <w:pPr>
              <w:pStyle w:val="SourceCode"/>
              <w:rPr>
                <w:moveFrom w:id="4398" w:author="Pham Minh Tu" w:date="2019-12-27T14:07:00Z"/>
              </w:rPr>
            </w:pPr>
            <w:moveFrom w:id="4399" w:author="Pham Minh Tu" w:date="2019-12-27T14:07:00Z">
              <w:r w:rsidDel="008241FD">
                <w:t>Concatenate string path together</w:t>
              </w:r>
            </w:moveFrom>
          </w:p>
          <w:p w:rsidR="004025D7" w:rsidDel="008241FD" w:rsidRDefault="004025D7" w:rsidP="00CD1F8E">
            <w:pPr>
              <w:pStyle w:val="SourceCode"/>
              <w:rPr>
                <w:moveFrom w:id="4400" w:author="Pham Minh Tu" w:date="2019-12-27T14:07:00Z"/>
              </w:rPr>
            </w:pPr>
            <w:moveFrom w:id="4401" w:author="Pham Minh Tu" w:date="2019-12-27T14:07:00Z">
              <w:r w:rsidDel="008241FD">
                <w:t>Algorithm:</w:t>
              </w:r>
              <w:r w:rsidDel="008241FD">
                <w:br/>
                <w:t>Concatenate string paths to create a valid path with correct separator</w:t>
              </w:r>
            </w:moveFrom>
          </w:p>
        </w:tc>
      </w:tr>
    </w:tbl>
    <w:p w:rsidR="004025D7" w:rsidDel="008241FD" w:rsidRDefault="004025D7" w:rsidP="004025D7">
      <w:pPr>
        <w:pStyle w:val="RefReq"/>
        <w:rPr>
          <w:moveFrom w:id="4402" w:author="Pham Minh Tu" w:date="2019-12-27T14:07:00Z"/>
        </w:rPr>
      </w:pPr>
      <w:moveFrom w:id="4403" w:author="Pham Minh Tu" w:date="2019-12-27T14:07:00Z">
        <w:r w:rsidDel="008241FD">
          <w:t xml:space="preserve">{Ref: </w:t>
        </w:r>
        <w:r w:rsidR="00630415" w:rsidDel="008241FD">
          <w:t>N/A</w:t>
        </w:r>
        <w:r w:rsidDel="008241FD">
          <w:t>}</w:t>
        </w:r>
      </w:moveFrom>
    </w:p>
    <w:p w:rsidR="004025D7" w:rsidDel="008241FD" w:rsidRDefault="004025D7" w:rsidP="004025D7">
      <w:pPr>
        <w:rPr>
          <w:moveFrom w:id="4404" w:author="Pham Minh Tu" w:date="2019-12-27T14:07:00Z"/>
        </w:rPr>
      </w:pPr>
    </w:p>
    <w:p w:rsidR="004025D7" w:rsidDel="008241FD" w:rsidRDefault="004025D7" w:rsidP="004025D7">
      <w:pPr>
        <w:pStyle w:val="Heading4"/>
        <w:rPr>
          <w:moveFrom w:id="4405" w:author="Pham Minh Tu" w:date="2019-12-27T14:07:00Z"/>
        </w:rPr>
      </w:pPr>
      <w:moveFrom w:id="4406" w:author="Pham Minh Tu" w:date="2019-12-27T14:07:00Z">
        <w:r w:rsidDel="008241FD">
          <w:t>getCmdOptions</w:t>
        </w:r>
      </w:moveFrom>
    </w:p>
    <w:p w:rsidR="004025D7" w:rsidDel="008241FD" w:rsidRDefault="004025D7" w:rsidP="004025D7">
      <w:pPr>
        <w:pStyle w:val="DesignID"/>
        <w:rPr>
          <w:moveFrom w:id="4407" w:author="Pham Minh Tu" w:date="2019-12-27T14:07:00Z"/>
        </w:rPr>
      </w:pPr>
      <w:moveFrom w:id="4408" w:author="Pham Minh Tu" w:date="2019-12-27T14:07:00Z">
        <w:r w:rsidDel="008241FD">
          <w:t>GENERIC_GDD_CLS_045_022:</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Del="008241FD" w:rsidTr="00CD1F8E">
        <w:tc>
          <w:tcPr>
            <w:tcW w:w="2077" w:type="dxa"/>
            <w:shd w:val="clear" w:color="auto" w:fill="D0CECE"/>
          </w:tcPr>
          <w:p w:rsidR="004025D7" w:rsidRPr="00E2291F" w:rsidDel="008241FD" w:rsidRDefault="004025D7" w:rsidP="00CD1F8E">
            <w:pPr>
              <w:rPr>
                <w:moveFrom w:id="4409" w:author="Pham Minh Tu" w:date="2019-12-27T14:07:00Z"/>
                <w:b/>
              </w:rPr>
            </w:pPr>
            <w:moveFrom w:id="4410" w:author="Pham Minh Tu" w:date="2019-12-27T14:07:00Z">
              <w:r w:rsidRPr="00E2291F" w:rsidDel="008241FD">
                <w:rPr>
                  <w:b/>
                </w:rPr>
                <w:t>Method Name</w:t>
              </w:r>
            </w:moveFrom>
          </w:p>
        </w:tc>
        <w:tc>
          <w:tcPr>
            <w:tcW w:w="1038" w:type="dxa"/>
            <w:gridSpan w:val="3"/>
            <w:shd w:val="clear" w:color="auto" w:fill="auto"/>
          </w:tcPr>
          <w:p w:rsidR="004025D7" w:rsidDel="008241FD" w:rsidRDefault="004025D7" w:rsidP="00CD1F8E">
            <w:pPr>
              <w:rPr>
                <w:moveFrom w:id="4411" w:author="Pham Minh Tu" w:date="2019-12-27T14:07:00Z"/>
              </w:rPr>
            </w:pPr>
            <w:moveFrom w:id="4412" w:author="Pham Minh Tu" w:date="2019-12-27T14:07:00Z">
              <w:r w:rsidDel="008241FD">
                <w:t>getCmdOptions</w:t>
              </w:r>
            </w:moveFrom>
          </w:p>
        </w:tc>
      </w:tr>
      <w:tr w:rsidR="004025D7" w:rsidDel="008241FD" w:rsidTr="00CD1F8E">
        <w:tc>
          <w:tcPr>
            <w:tcW w:w="2077" w:type="dxa"/>
            <w:vMerge w:val="restart"/>
            <w:shd w:val="clear" w:color="auto" w:fill="D0CECE"/>
          </w:tcPr>
          <w:p w:rsidR="004025D7" w:rsidRPr="00E2291F" w:rsidDel="008241FD" w:rsidRDefault="004025D7" w:rsidP="00CD1F8E">
            <w:pPr>
              <w:rPr>
                <w:moveFrom w:id="4413" w:author="Pham Minh Tu" w:date="2019-12-27T14:07:00Z"/>
                <w:b/>
              </w:rPr>
            </w:pPr>
            <w:moveFrom w:id="4414" w:author="Pham Minh Tu" w:date="2019-12-27T14:07:00Z">
              <w:r w:rsidRPr="00E2291F" w:rsidDel="008241FD">
                <w:rPr>
                  <w:b/>
                </w:rPr>
                <w:t>Arguments</w:t>
              </w:r>
            </w:moveFrom>
          </w:p>
        </w:tc>
        <w:tc>
          <w:tcPr>
            <w:tcW w:w="4154" w:type="dxa"/>
            <w:vMerge w:val="restart"/>
            <w:shd w:val="clear" w:color="auto" w:fill="auto"/>
          </w:tcPr>
          <w:p w:rsidR="004025D7" w:rsidDel="008241FD" w:rsidRDefault="004025D7" w:rsidP="00CD1F8E">
            <w:pPr>
              <w:rPr>
                <w:moveFrom w:id="4415" w:author="Pham Minh Tu" w:date="2019-12-27T14:07:00Z"/>
              </w:rPr>
            </w:pPr>
            <w:moveFrom w:id="4416" w:author="Pham Minh Tu" w:date="2019-12-27T14:07:00Z">
              <w:r w:rsidDel="008241FD">
                <w:t>Predicate&lt; PropertyInfo &gt; condition</w:t>
              </w:r>
            </w:moveFrom>
          </w:p>
        </w:tc>
        <w:tc>
          <w:tcPr>
            <w:tcW w:w="1038" w:type="dxa"/>
            <w:gridSpan w:val="2"/>
            <w:shd w:val="clear" w:color="auto" w:fill="auto"/>
          </w:tcPr>
          <w:p w:rsidR="004025D7" w:rsidDel="008241FD" w:rsidRDefault="004025D7" w:rsidP="00CD1F8E">
            <w:pPr>
              <w:rPr>
                <w:moveFrom w:id="4417" w:author="Pham Minh Tu" w:date="2019-12-27T14:07:00Z"/>
              </w:rPr>
            </w:pPr>
            <w:moveFrom w:id="4418" w:author="Pham Minh Tu" w:date="2019-12-27T14:07:00Z">
              <w:r w:rsidDel="008241FD">
                <w:t xml:space="preserve">Specific condition to filter result </w:t>
              </w:r>
            </w:moveFrom>
          </w:p>
        </w:tc>
      </w:tr>
      <w:tr w:rsidR="004025D7" w:rsidDel="008241FD" w:rsidTr="00CD1F8E">
        <w:tc>
          <w:tcPr>
            <w:tcW w:w="2077" w:type="dxa"/>
            <w:vMerge/>
            <w:shd w:val="clear" w:color="auto" w:fill="D0CECE"/>
          </w:tcPr>
          <w:p w:rsidR="004025D7" w:rsidRPr="00E2291F" w:rsidDel="008241FD" w:rsidRDefault="004025D7" w:rsidP="00CD1F8E">
            <w:pPr>
              <w:rPr>
                <w:moveFrom w:id="4419" w:author="Pham Minh Tu" w:date="2019-12-27T14:07:00Z"/>
                <w:b/>
              </w:rPr>
            </w:pPr>
          </w:p>
        </w:tc>
        <w:tc>
          <w:tcPr>
            <w:tcW w:w="2077" w:type="dxa"/>
            <w:vMerge/>
            <w:shd w:val="clear" w:color="auto" w:fill="auto"/>
          </w:tcPr>
          <w:p w:rsidR="004025D7" w:rsidDel="008241FD" w:rsidRDefault="004025D7" w:rsidP="00CD1F8E">
            <w:pPr>
              <w:rPr>
                <w:moveFrom w:id="4420" w:author="Pham Minh Tu" w:date="2019-12-27T14:07:00Z"/>
              </w:rPr>
            </w:pPr>
          </w:p>
        </w:tc>
        <w:tc>
          <w:tcPr>
            <w:tcW w:w="1038" w:type="dxa"/>
            <w:shd w:val="clear" w:color="auto" w:fill="D3D3D3"/>
          </w:tcPr>
          <w:p w:rsidR="004025D7" w:rsidDel="008241FD" w:rsidRDefault="004025D7" w:rsidP="00CD1F8E">
            <w:pPr>
              <w:rPr>
                <w:moveFrom w:id="4421" w:author="Pham Minh Tu" w:date="2019-12-27T14:07:00Z"/>
              </w:rPr>
            </w:pPr>
            <w:moveFrom w:id="4422" w:author="Pham Minh Tu" w:date="2019-12-27T14:07:00Z">
              <w:r w:rsidDel="008241FD">
                <w:t>Range:</w:t>
              </w:r>
            </w:moveFrom>
          </w:p>
        </w:tc>
        <w:tc>
          <w:tcPr>
            <w:tcW w:w="1038" w:type="dxa"/>
            <w:shd w:val="clear" w:color="auto" w:fill="auto"/>
          </w:tcPr>
          <w:p w:rsidR="004025D7" w:rsidDel="008241FD" w:rsidRDefault="004025D7" w:rsidP="00CD1F8E">
            <w:pPr>
              <w:rPr>
                <w:moveFrom w:id="4423" w:author="Pham Minh Tu" w:date="2019-12-27T14:07:00Z"/>
              </w:rPr>
            </w:pPr>
            <w:moveFrom w:id="4424" w:author="Pham Minh Tu" w:date="2019-12-27T14:07:00Z">
              <w:r w:rsidDel="008241FD">
                <w:t>Null or Not</w:t>
              </w:r>
            </w:moveFrom>
          </w:p>
        </w:tc>
      </w:tr>
      <w:tr w:rsidR="004025D7" w:rsidDel="008241FD" w:rsidTr="00CD1F8E">
        <w:tc>
          <w:tcPr>
            <w:tcW w:w="2077" w:type="dxa"/>
            <w:vMerge w:val="restart"/>
            <w:shd w:val="clear" w:color="auto" w:fill="D0CECE"/>
          </w:tcPr>
          <w:p w:rsidR="004025D7" w:rsidRPr="00E2291F" w:rsidDel="008241FD" w:rsidRDefault="004025D7" w:rsidP="00CD1F8E">
            <w:pPr>
              <w:rPr>
                <w:moveFrom w:id="4425" w:author="Pham Minh Tu" w:date="2019-12-27T14:07:00Z"/>
                <w:b/>
              </w:rPr>
            </w:pPr>
            <w:moveFrom w:id="4426" w:author="Pham Minh Tu" w:date="2019-12-27T14:07:00Z">
              <w:r w:rsidRPr="00E2291F" w:rsidDel="008241FD">
                <w:rPr>
                  <w:b/>
                </w:rPr>
                <w:t>Return</w:t>
              </w:r>
            </w:moveFrom>
          </w:p>
        </w:tc>
        <w:tc>
          <w:tcPr>
            <w:tcW w:w="4154" w:type="dxa"/>
            <w:vMerge w:val="restart"/>
            <w:shd w:val="clear" w:color="auto" w:fill="auto"/>
          </w:tcPr>
          <w:p w:rsidR="004025D7" w:rsidDel="008241FD" w:rsidRDefault="004025D7" w:rsidP="00CD1F8E">
            <w:pPr>
              <w:rPr>
                <w:moveFrom w:id="4427" w:author="Pham Minh Tu" w:date="2019-12-27T14:07:00Z"/>
              </w:rPr>
            </w:pPr>
            <w:moveFrom w:id="4428" w:author="Pham Minh Tu" w:date="2019-12-27T14:07:00Z">
              <w:r w:rsidDel="008241FD">
                <w:t xml:space="preserve">List string </w:t>
              </w:r>
            </w:moveFrom>
          </w:p>
        </w:tc>
        <w:tc>
          <w:tcPr>
            <w:tcW w:w="1038" w:type="dxa"/>
            <w:gridSpan w:val="2"/>
            <w:shd w:val="clear" w:color="auto" w:fill="auto"/>
          </w:tcPr>
          <w:p w:rsidR="004025D7" w:rsidDel="008241FD" w:rsidRDefault="004025D7" w:rsidP="00CD1F8E">
            <w:pPr>
              <w:rPr>
                <w:moveFrom w:id="4429" w:author="Pham Minh Tu" w:date="2019-12-27T14:07:00Z"/>
              </w:rPr>
            </w:pPr>
            <w:moveFrom w:id="4430" w:author="Pham Minh Tu" w:date="2019-12-27T14:07:00Z">
              <w:r w:rsidDel="008241FD">
                <w:t>None</w:t>
              </w:r>
            </w:moveFrom>
          </w:p>
        </w:tc>
      </w:tr>
      <w:tr w:rsidR="004025D7" w:rsidDel="008241FD" w:rsidTr="00CD1F8E">
        <w:tc>
          <w:tcPr>
            <w:tcW w:w="2077" w:type="dxa"/>
            <w:vMerge/>
            <w:shd w:val="clear" w:color="auto" w:fill="D0CECE"/>
          </w:tcPr>
          <w:p w:rsidR="004025D7" w:rsidRPr="00E2291F" w:rsidDel="008241FD" w:rsidRDefault="004025D7" w:rsidP="00CD1F8E">
            <w:pPr>
              <w:rPr>
                <w:moveFrom w:id="4431" w:author="Pham Minh Tu" w:date="2019-12-27T14:07:00Z"/>
                <w:b/>
              </w:rPr>
            </w:pPr>
          </w:p>
        </w:tc>
        <w:tc>
          <w:tcPr>
            <w:tcW w:w="2077" w:type="dxa"/>
            <w:vMerge/>
            <w:shd w:val="clear" w:color="auto" w:fill="auto"/>
          </w:tcPr>
          <w:p w:rsidR="004025D7" w:rsidDel="008241FD" w:rsidRDefault="004025D7" w:rsidP="00CD1F8E">
            <w:pPr>
              <w:rPr>
                <w:moveFrom w:id="4432" w:author="Pham Minh Tu" w:date="2019-12-27T14:07:00Z"/>
              </w:rPr>
            </w:pPr>
          </w:p>
        </w:tc>
        <w:tc>
          <w:tcPr>
            <w:tcW w:w="1038" w:type="dxa"/>
            <w:shd w:val="clear" w:color="auto" w:fill="D3D3D3"/>
          </w:tcPr>
          <w:p w:rsidR="004025D7" w:rsidDel="008241FD" w:rsidRDefault="004025D7" w:rsidP="00CD1F8E">
            <w:pPr>
              <w:rPr>
                <w:moveFrom w:id="4433" w:author="Pham Minh Tu" w:date="2019-12-27T14:07:00Z"/>
              </w:rPr>
            </w:pPr>
            <w:moveFrom w:id="4434" w:author="Pham Minh Tu" w:date="2019-12-27T14:07:00Z">
              <w:r w:rsidDel="008241FD">
                <w:t>Range:</w:t>
              </w:r>
            </w:moveFrom>
          </w:p>
        </w:tc>
        <w:tc>
          <w:tcPr>
            <w:tcW w:w="1038" w:type="dxa"/>
            <w:shd w:val="clear" w:color="auto" w:fill="auto"/>
          </w:tcPr>
          <w:p w:rsidR="004025D7" w:rsidDel="008241FD" w:rsidRDefault="004025D7" w:rsidP="00CD1F8E">
            <w:pPr>
              <w:rPr>
                <w:moveFrom w:id="4435" w:author="Pham Minh Tu" w:date="2019-12-27T14:07:00Z"/>
              </w:rPr>
            </w:pPr>
            <w:moveFrom w:id="4436" w:author="Pham Minh Tu" w:date="2019-12-27T14:07:00Z">
              <w:r w:rsidDel="008241FD">
                <w:t>None</w:t>
              </w:r>
            </w:moveFrom>
          </w:p>
        </w:tc>
      </w:tr>
      <w:tr w:rsidR="004025D7" w:rsidDel="008241FD" w:rsidTr="00CD1F8E">
        <w:tc>
          <w:tcPr>
            <w:tcW w:w="2077" w:type="dxa"/>
            <w:shd w:val="clear" w:color="auto" w:fill="D0CECE"/>
          </w:tcPr>
          <w:p w:rsidR="004025D7" w:rsidRPr="00E2291F" w:rsidDel="008241FD" w:rsidRDefault="004025D7" w:rsidP="00CD1F8E">
            <w:pPr>
              <w:rPr>
                <w:moveFrom w:id="4437" w:author="Pham Minh Tu" w:date="2019-12-27T14:07:00Z"/>
                <w:b/>
              </w:rPr>
            </w:pPr>
            <w:moveFrom w:id="4438" w:author="Pham Minh Tu" w:date="2019-12-27T14:07:00Z">
              <w:r w:rsidRPr="00E2291F" w:rsidDel="008241FD">
                <w:rPr>
                  <w:b/>
                </w:rPr>
                <w:t>Generated Value</w:t>
              </w:r>
            </w:moveFrom>
          </w:p>
        </w:tc>
        <w:tc>
          <w:tcPr>
            <w:tcW w:w="6231" w:type="dxa"/>
            <w:gridSpan w:val="3"/>
            <w:shd w:val="clear" w:color="auto" w:fill="auto"/>
          </w:tcPr>
          <w:p w:rsidR="004025D7" w:rsidDel="008241FD" w:rsidRDefault="004025D7" w:rsidP="00CD1F8E">
            <w:pPr>
              <w:rPr>
                <w:moveFrom w:id="4439" w:author="Pham Minh Tu" w:date="2019-12-27T14:07:00Z"/>
              </w:rPr>
            </w:pPr>
            <w:moveFrom w:id="4440" w:author="Pham Minh Tu" w:date="2019-12-27T14:07:00Z">
              <w:r w:rsidDel="008241FD">
                <w:t xml:space="preserve"> None </w:t>
              </w:r>
            </w:moveFrom>
          </w:p>
        </w:tc>
      </w:tr>
      <w:tr w:rsidR="004025D7" w:rsidDel="008241FD" w:rsidTr="00CD1F8E">
        <w:tc>
          <w:tcPr>
            <w:tcW w:w="2077" w:type="dxa"/>
            <w:shd w:val="clear" w:color="auto" w:fill="D0CECE"/>
          </w:tcPr>
          <w:p w:rsidR="004025D7" w:rsidRPr="00E2291F" w:rsidDel="008241FD" w:rsidRDefault="004025D7" w:rsidP="00CD1F8E">
            <w:pPr>
              <w:rPr>
                <w:moveFrom w:id="4441" w:author="Pham Minh Tu" w:date="2019-12-27T14:07:00Z"/>
                <w:b/>
              </w:rPr>
            </w:pPr>
            <w:moveFrom w:id="4442" w:author="Pham Minh Tu" w:date="2019-12-27T14:07:00Z">
              <w:r w:rsidRPr="00E2291F" w:rsidDel="008241FD">
                <w:rPr>
                  <w:b/>
                </w:rPr>
                <w:t>Description</w:t>
              </w:r>
            </w:moveFrom>
          </w:p>
        </w:tc>
        <w:tc>
          <w:tcPr>
            <w:tcW w:w="6231" w:type="dxa"/>
            <w:gridSpan w:val="3"/>
            <w:shd w:val="clear" w:color="auto" w:fill="auto"/>
          </w:tcPr>
          <w:p w:rsidR="004025D7" w:rsidDel="008241FD" w:rsidRDefault="004025D7" w:rsidP="00CD1F8E">
            <w:pPr>
              <w:pStyle w:val="SourceCode"/>
              <w:rPr>
                <w:moveFrom w:id="4443" w:author="Pham Minh Tu" w:date="2019-12-27T14:07:00Z"/>
              </w:rPr>
            </w:pPr>
            <w:moveFrom w:id="4444" w:author="Pham Minh Tu" w:date="2019-12-27T14:07:00Z">
              <w:r w:rsidDel="008241FD">
                <w:t>Get commandline options which include both sort/completed format based on specific condition</w:t>
              </w:r>
            </w:moveFrom>
          </w:p>
          <w:p w:rsidR="004025D7" w:rsidDel="008241FD" w:rsidRDefault="004025D7" w:rsidP="00CD1F8E">
            <w:pPr>
              <w:pStyle w:val="SourceCode"/>
              <w:rPr>
                <w:moveFrom w:id="4445" w:author="Pham Minh Tu" w:date="2019-12-27T14:07:00Z"/>
              </w:rPr>
            </w:pPr>
            <w:moveFrom w:id="4446" w:author="Pham Minh Tu" w:date="2019-12-27T14:07:00Z">
              <w:r w:rsidDel="008241FD">
                <w:t>Algorithm:</w:t>
              </w:r>
              <w:r w:rsidDel="008241FD">
                <w:br/>
                <w:t>Scan all fields decorated by OptionAttribute</w:t>
              </w:r>
              <w:r w:rsidDel="008241FD">
                <w:br/>
                <w:t xml:space="preserve">     Add both sort/completed format of option to collection "result"</w:t>
              </w:r>
              <w:r w:rsidDel="008241FD">
                <w:br/>
                <w:t xml:space="preserve"> End</w:t>
              </w:r>
              <w:r w:rsidDel="008241FD">
                <w:br/>
              </w:r>
              <w:r w:rsidDel="008241FD">
                <w:br/>
                <w:t xml:space="preserve"> Return collection "result"</w:t>
              </w:r>
            </w:moveFrom>
          </w:p>
        </w:tc>
      </w:tr>
    </w:tbl>
    <w:p w:rsidR="004025D7" w:rsidDel="008241FD" w:rsidRDefault="004025D7" w:rsidP="004025D7">
      <w:pPr>
        <w:pStyle w:val="RefReq"/>
        <w:rPr>
          <w:moveFrom w:id="4447" w:author="Pham Minh Tu" w:date="2019-12-27T14:07:00Z"/>
        </w:rPr>
      </w:pPr>
      <w:moveFrom w:id="4448" w:author="Pham Minh Tu" w:date="2019-12-27T14:07:00Z">
        <w:r w:rsidDel="008241FD">
          <w:t xml:space="preserve">{Ref: </w:t>
        </w:r>
        <w:r w:rsidR="00630415" w:rsidDel="008241FD">
          <w:t>N/A</w:t>
        </w:r>
        <w:r w:rsidDel="008241FD">
          <w:t>}</w:t>
        </w:r>
      </w:moveFrom>
    </w:p>
    <w:p w:rsidR="004025D7" w:rsidDel="008241FD" w:rsidRDefault="004025D7" w:rsidP="004025D7">
      <w:pPr>
        <w:rPr>
          <w:moveFrom w:id="4449" w:author="Pham Minh Tu" w:date="2019-12-27T14:07:00Z"/>
        </w:rPr>
      </w:pPr>
    </w:p>
    <w:p w:rsidR="004025D7" w:rsidDel="008241FD" w:rsidRDefault="004025D7" w:rsidP="004025D7">
      <w:pPr>
        <w:pStyle w:val="Heading4"/>
        <w:rPr>
          <w:moveFrom w:id="4450" w:author="Pham Minh Tu" w:date="2019-12-27T14:07:00Z"/>
        </w:rPr>
      </w:pPr>
      <w:moveFrom w:id="4451" w:author="Pham Minh Tu" w:date="2019-12-27T14:07:00Z">
        <w:r w:rsidDel="008241FD">
          <w:t>overrideFiles</w:t>
        </w:r>
      </w:moveFrom>
    </w:p>
    <w:p w:rsidR="004025D7" w:rsidDel="008241FD" w:rsidRDefault="004025D7" w:rsidP="004025D7">
      <w:pPr>
        <w:pStyle w:val="DesignID"/>
        <w:rPr>
          <w:moveFrom w:id="4452" w:author="Pham Minh Tu" w:date="2019-12-27T14:07:00Z"/>
        </w:rPr>
      </w:pPr>
      <w:moveFrom w:id="4453" w:author="Pham Minh Tu" w:date="2019-12-27T14:07:00Z">
        <w:r w:rsidDel="008241FD">
          <w:t>GENERIC_GDD_CLS_045_023:</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Del="008241FD" w:rsidTr="00CD1F8E">
        <w:tc>
          <w:tcPr>
            <w:tcW w:w="2077" w:type="dxa"/>
            <w:shd w:val="clear" w:color="auto" w:fill="D0CECE"/>
          </w:tcPr>
          <w:p w:rsidR="004025D7" w:rsidRPr="00E2291F" w:rsidDel="008241FD" w:rsidRDefault="004025D7" w:rsidP="00CD1F8E">
            <w:pPr>
              <w:rPr>
                <w:moveFrom w:id="4454" w:author="Pham Minh Tu" w:date="2019-12-27T14:07:00Z"/>
                <w:b/>
              </w:rPr>
            </w:pPr>
            <w:moveFrom w:id="4455" w:author="Pham Minh Tu" w:date="2019-12-27T14:07:00Z">
              <w:r w:rsidRPr="00E2291F" w:rsidDel="008241FD">
                <w:rPr>
                  <w:b/>
                </w:rPr>
                <w:t>Method Name</w:t>
              </w:r>
            </w:moveFrom>
          </w:p>
        </w:tc>
        <w:tc>
          <w:tcPr>
            <w:tcW w:w="1038" w:type="dxa"/>
            <w:gridSpan w:val="3"/>
            <w:shd w:val="clear" w:color="auto" w:fill="auto"/>
          </w:tcPr>
          <w:p w:rsidR="004025D7" w:rsidDel="008241FD" w:rsidRDefault="004025D7" w:rsidP="00CD1F8E">
            <w:pPr>
              <w:rPr>
                <w:moveFrom w:id="4456" w:author="Pham Minh Tu" w:date="2019-12-27T14:07:00Z"/>
              </w:rPr>
            </w:pPr>
            <w:moveFrom w:id="4457" w:author="Pham Minh Tu" w:date="2019-12-27T14:07:00Z">
              <w:r w:rsidDel="008241FD">
                <w:t>overrideFiles</w:t>
              </w:r>
            </w:moveFrom>
          </w:p>
        </w:tc>
      </w:tr>
      <w:tr w:rsidR="004025D7" w:rsidDel="008241FD" w:rsidTr="00CD1F8E">
        <w:tc>
          <w:tcPr>
            <w:tcW w:w="2077" w:type="dxa"/>
            <w:vMerge w:val="restart"/>
            <w:shd w:val="clear" w:color="auto" w:fill="D0CECE"/>
          </w:tcPr>
          <w:p w:rsidR="004025D7" w:rsidRPr="00E2291F" w:rsidDel="008241FD" w:rsidRDefault="004025D7" w:rsidP="00CD1F8E">
            <w:pPr>
              <w:rPr>
                <w:moveFrom w:id="4458" w:author="Pham Minh Tu" w:date="2019-12-27T14:07:00Z"/>
                <w:b/>
              </w:rPr>
            </w:pPr>
            <w:moveFrom w:id="4459" w:author="Pham Minh Tu" w:date="2019-12-27T14:07:00Z">
              <w:r w:rsidRPr="00E2291F" w:rsidDel="008241FD">
                <w:rPr>
                  <w:b/>
                </w:rPr>
                <w:t>Arguments</w:t>
              </w:r>
            </w:moveFrom>
          </w:p>
        </w:tc>
        <w:tc>
          <w:tcPr>
            <w:tcW w:w="4154" w:type="dxa"/>
            <w:vMerge w:val="restart"/>
            <w:shd w:val="clear" w:color="auto" w:fill="auto"/>
          </w:tcPr>
          <w:p w:rsidR="004025D7" w:rsidDel="008241FD" w:rsidRDefault="004025D7" w:rsidP="00CD1F8E">
            <w:pPr>
              <w:rPr>
                <w:moveFrom w:id="4460" w:author="Pham Minh Tu" w:date="2019-12-27T14:07:00Z"/>
              </w:rPr>
            </w:pPr>
            <w:moveFrom w:id="4461" w:author="Pham Minh Tu" w:date="2019-12-27T14:07:00Z">
              <w:r w:rsidDel="008241FD">
                <w:t>List&lt; string &gt; filePaths</w:t>
              </w:r>
            </w:moveFrom>
          </w:p>
        </w:tc>
        <w:tc>
          <w:tcPr>
            <w:tcW w:w="1038" w:type="dxa"/>
            <w:gridSpan w:val="2"/>
            <w:shd w:val="clear" w:color="auto" w:fill="auto"/>
          </w:tcPr>
          <w:p w:rsidR="004025D7" w:rsidDel="008241FD" w:rsidRDefault="004025D7" w:rsidP="00CD1F8E">
            <w:pPr>
              <w:rPr>
                <w:moveFrom w:id="4462" w:author="Pham Minh Tu" w:date="2019-12-27T14:07:00Z"/>
              </w:rPr>
            </w:pPr>
            <w:moveFrom w:id="4463" w:author="Pham Minh Tu" w:date="2019-12-27T14:07:00Z">
              <w:r w:rsidDel="008241FD">
                <w:t xml:space="preserve">File paths </w:t>
              </w:r>
            </w:moveFrom>
          </w:p>
        </w:tc>
      </w:tr>
      <w:tr w:rsidR="004025D7" w:rsidDel="008241FD" w:rsidTr="00CD1F8E">
        <w:tc>
          <w:tcPr>
            <w:tcW w:w="2077" w:type="dxa"/>
            <w:vMerge/>
            <w:shd w:val="clear" w:color="auto" w:fill="D0CECE"/>
          </w:tcPr>
          <w:p w:rsidR="004025D7" w:rsidRPr="00E2291F" w:rsidDel="008241FD" w:rsidRDefault="004025D7" w:rsidP="00CD1F8E">
            <w:pPr>
              <w:rPr>
                <w:moveFrom w:id="4464" w:author="Pham Minh Tu" w:date="2019-12-27T14:07:00Z"/>
                <w:b/>
              </w:rPr>
            </w:pPr>
          </w:p>
        </w:tc>
        <w:tc>
          <w:tcPr>
            <w:tcW w:w="2077" w:type="dxa"/>
            <w:vMerge/>
            <w:shd w:val="clear" w:color="auto" w:fill="auto"/>
          </w:tcPr>
          <w:p w:rsidR="004025D7" w:rsidDel="008241FD" w:rsidRDefault="004025D7" w:rsidP="00CD1F8E">
            <w:pPr>
              <w:rPr>
                <w:moveFrom w:id="4465" w:author="Pham Minh Tu" w:date="2019-12-27T14:07:00Z"/>
              </w:rPr>
            </w:pPr>
          </w:p>
        </w:tc>
        <w:tc>
          <w:tcPr>
            <w:tcW w:w="1038" w:type="dxa"/>
            <w:shd w:val="clear" w:color="auto" w:fill="D3D3D3"/>
          </w:tcPr>
          <w:p w:rsidR="004025D7" w:rsidDel="008241FD" w:rsidRDefault="004025D7" w:rsidP="00CD1F8E">
            <w:pPr>
              <w:rPr>
                <w:moveFrom w:id="4466" w:author="Pham Minh Tu" w:date="2019-12-27T14:07:00Z"/>
              </w:rPr>
            </w:pPr>
            <w:moveFrom w:id="4467" w:author="Pham Minh Tu" w:date="2019-12-27T14:07:00Z">
              <w:r w:rsidDel="008241FD">
                <w:t>Range:</w:t>
              </w:r>
            </w:moveFrom>
          </w:p>
        </w:tc>
        <w:tc>
          <w:tcPr>
            <w:tcW w:w="1038" w:type="dxa"/>
            <w:shd w:val="clear" w:color="auto" w:fill="auto"/>
          </w:tcPr>
          <w:p w:rsidR="004025D7" w:rsidDel="008241FD" w:rsidRDefault="004025D7" w:rsidP="00CD1F8E">
            <w:pPr>
              <w:rPr>
                <w:moveFrom w:id="4468" w:author="Pham Minh Tu" w:date="2019-12-27T14:07:00Z"/>
              </w:rPr>
            </w:pPr>
            <w:moveFrom w:id="4469" w:author="Pham Minh Tu" w:date="2019-12-27T14:07:00Z">
              <w:r w:rsidDel="008241FD">
                <w:t>None</w:t>
              </w:r>
            </w:moveFrom>
          </w:p>
        </w:tc>
      </w:tr>
      <w:tr w:rsidR="004025D7" w:rsidDel="008241FD" w:rsidTr="00CD1F8E">
        <w:tc>
          <w:tcPr>
            <w:tcW w:w="2077" w:type="dxa"/>
            <w:vMerge w:val="restart"/>
            <w:shd w:val="clear" w:color="auto" w:fill="D0CECE"/>
          </w:tcPr>
          <w:p w:rsidR="004025D7" w:rsidRPr="00E2291F" w:rsidDel="008241FD" w:rsidRDefault="004025D7" w:rsidP="00CD1F8E">
            <w:pPr>
              <w:rPr>
                <w:moveFrom w:id="4470" w:author="Pham Minh Tu" w:date="2019-12-27T14:07:00Z"/>
                <w:b/>
              </w:rPr>
            </w:pPr>
            <w:moveFrom w:id="4471" w:author="Pham Minh Tu" w:date="2019-12-27T14:07:00Z">
              <w:r w:rsidRPr="00E2291F" w:rsidDel="008241FD">
                <w:rPr>
                  <w:b/>
                </w:rPr>
                <w:t>Return</w:t>
              </w:r>
            </w:moveFrom>
          </w:p>
        </w:tc>
        <w:tc>
          <w:tcPr>
            <w:tcW w:w="4154" w:type="dxa"/>
            <w:vMerge w:val="restart"/>
            <w:shd w:val="clear" w:color="auto" w:fill="auto"/>
          </w:tcPr>
          <w:p w:rsidR="004025D7" w:rsidDel="008241FD" w:rsidRDefault="004025D7" w:rsidP="00CD1F8E">
            <w:pPr>
              <w:rPr>
                <w:moveFrom w:id="4472" w:author="Pham Minh Tu" w:date="2019-12-27T14:07:00Z"/>
              </w:rPr>
            </w:pPr>
            <w:moveFrom w:id="4473" w:author="Pham Minh Tu" w:date="2019-12-27T14:07:00Z">
              <w:r w:rsidDel="008241FD">
                <w:t xml:space="preserve">return a void </w:t>
              </w:r>
            </w:moveFrom>
          </w:p>
        </w:tc>
        <w:tc>
          <w:tcPr>
            <w:tcW w:w="1038" w:type="dxa"/>
            <w:gridSpan w:val="2"/>
            <w:shd w:val="clear" w:color="auto" w:fill="auto"/>
          </w:tcPr>
          <w:p w:rsidR="004025D7" w:rsidDel="008241FD" w:rsidRDefault="004025D7" w:rsidP="00CD1F8E">
            <w:pPr>
              <w:rPr>
                <w:moveFrom w:id="4474" w:author="Pham Minh Tu" w:date="2019-12-27T14:07:00Z"/>
              </w:rPr>
            </w:pPr>
            <w:moveFrom w:id="4475" w:author="Pham Minh Tu" w:date="2019-12-27T14:07:00Z">
              <w:r w:rsidDel="008241FD">
                <w:t>None</w:t>
              </w:r>
            </w:moveFrom>
          </w:p>
        </w:tc>
      </w:tr>
      <w:tr w:rsidR="004025D7" w:rsidDel="008241FD" w:rsidTr="00CD1F8E">
        <w:tc>
          <w:tcPr>
            <w:tcW w:w="2077" w:type="dxa"/>
            <w:vMerge/>
            <w:shd w:val="clear" w:color="auto" w:fill="D0CECE"/>
          </w:tcPr>
          <w:p w:rsidR="004025D7" w:rsidRPr="00E2291F" w:rsidDel="008241FD" w:rsidRDefault="004025D7" w:rsidP="00CD1F8E">
            <w:pPr>
              <w:rPr>
                <w:moveFrom w:id="4476" w:author="Pham Minh Tu" w:date="2019-12-27T14:07:00Z"/>
                <w:b/>
              </w:rPr>
            </w:pPr>
          </w:p>
        </w:tc>
        <w:tc>
          <w:tcPr>
            <w:tcW w:w="2077" w:type="dxa"/>
            <w:vMerge/>
            <w:shd w:val="clear" w:color="auto" w:fill="auto"/>
          </w:tcPr>
          <w:p w:rsidR="004025D7" w:rsidDel="008241FD" w:rsidRDefault="004025D7" w:rsidP="00CD1F8E">
            <w:pPr>
              <w:rPr>
                <w:moveFrom w:id="4477" w:author="Pham Minh Tu" w:date="2019-12-27T14:07:00Z"/>
              </w:rPr>
            </w:pPr>
          </w:p>
        </w:tc>
        <w:tc>
          <w:tcPr>
            <w:tcW w:w="1038" w:type="dxa"/>
            <w:shd w:val="clear" w:color="auto" w:fill="D3D3D3"/>
          </w:tcPr>
          <w:p w:rsidR="004025D7" w:rsidDel="008241FD" w:rsidRDefault="004025D7" w:rsidP="00CD1F8E">
            <w:pPr>
              <w:rPr>
                <w:moveFrom w:id="4478" w:author="Pham Minh Tu" w:date="2019-12-27T14:07:00Z"/>
              </w:rPr>
            </w:pPr>
            <w:moveFrom w:id="4479" w:author="Pham Minh Tu" w:date="2019-12-27T14:07:00Z">
              <w:r w:rsidDel="008241FD">
                <w:t>Range:</w:t>
              </w:r>
            </w:moveFrom>
          </w:p>
        </w:tc>
        <w:tc>
          <w:tcPr>
            <w:tcW w:w="1038" w:type="dxa"/>
            <w:shd w:val="clear" w:color="auto" w:fill="auto"/>
          </w:tcPr>
          <w:p w:rsidR="004025D7" w:rsidDel="008241FD" w:rsidRDefault="004025D7" w:rsidP="00CD1F8E">
            <w:pPr>
              <w:rPr>
                <w:moveFrom w:id="4480" w:author="Pham Minh Tu" w:date="2019-12-27T14:07:00Z"/>
              </w:rPr>
            </w:pPr>
            <w:moveFrom w:id="4481" w:author="Pham Minh Tu" w:date="2019-12-27T14:07:00Z">
              <w:r w:rsidDel="008241FD">
                <w:t xml:space="preserve"> None </w:t>
              </w:r>
            </w:moveFrom>
          </w:p>
        </w:tc>
      </w:tr>
      <w:tr w:rsidR="004025D7" w:rsidDel="008241FD" w:rsidTr="00CD1F8E">
        <w:tc>
          <w:tcPr>
            <w:tcW w:w="2077" w:type="dxa"/>
            <w:shd w:val="clear" w:color="auto" w:fill="D0CECE"/>
          </w:tcPr>
          <w:p w:rsidR="004025D7" w:rsidRPr="00E2291F" w:rsidDel="008241FD" w:rsidRDefault="004025D7" w:rsidP="00CD1F8E">
            <w:pPr>
              <w:rPr>
                <w:moveFrom w:id="4482" w:author="Pham Minh Tu" w:date="2019-12-27T14:07:00Z"/>
                <w:b/>
              </w:rPr>
            </w:pPr>
            <w:moveFrom w:id="4483" w:author="Pham Minh Tu" w:date="2019-12-27T14:07:00Z">
              <w:r w:rsidRPr="00E2291F" w:rsidDel="008241FD">
                <w:rPr>
                  <w:b/>
                </w:rPr>
                <w:lastRenderedPageBreak/>
                <w:t>Generated Value</w:t>
              </w:r>
            </w:moveFrom>
          </w:p>
        </w:tc>
        <w:tc>
          <w:tcPr>
            <w:tcW w:w="6231" w:type="dxa"/>
            <w:gridSpan w:val="3"/>
            <w:shd w:val="clear" w:color="auto" w:fill="auto"/>
          </w:tcPr>
          <w:p w:rsidR="004025D7" w:rsidDel="008241FD" w:rsidRDefault="004025D7" w:rsidP="00CD1F8E">
            <w:pPr>
              <w:rPr>
                <w:moveFrom w:id="4484" w:author="Pham Minh Tu" w:date="2019-12-27T14:07:00Z"/>
              </w:rPr>
            </w:pPr>
            <w:moveFrom w:id="4485" w:author="Pham Minh Tu" w:date="2019-12-27T14:07:00Z">
              <w:r w:rsidDel="008241FD">
                <w:t xml:space="preserve"> None </w:t>
              </w:r>
            </w:moveFrom>
          </w:p>
        </w:tc>
      </w:tr>
      <w:tr w:rsidR="004025D7" w:rsidDel="008241FD" w:rsidTr="00CD1F8E">
        <w:tc>
          <w:tcPr>
            <w:tcW w:w="2077" w:type="dxa"/>
            <w:shd w:val="clear" w:color="auto" w:fill="D0CECE"/>
          </w:tcPr>
          <w:p w:rsidR="004025D7" w:rsidRPr="00E2291F" w:rsidDel="008241FD" w:rsidRDefault="004025D7" w:rsidP="00CD1F8E">
            <w:pPr>
              <w:rPr>
                <w:moveFrom w:id="4486" w:author="Pham Minh Tu" w:date="2019-12-27T14:07:00Z"/>
                <w:b/>
              </w:rPr>
            </w:pPr>
            <w:moveFrom w:id="4487" w:author="Pham Minh Tu" w:date="2019-12-27T14:07:00Z">
              <w:r w:rsidRPr="00E2291F" w:rsidDel="008241FD">
                <w:rPr>
                  <w:b/>
                </w:rPr>
                <w:t>Description</w:t>
              </w:r>
            </w:moveFrom>
          </w:p>
        </w:tc>
        <w:tc>
          <w:tcPr>
            <w:tcW w:w="6231" w:type="dxa"/>
            <w:gridSpan w:val="3"/>
            <w:shd w:val="clear" w:color="auto" w:fill="auto"/>
          </w:tcPr>
          <w:p w:rsidR="004025D7" w:rsidDel="008241FD" w:rsidRDefault="004025D7" w:rsidP="00CD1F8E">
            <w:pPr>
              <w:pStyle w:val="SourceCode"/>
              <w:rPr>
                <w:moveFrom w:id="4488" w:author="Pham Minh Tu" w:date="2019-12-27T14:07:00Z"/>
              </w:rPr>
            </w:pPr>
            <w:moveFrom w:id="4489" w:author="Pham Minh Tu" w:date="2019-12-27T14:07:00Z">
              <w:r w:rsidDel="008241FD">
                <w:t>This method override CDF file option from command line</w:t>
              </w:r>
            </w:moveFrom>
          </w:p>
          <w:p w:rsidR="004025D7" w:rsidDel="008241FD" w:rsidRDefault="004025D7" w:rsidP="00CD1F8E">
            <w:pPr>
              <w:pStyle w:val="SourceCode"/>
              <w:rPr>
                <w:moveFrom w:id="4490" w:author="Pham Minh Tu" w:date="2019-12-27T14:07:00Z"/>
              </w:rPr>
            </w:pPr>
            <w:moveFrom w:id="4491" w:author="Pham Minh Tu" w:date="2019-12-27T14:07:00Z">
              <w:r w:rsidDel="008241FD">
                <w:t>Algorithm:</w:t>
              </w:r>
              <w:r w:rsidDel="008241FD">
                <w:br/>
                <w:t>Override CDF file option from command line</w:t>
              </w:r>
            </w:moveFrom>
          </w:p>
        </w:tc>
      </w:tr>
    </w:tbl>
    <w:p w:rsidR="004025D7" w:rsidDel="008241FD" w:rsidRDefault="004025D7" w:rsidP="004025D7">
      <w:pPr>
        <w:pStyle w:val="RefReq"/>
        <w:rPr>
          <w:moveFrom w:id="4492" w:author="Pham Minh Tu" w:date="2019-12-27T14:07:00Z"/>
        </w:rPr>
      </w:pPr>
      <w:moveFrom w:id="4493" w:author="Pham Minh Tu" w:date="2019-12-27T14:07:00Z">
        <w:r w:rsidDel="008241FD">
          <w:t xml:space="preserve">{Ref: </w:t>
        </w:r>
        <w:r w:rsidR="00630415" w:rsidDel="008241FD">
          <w:t>N/A</w:t>
        </w:r>
        <w:r w:rsidDel="008241FD">
          <w:t>}</w:t>
        </w:r>
      </w:moveFrom>
    </w:p>
    <w:p w:rsidR="004025D7" w:rsidDel="008241FD" w:rsidRDefault="004025D7" w:rsidP="004025D7">
      <w:pPr>
        <w:rPr>
          <w:moveFrom w:id="4494" w:author="Pham Minh Tu" w:date="2019-12-27T14:07:00Z"/>
        </w:rPr>
      </w:pPr>
    </w:p>
    <w:p w:rsidR="004025D7" w:rsidDel="008241FD" w:rsidRDefault="004025D7" w:rsidP="004025D7">
      <w:pPr>
        <w:pStyle w:val="Heading4"/>
        <w:rPr>
          <w:moveFrom w:id="4495" w:author="Pham Minh Tu" w:date="2019-12-27T14:07:00Z"/>
        </w:rPr>
      </w:pPr>
      <w:moveFrom w:id="4496" w:author="Pham Minh Tu" w:date="2019-12-27T14:07:00Z">
        <w:r w:rsidDel="008241FD">
          <w:t>overrideOptions</w:t>
        </w:r>
      </w:moveFrom>
    </w:p>
    <w:p w:rsidR="004025D7" w:rsidDel="008241FD" w:rsidRDefault="004025D7" w:rsidP="004025D7">
      <w:pPr>
        <w:pStyle w:val="DesignID"/>
        <w:rPr>
          <w:moveFrom w:id="4497" w:author="Pham Minh Tu" w:date="2019-12-27T14:07:00Z"/>
        </w:rPr>
      </w:pPr>
      <w:moveFrom w:id="4498" w:author="Pham Minh Tu" w:date="2019-12-27T14:07:00Z">
        <w:r w:rsidDel="008241FD">
          <w:t>GENERIC_GDD_CLS_045_024:</w:t>
        </w:r>
      </w:moveFrom>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Del="008241FD" w:rsidTr="00465654">
        <w:tc>
          <w:tcPr>
            <w:tcW w:w="2077" w:type="dxa"/>
            <w:shd w:val="clear" w:color="auto" w:fill="D0CECE"/>
          </w:tcPr>
          <w:p w:rsidR="004025D7" w:rsidRPr="00E2291F" w:rsidDel="008241FD" w:rsidRDefault="004025D7" w:rsidP="00CD1F8E">
            <w:pPr>
              <w:rPr>
                <w:moveFrom w:id="4499" w:author="Pham Minh Tu" w:date="2019-12-27T14:07:00Z"/>
                <w:b/>
              </w:rPr>
            </w:pPr>
            <w:moveFrom w:id="4500" w:author="Pham Minh Tu" w:date="2019-12-27T14:07:00Z">
              <w:r w:rsidRPr="00E2291F" w:rsidDel="008241FD">
                <w:rPr>
                  <w:b/>
                </w:rPr>
                <w:t>Method Name</w:t>
              </w:r>
            </w:moveFrom>
          </w:p>
        </w:tc>
        <w:tc>
          <w:tcPr>
            <w:tcW w:w="6231" w:type="dxa"/>
            <w:gridSpan w:val="3"/>
            <w:shd w:val="clear" w:color="auto" w:fill="auto"/>
          </w:tcPr>
          <w:p w:rsidR="004025D7" w:rsidDel="008241FD" w:rsidRDefault="004025D7" w:rsidP="00CD1F8E">
            <w:pPr>
              <w:rPr>
                <w:moveFrom w:id="4501" w:author="Pham Minh Tu" w:date="2019-12-27T14:07:00Z"/>
              </w:rPr>
            </w:pPr>
            <w:moveFrom w:id="4502" w:author="Pham Minh Tu" w:date="2019-12-27T14:07:00Z">
              <w:r w:rsidDel="008241FD">
                <w:t>overrideOptions</w:t>
              </w:r>
            </w:moveFrom>
          </w:p>
        </w:tc>
      </w:tr>
      <w:tr w:rsidR="004025D7" w:rsidDel="008241FD" w:rsidTr="00465654">
        <w:tc>
          <w:tcPr>
            <w:tcW w:w="2077" w:type="dxa"/>
            <w:vMerge w:val="restart"/>
            <w:shd w:val="clear" w:color="auto" w:fill="D0CECE"/>
          </w:tcPr>
          <w:p w:rsidR="004025D7" w:rsidRPr="00E2291F" w:rsidDel="008241FD" w:rsidRDefault="004025D7" w:rsidP="00CD1F8E">
            <w:pPr>
              <w:rPr>
                <w:moveFrom w:id="4503" w:author="Pham Minh Tu" w:date="2019-12-27T14:07:00Z"/>
                <w:b/>
              </w:rPr>
            </w:pPr>
            <w:moveFrom w:id="4504" w:author="Pham Minh Tu" w:date="2019-12-27T14:07:00Z">
              <w:r w:rsidRPr="00E2291F" w:rsidDel="008241FD">
                <w:rPr>
                  <w:b/>
                </w:rPr>
                <w:t>Arguments</w:t>
              </w:r>
            </w:moveFrom>
          </w:p>
        </w:tc>
        <w:tc>
          <w:tcPr>
            <w:tcW w:w="4154" w:type="dxa"/>
            <w:vMerge w:val="restart"/>
            <w:shd w:val="clear" w:color="auto" w:fill="auto"/>
          </w:tcPr>
          <w:p w:rsidR="004025D7" w:rsidDel="008241FD" w:rsidRDefault="004025D7" w:rsidP="00CD1F8E">
            <w:pPr>
              <w:rPr>
                <w:moveFrom w:id="4505" w:author="Pham Minh Tu" w:date="2019-12-27T14:07:00Z"/>
              </w:rPr>
            </w:pPr>
            <w:moveFrom w:id="4506" w:author="Pham Minh Tu" w:date="2019-12-27T14:07:00Z">
              <w:r w:rsidDel="008241FD">
                <w:t>Dictionary&lt; string, string &gt; options</w:t>
              </w:r>
            </w:moveFrom>
          </w:p>
        </w:tc>
        <w:tc>
          <w:tcPr>
            <w:tcW w:w="2077" w:type="dxa"/>
            <w:gridSpan w:val="2"/>
            <w:shd w:val="clear" w:color="auto" w:fill="auto"/>
          </w:tcPr>
          <w:p w:rsidR="004025D7" w:rsidDel="008241FD" w:rsidRDefault="004025D7" w:rsidP="00CD1F8E">
            <w:pPr>
              <w:rPr>
                <w:moveFrom w:id="4507" w:author="Pham Minh Tu" w:date="2019-12-27T14:07:00Z"/>
              </w:rPr>
            </w:pPr>
            <w:moveFrom w:id="4508" w:author="Pham Minh Tu" w:date="2019-12-27T14:07:00Z">
              <w:r w:rsidDel="008241FD">
                <w:t>Dictionary options</w:t>
              </w:r>
            </w:moveFrom>
          </w:p>
        </w:tc>
      </w:tr>
      <w:tr w:rsidR="004025D7" w:rsidDel="008241FD" w:rsidTr="00465654">
        <w:tc>
          <w:tcPr>
            <w:tcW w:w="2077" w:type="dxa"/>
            <w:vMerge/>
            <w:shd w:val="clear" w:color="auto" w:fill="D0CECE"/>
          </w:tcPr>
          <w:p w:rsidR="004025D7" w:rsidRPr="00E2291F" w:rsidDel="008241FD" w:rsidRDefault="004025D7" w:rsidP="00CD1F8E">
            <w:pPr>
              <w:rPr>
                <w:moveFrom w:id="4509" w:author="Pham Minh Tu" w:date="2019-12-27T14:07:00Z"/>
                <w:b/>
              </w:rPr>
            </w:pPr>
          </w:p>
        </w:tc>
        <w:tc>
          <w:tcPr>
            <w:tcW w:w="4154" w:type="dxa"/>
            <w:vMerge/>
            <w:shd w:val="clear" w:color="auto" w:fill="auto"/>
          </w:tcPr>
          <w:p w:rsidR="004025D7" w:rsidDel="008241FD" w:rsidRDefault="004025D7" w:rsidP="00CD1F8E">
            <w:pPr>
              <w:rPr>
                <w:moveFrom w:id="4510" w:author="Pham Minh Tu" w:date="2019-12-27T14:07:00Z"/>
              </w:rPr>
            </w:pPr>
          </w:p>
        </w:tc>
        <w:tc>
          <w:tcPr>
            <w:tcW w:w="1038" w:type="dxa"/>
            <w:shd w:val="clear" w:color="auto" w:fill="D3D3D3"/>
          </w:tcPr>
          <w:p w:rsidR="004025D7" w:rsidDel="008241FD" w:rsidRDefault="004025D7" w:rsidP="00CD1F8E">
            <w:pPr>
              <w:rPr>
                <w:moveFrom w:id="4511" w:author="Pham Minh Tu" w:date="2019-12-27T14:07:00Z"/>
              </w:rPr>
            </w:pPr>
            <w:moveFrom w:id="4512" w:author="Pham Minh Tu" w:date="2019-12-27T14:07:00Z">
              <w:r w:rsidDel="008241FD">
                <w:t>Range:</w:t>
              </w:r>
            </w:moveFrom>
          </w:p>
        </w:tc>
        <w:tc>
          <w:tcPr>
            <w:tcW w:w="1039" w:type="dxa"/>
            <w:shd w:val="clear" w:color="auto" w:fill="auto"/>
          </w:tcPr>
          <w:p w:rsidR="004025D7" w:rsidDel="008241FD" w:rsidRDefault="004025D7" w:rsidP="00CD1F8E">
            <w:pPr>
              <w:rPr>
                <w:moveFrom w:id="4513" w:author="Pham Minh Tu" w:date="2019-12-27T14:07:00Z"/>
              </w:rPr>
            </w:pPr>
            <w:moveFrom w:id="4514" w:author="Pham Minh Tu" w:date="2019-12-27T14:07:00Z">
              <w:r w:rsidDel="008241FD">
                <w:t>None</w:t>
              </w:r>
            </w:moveFrom>
          </w:p>
        </w:tc>
      </w:tr>
      <w:tr w:rsidR="004025D7" w:rsidDel="008241FD" w:rsidTr="00465654">
        <w:tc>
          <w:tcPr>
            <w:tcW w:w="2077" w:type="dxa"/>
            <w:vMerge w:val="restart"/>
            <w:shd w:val="clear" w:color="auto" w:fill="D0CECE"/>
          </w:tcPr>
          <w:p w:rsidR="004025D7" w:rsidRPr="00E2291F" w:rsidDel="008241FD" w:rsidRDefault="004025D7" w:rsidP="00CD1F8E">
            <w:pPr>
              <w:rPr>
                <w:moveFrom w:id="4515" w:author="Pham Minh Tu" w:date="2019-12-27T14:07:00Z"/>
                <w:b/>
              </w:rPr>
            </w:pPr>
            <w:moveFrom w:id="4516" w:author="Pham Minh Tu" w:date="2019-12-27T14:07:00Z">
              <w:r w:rsidRPr="00E2291F" w:rsidDel="008241FD">
                <w:rPr>
                  <w:b/>
                </w:rPr>
                <w:t>Return</w:t>
              </w:r>
            </w:moveFrom>
          </w:p>
        </w:tc>
        <w:tc>
          <w:tcPr>
            <w:tcW w:w="4154" w:type="dxa"/>
            <w:vMerge w:val="restart"/>
            <w:shd w:val="clear" w:color="auto" w:fill="auto"/>
          </w:tcPr>
          <w:p w:rsidR="004025D7" w:rsidDel="008241FD" w:rsidRDefault="004025D7" w:rsidP="00CD1F8E">
            <w:pPr>
              <w:rPr>
                <w:moveFrom w:id="4517" w:author="Pham Minh Tu" w:date="2019-12-27T14:07:00Z"/>
              </w:rPr>
            </w:pPr>
            <w:moveFrom w:id="4518" w:author="Pham Minh Tu" w:date="2019-12-27T14:07:00Z">
              <w:r w:rsidDel="008241FD">
                <w:t xml:space="preserve">return a void </w:t>
              </w:r>
            </w:moveFrom>
          </w:p>
        </w:tc>
        <w:tc>
          <w:tcPr>
            <w:tcW w:w="2077" w:type="dxa"/>
            <w:gridSpan w:val="2"/>
            <w:shd w:val="clear" w:color="auto" w:fill="auto"/>
          </w:tcPr>
          <w:p w:rsidR="004025D7" w:rsidDel="008241FD" w:rsidRDefault="004025D7" w:rsidP="00CD1F8E">
            <w:pPr>
              <w:rPr>
                <w:moveFrom w:id="4519" w:author="Pham Minh Tu" w:date="2019-12-27T14:07:00Z"/>
              </w:rPr>
            </w:pPr>
            <w:moveFrom w:id="4520" w:author="Pham Minh Tu" w:date="2019-12-27T14:07:00Z">
              <w:r w:rsidDel="008241FD">
                <w:t>None</w:t>
              </w:r>
            </w:moveFrom>
          </w:p>
        </w:tc>
      </w:tr>
      <w:tr w:rsidR="004025D7" w:rsidDel="008241FD" w:rsidTr="00465654">
        <w:tc>
          <w:tcPr>
            <w:tcW w:w="2077" w:type="dxa"/>
            <w:vMerge/>
            <w:shd w:val="clear" w:color="auto" w:fill="D0CECE"/>
          </w:tcPr>
          <w:p w:rsidR="004025D7" w:rsidRPr="00E2291F" w:rsidDel="008241FD" w:rsidRDefault="004025D7" w:rsidP="00CD1F8E">
            <w:pPr>
              <w:rPr>
                <w:moveFrom w:id="4521" w:author="Pham Minh Tu" w:date="2019-12-27T14:07:00Z"/>
                <w:b/>
              </w:rPr>
            </w:pPr>
          </w:p>
        </w:tc>
        <w:tc>
          <w:tcPr>
            <w:tcW w:w="4154" w:type="dxa"/>
            <w:vMerge/>
            <w:shd w:val="clear" w:color="auto" w:fill="auto"/>
          </w:tcPr>
          <w:p w:rsidR="004025D7" w:rsidDel="008241FD" w:rsidRDefault="004025D7" w:rsidP="00CD1F8E">
            <w:pPr>
              <w:rPr>
                <w:moveFrom w:id="4522" w:author="Pham Minh Tu" w:date="2019-12-27T14:07:00Z"/>
              </w:rPr>
            </w:pPr>
          </w:p>
        </w:tc>
        <w:tc>
          <w:tcPr>
            <w:tcW w:w="1038" w:type="dxa"/>
            <w:shd w:val="clear" w:color="auto" w:fill="D3D3D3"/>
          </w:tcPr>
          <w:p w:rsidR="004025D7" w:rsidDel="008241FD" w:rsidRDefault="004025D7" w:rsidP="00CD1F8E">
            <w:pPr>
              <w:rPr>
                <w:moveFrom w:id="4523" w:author="Pham Minh Tu" w:date="2019-12-27T14:07:00Z"/>
              </w:rPr>
            </w:pPr>
            <w:moveFrom w:id="4524" w:author="Pham Minh Tu" w:date="2019-12-27T14:07:00Z">
              <w:r w:rsidDel="008241FD">
                <w:t>Range:</w:t>
              </w:r>
            </w:moveFrom>
          </w:p>
        </w:tc>
        <w:tc>
          <w:tcPr>
            <w:tcW w:w="1039" w:type="dxa"/>
            <w:shd w:val="clear" w:color="auto" w:fill="auto"/>
          </w:tcPr>
          <w:p w:rsidR="004025D7" w:rsidDel="008241FD" w:rsidRDefault="004025D7" w:rsidP="00CD1F8E">
            <w:pPr>
              <w:rPr>
                <w:moveFrom w:id="4525" w:author="Pham Minh Tu" w:date="2019-12-27T14:07:00Z"/>
              </w:rPr>
            </w:pPr>
            <w:moveFrom w:id="4526" w:author="Pham Minh Tu" w:date="2019-12-27T14:07:00Z">
              <w:r w:rsidDel="008241FD">
                <w:t xml:space="preserve"> None </w:t>
              </w:r>
            </w:moveFrom>
          </w:p>
        </w:tc>
      </w:tr>
      <w:tr w:rsidR="004025D7" w:rsidDel="008241FD" w:rsidTr="00CD1F8E">
        <w:tc>
          <w:tcPr>
            <w:tcW w:w="2077" w:type="dxa"/>
            <w:shd w:val="clear" w:color="auto" w:fill="D0CECE"/>
          </w:tcPr>
          <w:p w:rsidR="004025D7" w:rsidRPr="00E2291F" w:rsidDel="008241FD" w:rsidRDefault="004025D7" w:rsidP="00CD1F8E">
            <w:pPr>
              <w:rPr>
                <w:moveFrom w:id="4527" w:author="Pham Minh Tu" w:date="2019-12-27T14:07:00Z"/>
                <w:b/>
              </w:rPr>
            </w:pPr>
            <w:moveFrom w:id="4528" w:author="Pham Minh Tu" w:date="2019-12-27T14:07:00Z">
              <w:r w:rsidRPr="00E2291F" w:rsidDel="008241FD">
                <w:rPr>
                  <w:b/>
                </w:rPr>
                <w:t>Generated Value</w:t>
              </w:r>
            </w:moveFrom>
          </w:p>
        </w:tc>
        <w:tc>
          <w:tcPr>
            <w:tcW w:w="6231" w:type="dxa"/>
            <w:gridSpan w:val="3"/>
            <w:shd w:val="clear" w:color="auto" w:fill="auto"/>
          </w:tcPr>
          <w:p w:rsidR="004025D7" w:rsidDel="008241FD" w:rsidRDefault="004025D7" w:rsidP="00CD1F8E">
            <w:pPr>
              <w:rPr>
                <w:moveFrom w:id="4529" w:author="Pham Minh Tu" w:date="2019-12-27T14:07:00Z"/>
              </w:rPr>
            </w:pPr>
            <w:moveFrom w:id="4530" w:author="Pham Minh Tu" w:date="2019-12-27T14:07:00Z">
              <w:r w:rsidDel="008241FD">
                <w:t xml:space="preserve"> None </w:t>
              </w:r>
            </w:moveFrom>
          </w:p>
        </w:tc>
      </w:tr>
      <w:tr w:rsidR="004025D7" w:rsidDel="008241FD" w:rsidTr="00CD1F8E">
        <w:tc>
          <w:tcPr>
            <w:tcW w:w="2077" w:type="dxa"/>
            <w:shd w:val="clear" w:color="auto" w:fill="D0CECE"/>
          </w:tcPr>
          <w:p w:rsidR="004025D7" w:rsidRPr="00E2291F" w:rsidDel="008241FD" w:rsidRDefault="004025D7" w:rsidP="00CD1F8E">
            <w:pPr>
              <w:rPr>
                <w:moveFrom w:id="4531" w:author="Pham Minh Tu" w:date="2019-12-27T14:07:00Z"/>
                <w:b/>
              </w:rPr>
            </w:pPr>
            <w:moveFrom w:id="4532" w:author="Pham Minh Tu" w:date="2019-12-27T14:07:00Z">
              <w:r w:rsidRPr="00E2291F" w:rsidDel="008241FD">
                <w:rPr>
                  <w:b/>
                </w:rPr>
                <w:t>Description</w:t>
              </w:r>
            </w:moveFrom>
          </w:p>
        </w:tc>
        <w:tc>
          <w:tcPr>
            <w:tcW w:w="6231" w:type="dxa"/>
            <w:gridSpan w:val="3"/>
            <w:shd w:val="clear" w:color="auto" w:fill="auto"/>
          </w:tcPr>
          <w:p w:rsidR="004025D7" w:rsidDel="008241FD" w:rsidRDefault="004025D7" w:rsidP="00CD1F8E">
            <w:pPr>
              <w:pStyle w:val="SourceCode"/>
              <w:rPr>
                <w:moveFrom w:id="4533" w:author="Pham Minh Tu" w:date="2019-12-27T14:07:00Z"/>
              </w:rPr>
            </w:pPr>
            <w:moveFrom w:id="4534" w:author="Pham Minh Tu" w:date="2019-12-27T14:07:00Z">
              <w:r w:rsidDel="008241FD">
                <w:t>This method override options from command line</w:t>
              </w:r>
            </w:moveFrom>
          </w:p>
          <w:p w:rsidR="004025D7" w:rsidDel="008241FD" w:rsidRDefault="004025D7" w:rsidP="00CD1F8E">
            <w:pPr>
              <w:pStyle w:val="SourceCode"/>
              <w:rPr>
                <w:moveFrom w:id="4535" w:author="Pham Minh Tu" w:date="2019-12-27T14:07:00Z"/>
              </w:rPr>
            </w:pPr>
            <w:moveFrom w:id="4536" w:author="Pham Minh Tu" w:date="2019-12-27T14:07:00Z">
              <w:r w:rsidDel="008241FD">
                <w:t>Algorithm:</w:t>
              </w:r>
              <w:r w:rsidDel="008241FD">
                <w:br/>
                <w:t>Scan all options and override it by options from command line in properties</w:t>
              </w:r>
            </w:moveFrom>
          </w:p>
        </w:tc>
      </w:tr>
    </w:tbl>
    <w:p w:rsidR="00465654" w:rsidRDefault="00465654" w:rsidP="00465654">
      <w:pPr>
        <w:pStyle w:val="Heading2"/>
        <w:rPr>
          <w:ins w:id="4537" w:author="Pham Minh Tu" w:date="2020-01-06T16:22:00Z"/>
        </w:rPr>
      </w:pPr>
      <w:bookmarkStart w:id="4538" w:name="_Toc29219016"/>
      <w:ins w:id="4539" w:author="Pham Minh Tu" w:date="2020-01-06T16:22:00Z">
        <w:r>
          <w:t>Main</w:t>
        </w:r>
        <w:bookmarkStart w:id="4540" w:name="_Toc29219018"/>
        <w:bookmarkEnd w:id="4538"/>
        <w:r>
          <w:t>Entry</w:t>
        </w:r>
        <w:bookmarkEnd w:id="4540"/>
      </w:ins>
    </w:p>
    <w:p w:rsidR="004025D7" w:rsidDel="00465654" w:rsidRDefault="004025D7" w:rsidP="00465654">
      <w:pPr>
        <w:rPr>
          <w:del w:id="4541" w:author="Pham Minh Tu" w:date="2020-01-06T16:22:00Z"/>
          <w:moveFrom w:id="4542" w:author="Pham Minh Tu" w:date="2019-12-27T14:07:00Z"/>
        </w:rPr>
        <w:pPrChange w:id="4543" w:author="Pham Minh Tu" w:date="2020-01-06T16:22:00Z">
          <w:pPr>
            <w:pStyle w:val="RefReq"/>
          </w:pPr>
        </w:pPrChange>
      </w:pPr>
      <w:moveFrom w:id="4544" w:author="Pham Minh Tu" w:date="2019-12-27T14:07:00Z">
        <w:del w:id="4545" w:author="Pham Minh Tu" w:date="2020-01-06T16:22:00Z">
          <w:r w:rsidDel="00465654">
            <w:delText xml:space="preserve">{Ref: </w:delText>
          </w:r>
          <w:r w:rsidR="00630415" w:rsidDel="00465654">
            <w:delText>N/A</w:delText>
          </w:r>
          <w:r w:rsidDel="00465654">
            <w:delText>}</w:delText>
          </w:r>
        </w:del>
      </w:moveFrom>
    </w:p>
    <w:p w:rsidR="004025D7" w:rsidDel="00465654" w:rsidRDefault="004025D7" w:rsidP="00465654">
      <w:pPr>
        <w:rPr>
          <w:del w:id="4546" w:author="Pham Minh Tu" w:date="2020-01-06T16:22:00Z"/>
          <w:moveFrom w:id="4547" w:author="Pham Minh Tu" w:date="2019-12-27T14:07:00Z"/>
        </w:rPr>
        <w:pPrChange w:id="4548" w:author="Pham Minh Tu" w:date="2020-01-06T16:22:00Z">
          <w:pPr/>
        </w:pPrChange>
      </w:pPr>
      <w:bookmarkStart w:id="4549" w:name="_Toc28955263"/>
      <w:bookmarkStart w:id="4550" w:name="_Toc29219017"/>
      <w:bookmarkEnd w:id="4549"/>
      <w:bookmarkEnd w:id="4550"/>
    </w:p>
    <w:p w:rsidR="00742B51" w:rsidRDefault="00742B51">
      <w:pPr>
        <w:pStyle w:val="Heading3"/>
        <w:rPr>
          <w:ins w:id="4551" w:author="Pham Minh Tu" w:date="2019-12-27T14:10:00Z"/>
        </w:rPr>
        <w:pPrChange w:id="4552" w:author="Pham Minh Tu" w:date="2019-12-27T14:10:00Z">
          <w:pPr>
            <w:pStyle w:val="Heading2"/>
          </w:pPr>
        </w:pPrChange>
      </w:pPr>
      <w:bookmarkStart w:id="4553" w:name="_Toc29219019"/>
      <w:moveFromRangeEnd w:id="3622"/>
      <w:ins w:id="4554" w:author="Pham Minh Tu" w:date="2019-12-27T14:09:00Z">
        <w:r>
          <w:t>UML</w:t>
        </w:r>
      </w:ins>
      <w:bookmarkEnd w:id="4553"/>
    </w:p>
    <w:p w:rsidR="00742B51" w:rsidRDefault="00742B51">
      <w:pPr>
        <w:rPr>
          <w:ins w:id="4555" w:author="Pham Minh Tu" w:date="2019-12-27T14:10:00Z"/>
        </w:rPr>
        <w:pPrChange w:id="4556" w:author="Pham Minh Tu" w:date="2019-12-27T14:10:00Z">
          <w:pPr>
            <w:pStyle w:val="Heading2"/>
          </w:pPr>
        </w:pPrChange>
      </w:pPr>
      <w:ins w:id="4557" w:author="Pham Minh Tu" w:date="2019-12-27T14:10:00Z">
        <w:r>
          <w:rPr>
            <w:noProof/>
            <w:lang w:eastAsia="en-US"/>
          </w:rPr>
          <w:drawing>
            <wp:inline distT="0" distB="0" distL="0" distR="0" wp14:anchorId="47AFA12F" wp14:editId="37C762F7">
              <wp:extent cx="2635250" cy="11747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35250" cy="1174750"/>
                      </a:xfrm>
                      <a:prstGeom prst="rect">
                        <a:avLst/>
                      </a:prstGeom>
                      <a:noFill/>
                      <a:ln>
                        <a:noFill/>
                      </a:ln>
                    </pic:spPr>
                  </pic:pic>
                </a:graphicData>
              </a:graphic>
            </wp:inline>
          </w:drawing>
        </w:r>
      </w:ins>
    </w:p>
    <w:p w:rsidR="00742B51" w:rsidRPr="00DD02BA" w:rsidRDefault="00742B51">
      <w:pPr>
        <w:rPr>
          <w:ins w:id="4558" w:author="Pham Minh Tu" w:date="2019-12-27T14:09:00Z"/>
        </w:rPr>
        <w:pPrChange w:id="4559" w:author="Pham Minh Tu" w:date="2019-12-27T14:10:00Z">
          <w:pPr>
            <w:pStyle w:val="Heading2"/>
          </w:pPr>
        </w:pPrChange>
      </w:pPr>
      <w:ins w:id="4560" w:author="Pham Minh Tu" w:date="2019-12-27T14:11:00Z">
        <w:r>
          <w:t>The</w:t>
        </w:r>
        <w:r w:rsidRPr="00742B51">
          <w:t xml:space="preserve"> MainEntry class </w:t>
        </w:r>
        <w:r>
          <w:t>defines entry point and main workflow in Generation Tool.</w:t>
        </w:r>
      </w:ins>
    </w:p>
    <w:p w:rsidR="004025D7" w:rsidRDefault="004025D7">
      <w:pPr>
        <w:pStyle w:val="Heading3"/>
        <w:pPrChange w:id="4561" w:author="Pham Minh Tu" w:date="2019-12-27T14:11:00Z">
          <w:pPr>
            <w:pStyle w:val="Heading2"/>
          </w:pPr>
        </w:pPrChange>
      </w:pPr>
      <w:bookmarkStart w:id="4562" w:name="_Toc29219020"/>
      <w:r>
        <w:t>Renesas::Generator::MCALConfGen::Presentation::MainEntry::MainEntry</w:t>
      </w:r>
      <w:bookmarkEnd w:id="456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2492"/>
        <w:gridCol w:w="5816"/>
      </w:tblGrid>
      <w:tr w:rsidR="004025D7" w:rsidTr="00CD1F8E">
        <w:tc>
          <w:tcPr>
            <w:tcW w:w="2492" w:type="dxa"/>
            <w:shd w:val="clear" w:color="auto" w:fill="D0CECE"/>
          </w:tcPr>
          <w:p w:rsidR="004025D7" w:rsidRPr="00E2291F" w:rsidRDefault="004025D7" w:rsidP="00CD1F8E">
            <w:pPr>
              <w:rPr>
                <w:b/>
              </w:rPr>
            </w:pPr>
            <w:r w:rsidRPr="00E2291F">
              <w:rPr>
                <w:b/>
              </w:rPr>
              <w:t>Location File Name</w:t>
            </w:r>
          </w:p>
        </w:tc>
        <w:tc>
          <w:tcPr>
            <w:tcW w:w="5816" w:type="dxa"/>
            <w:shd w:val="clear" w:color="auto" w:fill="auto"/>
          </w:tcPr>
          <w:p w:rsidR="004025D7" w:rsidRDefault="004025D7" w:rsidP="00CD1F8E">
            <w:r>
              <w:t>MainEntry.cs</w:t>
            </w:r>
          </w:p>
        </w:tc>
      </w:tr>
      <w:tr w:rsidR="004025D7" w:rsidTr="00CD1F8E">
        <w:tc>
          <w:tcPr>
            <w:tcW w:w="2492" w:type="dxa"/>
            <w:shd w:val="clear" w:color="auto" w:fill="D0CECE"/>
          </w:tcPr>
          <w:p w:rsidR="004025D7" w:rsidRPr="00E2291F" w:rsidRDefault="004025D7" w:rsidP="00CD1F8E">
            <w:pPr>
              <w:rPr>
                <w:b/>
              </w:rPr>
            </w:pPr>
            <w:r w:rsidRPr="00E2291F">
              <w:rPr>
                <w:b/>
              </w:rPr>
              <w:t>Description</w:t>
            </w:r>
          </w:p>
        </w:tc>
        <w:tc>
          <w:tcPr>
            <w:tcW w:w="5816" w:type="dxa"/>
            <w:shd w:val="clear" w:color="auto" w:fill="auto"/>
          </w:tcPr>
          <w:p w:rsidR="004025D7" w:rsidRDefault="00851B78" w:rsidP="00851B78">
            <w:r w:rsidRPr="00851B78">
              <w:t>This MainEntry class defines entry point of Gentool.</w:t>
            </w:r>
          </w:p>
        </w:tc>
      </w:tr>
    </w:tbl>
    <w:p w:rsidR="004025D7" w:rsidRDefault="004025D7" w:rsidP="004025D7"/>
    <w:p w:rsidR="004025D7" w:rsidRDefault="004025D7" w:rsidP="004025D7"/>
    <w:p w:rsidR="004025D7" w:rsidRDefault="004025D7" w:rsidP="004025D7">
      <w:pPr>
        <w:pStyle w:val="CaptionTable"/>
      </w:pPr>
      <w:r>
        <w:t>Field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w:t>
            </w:r>
          </w:p>
        </w:tc>
        <w:tc>
          <w:tcPr>
            <w:tcW w:w="3739" w:type="dxa"/>
            <w:shd w:val="clear" w:color="auto" w:fill="auto"/>
            <w:vAlign w:val="center"/>
          </w:tcPr>
          <w:p w:rsidR="004025D7" w:rsidRDefault="004025D7" w:rsidP="00CD1F8E">
            <w:pPr>
              <w:spacing w:afterAutospacing="1"/>
            </w:pPr>
            <w:r>
              <w:t>-</w:t>
            </w:r>
          </w:p>
        </w:tc>
        <w:tc>
          <w:tcPr>
            <w:tcW w:w="1080" w:type="dxa"/>
            <w:shd w:val="clear" w:color="auto" w:fill="auto"/>
            <w:vAlign w:val="center"/>
          </w:tcPr>
          <w:p w:rsidR="004025D7" w:rsidRDefault="004025D7" w:rsidP="00CD1F8E">
            <w:pPr>
              <w:spacing w:afterAutospacing="1"/>
            </w:pPr>
            <w:r>
              <w:t>-</w:t>
            </w:r>
          </w:p>
        </w:tc>
        <w:tc>
          <w:tcPr>
            <w:tcW w:w="2908" w:type="dxa"/>
            <w:shd w:val="clear" w:color="auto" w:fill="auto"/>
            <w:vAlign w:val="center"/>
          </w:tcPr>
          <w:p w:rsidR="004025D7" w:rsidRDefault="004025D7" w:rsidP="00CD1F8E">
            <w:pPr>
              <w:spacing w:afterAutospacing="1"/>
            </w:pPr>
            <w:r>
              <w:t>-</w:t>
            </w:r>
          </w:p>
        </w:tc>
      </w:tr>
    </w:tbl>
    <w:p w:rsidR="004025D7" w:rsidRDefault="004025D7" w:rsidP="004025D7"/>
    <w:p w:rsidR="004025D7" w:rsidRDefault="004025D7" w:rsidP="004025D7">
      <w:pPr>
        <w:pStyle w:val="CaptionTable"/>
      </w:pPr>
      <w:r>
        <w:t>Method List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739"/>
        <w:gridCol w:w="1080"/>
        <w:gridCol w:w="2908"/>
      </w:tblGrid>
      <w:tr w:rsidR="004025D7" w:rsidTr="00CD1F8E">
        <w:trPr>
          <w:jc w:val="center"/>
        </w:trPr>
        <w:tc>
          <w:tcPr>
            <w:tcW w:w="582" w:type="dxa"/>
            <w:shd w:val="clear" w:color="auto" w:fill="CCCCCC"/>
            <w:vAlign w:val="center"/>
          </w:tcPr>
          <w:p w:rsidR="004025D7" w:rsidRPr="00E2291F" w:rsidRDefault="004025D7" w:rsidP="00CD1F8E">
            <w:pPr>
              <w:spacing w:before="100" w:beforeAutospacing="1" w:afterAutospacing="1"/>
              <w:rPr>
                <w:b/>
              </w:rPr>
            </w:pPr>
            <w:r w:rsidRPr="00E2291F">
              <w:rPr>
                <w:b/>
              </w:rPr>
              <w:t>No</w:t>
            </w:r>
          </w:p>
        </w:tc>
        <w:tc>
          <w:tcPr>
            <w:tcW w:w="3739" w:type="dxa"/>
            <w:shd w:val="clear" w:color="auto" w:fill="CCCCCC"/>
            <w:vAlign w:val="center"/>
          </w:tcPr>
          <w:p w:rsidR="004025D7" w:rsidRPr="00E2291F" w:rsidRDefault="004025D7" w:rsidP="00CD1F8E">
            <w:pPr>
              <w:spacing w:before="100" w:beforeAutospacing="1" w:afterAutospacing="1"/>
              <w:rPr>
                <w:b/>
              </w:rPr>
            </w:pPr>
            <w:r w:rsidRPr="00E2291F">
              <w:rPr>
                <w:b/>
              </w:rPr>
              <w:t>Name</w:t>
            </w:r>
          </w:p>
        </w:tc>
        <w:tc>
          <w:tcPr>
            <w:tcW w:w="1080" w:type="dxa"/>
            <w:shd w:val="clear" w:color="auto" w:fill="CCCCCC"/>
            <w:vAlign w:val="center"/>
          </w:tcPr>
          <w:p w:rsidR="004025D7" w:rsidRPr="00E2291F" w:rsidRDefault="004025D7" w:rsidP="00CD1F8E">
            <w:pPr>
              <w:spacing w:before="100" w:beforeAutospacing="1" w:afterAutospacing="1"/>
              <w:rPr>
                <w:b/>
              </w:rPr>
            </w:pPr>
            <w:r w:rsidRPr="00E2291F">
              <w:rPr>
                <w:b/>
              </w:rPr>
              <w:t>Type</w:t>
            </w:r>
          </w:p>
        </w:tc>
        <w:tc>
          <w:tcPr>
            <w:tcW w:w="2908" w:type="dxa"/>
            <w:shd w:val="clear" w:color="auto" w:fill="CCCCCC"/>
            <w:vAlign w:val="center"/>
          </w:tcPr>
          <w:p w:rsidR="004025D7" w:rsidRPr="00E2291F" w:rsidRDefault="004025D7" w:rsidP="00CD1F8E">
            <w:pPr>
              <w:spacing w:before="100" w:beforeAutospacing="1" w:afterAutospacing="1"/>
              <w:rPr>
                <w:b/>
              </w:rPr>
            </w:pPr>
            <w:r w:rsidRPr="00E2291F">
              <w:rPr>
                <w:b/>
              </w:rPr>
              <w:t>Description</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(1)</w:t>
            </w:r>
          </w:p>
        </w:tc>
        <w:tc>
          <w:tcPr>
            <w:tcW w:w="3739" w:type="dxa"/>
            <w:shd w:val="clear" w:color="auto" w:fill="auto"/>
            <w:vAlign w:val="center"/>
          </w:tcPr>
          <w:p w:rsidR="004025D7" w:rsidRDefault="004025D7" w:rsidP="00CD1F8E">
            <w:pPr>
              <w:spacing w:afterAutospacing="1"/>
            </w:pPr>
            <w:r>
              <w:t>Main</w:t>
            </w:r>
          </w:p>
        </w:tc>
        <w:tc>
          <w:tcPr>
            <w:tcW w:w="1080" w:type="dxa"/>
            <w:shd w:val="clear" w:color="auto" w:fill="auto"/>
            <w:vAlign w:val="center"/>
          </w:tcPr>
          <w:p w:rsidR="004025D7" w:rsidRDefault="004025D7" w:rsidP="00CD1F8E">
            <w:pPr>
              <w:spacing w:afterAutospacing="1"/>
            </w:pPr>
            <w:r>
              <w:t>Public</w:t>
            </w:r>
          </w:p>
        </w:tc>
        <w:tc>
          <w:tcPr>
            <w:tcW w:w="2908" w:type="dxa"/>
            <w:shd w:val="clear" w:color="auto" w:fill="auto"/>
            <w:vAlign w:val="center"/>
          </w:tcPr>
          <w:p w:rsidR="004025D7" w:rsidRDefault="004025D7" w:rsidP="00CD1F8E">
            <w:pPr>
              <w:spacing w:afterAutospacing="1"/>
            </w:pPr>
            <w:r>
              <w:t xml:space="preserve">This is entry point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(2)</w:t>
            </w:r>
          </w:p>
        </w:tc>
        <w:tc>
          <w:tcPr>
            <w:tcW w:w="3739" w:type="dxa"/>
            <w:shd w:val="clear" w:color="auto" w:fill="auto"/>
            <w:vAlign w:val="center"/>
          </w:tcPr>
          <w:p w:rsidR="004025D7" w:rsidRDefault="004025D7" w:rsidP="00CD1F8E">
            <w:pPr>
              <w:spacing w:afterAutospacing="1"/>
            </w:pPr>
            <w:r>
              <w:t>unhandledExceptionHandler</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Throw exception if have any </w:t>
            </w:r>
            <w:r>
              <w:lastRenderedPageBreak/>
              <w:t xml:space="preserve">unexpected exception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lastRenderedPageBreak/>
              <w:t>(3)</w:t>
            </w:r>
          </w:p>
        </w:tc>
        <w:tc>
          <w:tcPr>
            <w:tcW w:w="3739" w:type="dxa"/>
            <w:shd w:val="clear" w:color="auto" w:fill="auto"/>
            <w:vAlign w:val="center"/>
          </w:tcPr>
          <w:p w:rsidR="004025D7" w:rsidRDefault="004025D7" w:rsidP="00CD1F8E">
            <w:pPr>
              <w:spacing w:afterAutospacing="1"/>
            </w:pPr>
            <w:r>
              <w:t>collectExceptionHierarchyInfo</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Collect exception and formating to display to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(4)</w:t>
            </w:r>
          </w:p>
        </w:tc>
        <w:tc>
          <w:tcPr>
            <w:tcW w:w="3739" w:type="dxa"/>
            <w:shd w:val="clear" w:color="auto" w:fill="auto"/>
            <w:vAlign w:val="center"/>
          </w:tcPr>
          <w:p w:rsidR="004025D7" w:rsidRDefault="004025D7" w:rsidP="00CD1F8E">
            <w:pPr>
              <w:spacing w:afterAutospacing="1"/>
            </w:pPr>
            <w:r>
              <w:t>printHelpIfNeed</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Print help tool based on option -h input from user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(5)</w:t>
            </w:r>
          </w:p>
        </w:tc>
        <w:tc>
          <w:tcPr>
            <w:tcW w:w="3739" w:type="dxa"/>
            <w:shd w:val="clear" w:color="auto" w:fill="auto"/>
            <w:vAlign w:val="center"/>
          </w:tcPr>
          <w:p w:rsidR="004025D7" w:rsidRDefault="004025D7" w:rsidP="00CD1F8E">
            <w:pPr>
              <w:spacing w:afterAutospacing="1"/>
            </w:pPr>
            <w:r>
              <w:t>registerAssemblyTypes</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Store all assembly from MCAL module.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(6)</w:t>
            </w:r>
          </w:p>
        </w:tc>
        <w:tc>
          <w:tcPr>
            <w:tcW w:w="3739" w:type="dxa"/>
            <w:shd w:val="clear" w:color="auto" w:fill="auto"/>
            <w:vAlign w:val="center"/>
          </w:tcPr>
          <w:p w:rsidR="004025D7" w:rsidRDefault="004025D7" w:rsidP="00CD1F8E">
            <w:pPr>
              <w:spacing w:afterAutospacing="1"/>
            </w:pPr>
            <w:r>
              <w:t>loadConfiguration</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Load basic information from specific module such as module name, module id, project title, microfamily. </w:t>
            </w:r>
          </w:p>
        </w:tc>
      </w:tr>
      <w:tr w:rsidR="004025D7" w:rsidTr="00CD1F8E">
        <w:trPr>
          <w:jc w:val="center"/>
        </w:trPr>
        <w:tc>
          <w:tcPr>
            <w:tcW w:w="582" w:type="dxa"/>
            <w:shd w:val="clear" w:color="auto" w:fill="auto"/>
            <w:vAlign w:val="center"/>
          </w:tcPr>
          <w:p w:rsidR="004025D7" w:rsidRDefault="004025D7" w:rsidP="00CD1F8E">
            <w:pPr>
              <w:spacing w:afterAutospacing="1"/>
              <w:jc w:val="center"/>
            </w:pPr>
            <w:r>
              <w:t>(7)</w:t>
            </w:r>
          </w:p>
        </w:tc>
        <w:tc>
          <w:tcPr>
            <w:tcW w:w="3739" w:type="dxa"/>
            <w:shd w:val="clear" w:color="auto" w:fill="auto"/>
            <w:vAlign w:val="center"/>
          </w:tcPr>
          <w:p w:rsidR="004025D7" w:rsidRDefault="004025D7" w:rsidP="00CD1F8E">
            <w:pPr>
              <w:spacing w:afterAutospacing="1"/>
            </w:pPr>
            <w:r>
              <w:t>getModuleName</w:t>
            </w:r>
          </w:p>
        </w:tc>
        <w:tc>
          <w:tcPr>
            <w:tcW w:w="1080" w:type="dxa"/>
            <w:shd w:val="clear" w:color="auto" w:fill="auto"/>
            <w:vAlign w:val="center"/>
          </w:tcPr>
          <w:p w:rsidR="004025D7" w:rsidRDefault="004025D7" w:rsidP="00CD1F8E">
            <w:pPr>
              <w:spacing w:afterAutospacing="1"/>
            </w:pPr>
            <w:r>
              <w:t>Private</w:t>
            </w:r>
          </w:p>
        </w:tc>
        <w:tc>
          <w:tcPr>
            <w:tcW w:w="2908" w:type="dxa"/>
            <w:shd w:val="clear" w:color="auto" w:fill="auto"/>
            <w:vAlign w:val="center"/>
          </w:tcPr>
          <w:p w:rsidR="004025D7" w:rsidRDefault="004025D7" w:rsidP="00CD1F8E">
            <w:pPr>
              <w:spacing w:afterAutospacing="1"/>
            </w:pPr>
            <w:r>
              <w:t xml:space="preserve">Get MCAL module name from database </w:t>
            </w:r>
          </w:p>
        </w:tc>
      </w:tr>
    </w:tbl>
    <w:p w:rsidR="004025D7" w:rsidRDefault="004025D7">
      <w:pPr>
        <w:pStyle w:val="Heading4"/>
        <w:pPrChange w:id="4563" w:author="Pham Minh Tu" w:date="2019-12-27T14:11:00Z">
          <w:pPr>
            <w:pStyle w:val="Heading3"/>
          </w:pPr>
        </w:pPrChange>
      </w:pPr>
      <w:r>
        <w:t>Fields</w:t>
      </w:r>
    </w:p>
    <w:p w:rsidR="004025D7" w:rsidRDefault="004025D7">
      <w:pPr>
        <w:pStyle w:val="Heading4"/>
        <w:pPrChange w:id="4564" w:author="Pham Minh Tu" w:date="2019-12-27T14:11:00Z">
          <w:pPr>
            <w:pStyle w:val="Heading3"/>
          </w:pPr>
        </w:pPrChange>
      </w:pPr>
      <w:r>
        <w:t>Methods</w:t>
      </w:r>
    </w:p>
    <w:p w:rsidR="004025D7" w:rsidRDefault="004025D7">
      <w:pPr>
        <w:pStyle w:val="Heading5"/>
        <w:pPrChange w:id="4565" w:author="Pham Minh Tu" w:date="2019-12-27T14:11:00Z">
          <w:pPr>
            <w:pStyle w:val="Heading4"/>
          </w:pPr>
        </w:pPrChange>
      </w:pPr>
      <w:r>
        <w:t>Main</w:t>
      </w:r>
    </w:p>
    <w:p w:rsidR="004025D7" w:rsidRDefault="004025D7" w:rsidP="004025D7">
      <w:pPr>
        <w:pStyle w:val="DesignID"/>
      </w:pPr>
      <w:r>
        <w:t>GENERIC_GDD_CLS_046_001:</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Main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string[] args</w:t>
            </w:r>
          </w:p>
        </w:tc>
        <w:tc>
          <w:tcPr>
            <w:tcW w:w="1038" w:type="dxa"/>
            <w:gridSpan w:val="2"/>
            <w:shd w:val="clear" w:color="auto" w:fill="auto"/>
          </w:tcPr>
          <w:p w:rsidR="004025D7" w:rsidRDefault="004025D7" w:rsidP="00CD1F8E">
            <w:r>
              <w:t xml:space="preserve">Args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This is entry point</w:t>
            </w:r>
          </w:p>
          <w:p w:rsidR="004025D7" w:rsidRDefault="004025D7" w:rsidP="00CD1F8E">
            <w:pPr>
              <w:pStyle w:val="SourceCode"/>
            </w:pPr>
            <w:r>
              <w:t>Algorithm:</w:t>
            </w:r>
            <w:r>
              <w:br/>
              <w:t>Workflow of tool as follow:</w:t>
            </w:r>
            <w:r>
              <w:br/>
              <w:t xml:space="preserve">     1. Load all assemply of MCAL module</w:t>
            </w:r>
            <w:r>
              <w:br/>
              <w:t xml:space="preserve">     2. Read all configuration from MCAL module</w:t>
            </w:r>
            <w:r>
              <w:br/>
              <w:t xml:space="preserve">     3. Process input from command line</w:t>
            </w:r>
            <w:r>
              <w:br/>
              <w:t xml:space="preserve">     4. Parsing all data from CDF files, BSWMDT, Translation file</w:t>
            </w:r>
            <w:r>
              <w:br/>
              <w:t xml:space="preserve">     5. Validation all parameters parsed from CDf files.</w:t>
            </w:r>
            <w:r>
              <w:br/>
              <w:t xml:space="preserve">     6. Calculate all value of parameter from CDF files.</w:t>
            </w:r>
            <w:r>
              <w:br/>
              <w:t xml:space="preserve">     7. Validation all calculated value by step 6</w:t>
            </w:r>
            <w:r>
              <w:br/>
              <w:t xml:space="preserve">     8. Generate all values from step 6 to files .c, .h</w:t>
            </w:r>
          </w:p>
        </w:tc>
      </w:tr>
    </w:tbl>
    <w:p w:rsidR="004025D7" w:rsidRDefault="004025D7" w:rsidP="004025D7">
      <w:pPr>
        <w:pStyle w:val="RefReq"/>
      </w:pPr>
      <w:r>
        <w:t xml:space="preserve">{Ref: </w:t>
      </w:r>
      <w:r w:rsidR="0072097B" w:rsidRPr="001402A7">
        <w:rPr>
          <w:rFonts w:cs="Arial"/>
          <w:szCs w:val="20"/>
        </w:rPr>
        <w:t>GENERIC_TFD_</w:t>
      </w:r>
      <w:del w:id="4566" w:author="Pham Minh Tu" w:date="2020-01-03T14:49:00Z">
        <w:r w:rsidR="0072097B" w:rsidRPr="001402A7" w:rsidDel="00C311A1">
          <w:rPr>
            <w:rFonts w:cs="Arial"/>
            <w:szCs w:val="20"/>
          </w:rPr>
          <w:delText>X1x</w:delText>
        </w:r>
      </w:del>
      <w:ins w:id="4567" w:author="Pham Minh Tu" w:date="2020-01-03T14:49:00Z">
        <w:r w:rsidR="00C311A1">
          <w:rPr>
            <w:rFonts w:cs="Arial"/>
            <w:szCs w:val="20"/>
          </w:rPr>
          <w:t>X2x</w:t>
        </w:r>
      </w:ins>
      <w:r w:rsidR="0072097B" w:rsidRPr="001402A7">
        <w:rPr>
          <w:rFonts w:cs="Arial"/>
          <w:szCs w:val="20"/>
        </w:rPr>
        <w:t>_GT_SAMPUSG</w:t>
      </w:r>
      <w:r w:rsidR="0072097B" w:rsidRPr="001402A7">
        <w:t>_</w:t>
      </w:r>
      <w:r w:rsidR="0072097B" w:rsidRPr="001402A7">
        <w:rPr>
          <w:rFonts w:cs="Arial"/>
          <w:szCs w:val="20"/>
        </w:rPr>
        <w:t>006</w:t>
      </w:r>
      <w:r w:rsidR="0072097B">
        <w:rPr>
          <w:rFonts w:cs="Arial"/>
          <w:szCs w:val="20"/>
        </w:rPr>
        <w:t xml:space="preserve">, </w:t>
      </w:r>
      <w:r w:rsidR="0072097B" w:rsidRPr="00E451BA">
        <w:t>GENERIC_TFD_</w:t>
      </w:r>
      <w:del w:id="4568" w:author="Pham Minh Tu" w:date="2020-01-03T14:49:00Z">
        <w:r w:rsidR="0072097B" w:rsidRPr="00E451BA" w:rsidDel="00C311A1">
          <w:delText>X1x</w:delText>
        </w:r>
      </w:del>
      <w:ins w:id="4569" w:author="Pham Minh Tu" w:date="2020-01-03T14:49:00Z">
        <w:r w:rsidR="00C311A1">
          <w:t>X2x</w:t>
        </w:r>
      </w:ins>
      <w:r w:rsidR="0072097B" w:rsidRPr="00E451BA">
        <w:t>_GT_SAMPUSG_013</w:t>
      </w:r>
      <w:r>
        <w:t>}</w:t>
      </w:r>
    </w:p>
    <w:p w:rsidR="004025D7" w:rsidRDefault="004025D7" w:rsidP="004025D7"/>
    <w:p w:rsidR="004025D7" w:rsidRDefault="004025D7">
      <w:pPr>
        <w:pStyle w:val="Heading5"/>
        <w:pPrChange w:id="4570" w:author="Pham Minh Tu" w:date="2019-12-27T14:11:00Z">
          <w:pPr>
            <w:pStyle w:val="Heading4"/>
          </w:pPr>
        </w:pPrChange>
      </w:pPr>
      <w:r>
        <w:t>collectExceptionHierarchyInfo</w:t>
      </w:r>
    </w:p>
    <w:p w:rsidR="004025D7" w:rsidRDefault="004025D7" w:rsidP="004025D7">
      <w:pPr>
        <w:pStyle w:val="DesignID"/>
      </w:pPr>
      <w:r>
        <w:t>GENERIC_GDD_CLS_046_002:</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collectExceptionHierarchyInfo</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A176BC" w:rsidP="00CD1F8E">
            <w:r>
              <w:t>Exception</w:t>
            </w:r>
          </w:p>
        </w:tc>
        <w:tc>
          <w:tcPr>
            <w:tcW w:w="1038" w:type="dxa"/>
            <w:gridSpan w:val="2"/>
            <w:shd w:val="clear" w:color="auto" w:fill="auto"/>
          </w:tcPr>
          <w:p w:rsidR="004025D7" w:rsidRDefault="00A176BC" w:rsidP="00CD1F8E">
            <w:r>
              <w:t>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lastRenderedPageBreak/>
              <w:t>Return</w:t>
            </w:r>
          </w:p>
        </w:tc>
        <w:tc>
          <w:tcPr>
            <w:tcW w:w="4154" w:type="dxa"/>
            <w:vMerge w:val="restart"/>
            <w:shd w:val="clear" w:color="auto" w:fill="auto"/>
          </w:tcPr>
          <w:p w:rsidR="004025D7" w:rsidRDefault="00A176BC" w:rsidP="00CD1F8E">
            <w:r w:rsidRPr="00A176BC">
              <w:t>RETURN a string contain information of exception</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Collect exception and formating to display to user</w:t>
            </w:r>
          </w:p>
          <w:p w:rsidR="004025D7" w:rsidRDefault="004025D7" w:rsidP="00CD1F8E">
            <w:pPr>
              <w:pStyle w:val="SourceCode"/>
            </w:pPr>
            <w:r>
              <w:t>Algorithm:</w:t>
            </w:r>
            <w:r>
              <w:br/>
              <w:t>Access exception object and format follow to template.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4571" w:author="Pham Minh Tu" w:date="2019-12-27T14:12:00Z">
          <w:pPr>
            <w:pStyle w:val="Heading4"/>
          </w:pPr>
        </w:pPrChange>
      </w:pPr>
      <w:r>
        <w:t>getModuleName</w:t>
      </w:r>
    </w:p>
    <w:p w:rsidR="004025D7" w:rsidRDefault="004025D7" w:rsidP="004025D7">
      <w:pPr>
        <w:pStyle w:val="DesignID"/>
      </w:pPr>
      <w:r>
        <w:t>GENERIC_GDD_CLS_046_003:</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getModuleName</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string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Get MCAL module name from database</w:t>
            </w:r>
          </w:p>
          <w:p w:rsidR="004025D7" w:rsidRDefault="004025D7" w:rsidP="00CD1F8E">
            <w:pPr>
              <w:pStyle w:val="SourceCode"/>
            </w:pPr>
            <w:r>
              <w:t>Algorithm:</w:t>
            </w:r>
            <w:r>
              <w:br/>
              <w:t>CALL method GetAndValidateModuleName from component Command Line.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4572" w:author="Pham Minh Tu" w:date="2019-12-27T14:12:00Z">
          <w:pPr>
            <w:pStyle w:val="Heading4"/>
          </w:pPr>
        </w:pPrChange>
      </w:pPr>
      <w:r>
        <w:t>loadConfiguration</w:t>
      </w:r>
    </w:p>
    <w:p w:rsidR="004025D7" w:rsidRDefault="004025D7" w:rsidP="004025D7">
      <w:pPr>
        <w:pStyle w:val="DesignID"/>
      </w:pPr>
      <w:r>
        <w:t>GENERIC_GDD_CLS_046_004:</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loadConfiguration</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Assembly assembly</w:t>
            </w:r>
          </w:p>
        </w:tc>
        <w:tc>
          <w:tcPr>
            <w:tcW w:w="1038" w:type="dxa"/>
            <w:gridSpan w:val="2"/>
            <w:shd w:val="clear" w:color="auto" w:fill="auto"/>
          </w:tcPr>
          <w:p w:rsidR="004025D7" w:rsidRDefault="004025D7" w:rsidP="00CD1F8E">
            <w:r>
              <w:t xml:space="preserve">Specific module assembly </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Load basic information from specific module such as module name, module id, project title, microfamily.</w:t>
            </w:r>
          </w:p>
          <w:p w:rsidR="004025D7" w:rsidRDefault="004025D7" w:rsidP="00CD1F8E">
            <w:pPr>
              <w:pStyle w:val="SourceCode"/>
            </w:pPr>
            <w:r>
              <w:t>Algorithm:</w:t>
            </w:r>
            <w:r>
              <w:br/>
              <w:t>Load assembly and access resource to get module name, module id, project title, module required,</w:t>
            </w:r>
            <w:r>
              <w:br/>
              <w:t xml:space="preserve"> micro family name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4573" w:author="Pham Minh Tu" w:date="2019-12-27T14:12:00Z">
          <w:pPr>
            <w:pStyle w:val="Heading4"/>
          </w:pPr>
        </w:pPrChange>
      </w:pPr>
      <w:r>
        <w:lastRenderedPageBreak/>
        <w:t>printHelpIfNeed</w:t>
      </w:r>
    </w:p>
    <w:p w:rsidR="004025D7" w:rsidRDefault="004025D7" w:rsidP="004025D7">
      <w:pPr>
        <w:pStyle w:val="DesignID"/>
      </w:pPr>
      <w:r>
        <w:t>GENERIC_GDD_CLS_046_005:</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printHelpIfNeed</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Print help tool based on option -h input from user</w:t>
            </w:r>
          </w:p>
          <w:p w:rsidR="004025D7" w:rsidRDefault="004025D7" w:rsidP="00CD1F8E">
            <w:pPr>
              <w:pStyle w:val="SourceCode"/>
            </w:pPr>
            <w:r>
              <w:t>Algorithm:</w:t>
            </w:r>
            <w:r>
              <w:br/>
              <w:t>Print content help of tool according to template</w:t>
            </w:r>
          </w:p>
        </w:tc>
      </w:tr>
    </w:tbl>
    <w:p w:rsidR="004025D7" w:rsidRDefault="004025D7" w:rsidP="004025D7">
      <w:pPr>
        <w:pStyle w:val="RefReq"/>
      </w:pPr>
      <w:r>
        <w:t xml:space="preserve">{Ref: </w:t>
      </w:r>
      <w:r w:rsidR="00630415">
        <w:t>N/A</w:t>
      </w:r>
      <w:r>
        <w:t>}</w:t>
      </w:r>
    </w:p>
    <w:p w:rsidR="004025D7" w:rsidRDefault="004025D7" w:rsidP="004025D7"/>
    <w:p w:rsidR="004025D7" w:rsidRDefault="004025D7">
      <w:pPr>
        <w:pStyle w:val="Heading5"/>
        <w:pPrChange w:id="4574" w:author="Pham Minh Tu" w:date="2019-12-27T14:12:00Z">
          <w:pPr>
            <w:pStyle w:val="Heading4"/>
          </w:pPr>
        </w:pPrChange>
      </w:pPr>
      <w:r>
        <w:t>registerAssemblyTypes</w:t>
      </w:r>
    </w:p>
    <w:p w:rsidR="004025D7" w:rsidRDefault="004025D7" w:rsidP="004025D7">
      <w:pPr>
        <w:pStyle w:val="DesignID"/>
      </w:pPr>
      <w:r>
        <w:t>GENERIC_GDD_CLS_046_006: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registerAssemblyTypes</w:t>
            </w:r>
          </w:p>
        </w:tc>
      </w:tr>
      <w:tr w:rsidR="004025D7" w:rsidTr="00CD1F8E">
        <w:tc>
          <w:tcPr>
            <w:tcW w:w="2077" w:type="dxa"/>
            <w:shd w:val="clear" w:color="auto" w:fill="D0CECE"/>
          </w:tcPr>
          <w:p w:rsidR="004025D7" w:rsidRPr="00E2291F" w:rsidRDefault="004025D7" w:rsidP="00CD1F8E">
            <w:pPr>
              <w:rPr>
                <w:b/>
              </w:rPr>
            </w:pPr>
            <w:r w:rsidRPr="00E2291F">
              <w:rPr>
                <w:b/>
              </w:rPr>
              <w:t>Arguments</w:t>
            </w:r>
          </w:p>
        </w:tc>
        <w:tc>
          <w:tcPr>
            <w:tcW w:w="1038" w:type="dxa"/>
            <w:gridSpan w:val="3"/>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Store all assembly from MCAL module.</w:t>
            </w:r>
          </w:p>
          <w:p w:rsidR="004025D7" w:rsidRDefault="004025D7" w:rsidP="00CD1F8E">
            <w:pPr>
              <w:pStyle w:val="SourceCode"/>
            </w:pPr>
            <w:r>
              <w:t>Algorithm:</w:t>
            </w:r>
            <w:r>
              <w:br/>
              <w:t>Scan all .dll in folder</w:t>
            </w:r>
            <w:r>
              <w:br/>
              <w:t xml:space="preserve"> Get .dll MCAL module based on module name</w:t>
            </w:r>
            <w:r>
              <w:br/>
              <w:t xml:space="preserve"> If .dll MCAL module does not found</w:t>
            </w:r>
            <w:r>
              <w:br/>
              <w:t xml:space="preserve">     Report error ERR000045</w:t>
            </w:r>
            <w:r>
              <w:br/>
              <w:t xml:space="preserve"> end</w:t>
            </w:r>
            <w:r>
              <w:br/>
              <w:t xml:space="preserve"> Load all basic configuration based on .dll MCAL module</w:t>
            </w:r>
            <w:r>
              <w:br/>
              <w:t xml:space="preserve"> Store all members of .dll MCAL module</w:t>
            </w:r>
          </w:p>
        </w:tc>
      </w:tr>
    </w:tbl>
    <w:p w:rsidR="004025D7" w:rsidRDefault="005D0BB2" w:rsidP="004025D7">
      <w:pPr>
        <w:pStyle w:val="RefReq"/>
      </w:pPr>
      <w:r>
        <w:t xml:space="preserve">{Ref: </w:t>
      </w:r>
      <w:r w:rsidR="001D39EF">
        <w:t>[1]</w:t>
      </w:r>
      <w:r w:rsidR="004025D7">
        <w:t xml:space="preserve"> </w:t>
      </w:r>
      <w:r w:rsidRPr="005D0BB2">
        <w:t>CMN_GFD_ERR_045</w:t>
      </w:r>
      <w:r w:rsidR="00730FD0">
        <w:t xml:space="preserve">, </w:t>
      </w:r>
      <w:r w:rsidR="00730FD0" w:rsidRPr="00573671">
        <w:t>GENERIC_TFD_</w:t>
      </w:r>
      <w:del w:id="4575" w:author="Pham Minh Tu" w:date="2020-01-03T14:49:00Z">
        <w:r w:rsidR="00730FD0" w:rsidRPr="00573671" w:rsidDel="00C311A1">
          <w:delText>X1x</w:delText>
        </w:r>
      </w:del>
      <w:ins w:id="4576" w:author="Pham Minh Tu" w:date="2020-01-03T14:49:00Z">
        <w:r w:rsidR="00C311A1">
          <w:t>X2x</w:t>
        </w:r>
      </w:ins>
      <w:r w:rsidR="00730FD0" w:rsidRPr="00573671">
        <w:t>_GT_ERR_045</w:t>
      </w:r>
      <w:r w:rsidR="004025D7">
        <w:t>}</w:t>
      </w:r>
    </w:p>
    <w:p w:rsidR="004025D7" w:rsidRDefault="004025D7" w:rsidP="004025D7"/>
    <w:p w:rsidR="004025D7" w:rsidRDefault="004025D7">
      <w:pPr>
        <w:pStyle w:val="Heading5"/>
        <w:pPrChange w:id="4577" w:author="Pham Minh Tu" w:date="2019-12-27T14:12:00Z">
          <w:pPr>
            <w:pStyle w:val="Heading4"/>
          </w:pPr>
        </w:pPrChange>
      </w:pPr>
      <w:r>
        <w:t>unhandledExceptionHandler</w:t>
      </w:r>
    </w:p>
    <w:p w:rsidR="004025D7" w:rsidRDefault="004025D7" w:rsidP="004025D7">
      <w:pPr>
        <w:pStyle w:val="DesignID"/>
      </w:pPr>
      <w:r>
        <w:t>GENERIC_GDD_CLS_046_007:</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77"/>
        <w:gridCol w:w="4154"/>
        <w:gridCol w:w="1038"/>
        <w:gridCol w:w="1039"/>
      </w:tblGrid>
      <w:tr w:rsidR="004025D7" w:rsidTr="00CD1F8E">
        <w:tc>
          <w:tcPr>
            <w:tcW w:w="2077" w:type="dxa"/>
            <w:shd w:val="clear" w:color="auto" w:fill="D0CECE"/>
          </w:tcPr>
          <w:p w:rsidR="004025D7" w:rsidRPr="00E2291F" w:rsidRDefault="004025D7" w:rsidP="00CD1F8E">
            <w:pPr>
              <w:rPr>
                <w:b/>
              </w:rPr>
            </w:pPr>
            <w:r w:rsidRPr="00E2291F">
              <w:rPr>
                <w:b/>
              </w:rPr>
              <w:t>Method Name</w:t>
            </w:r>
          </w:p>
        </w:tc>
        <w:tc>
          <w:tcPr>
            <w:tcW w:w="1038" w:type="dxa"/>
            <w:gridSpan w:val="3"/>
            <w:shd w:val="clear" w:color="auto" w:fill="auto"/>
          </w:tcPr>
          <w:p w:rsidR="004025D7" w:rsidRDefault="004025D7" w:rsidP="00CD1F8E">
            <w:r>
              <w:t>unhandledExceptionHandler</w:t>
            </w:r>
          </w:p>
        </w:tc>
      </w:tr>
      <w:tr w:rsidR="004025D7" w:rsidTr="00CD1F8E">
        <w:tc>
          <w:tcPr>
            <w:tcW w:w="2077" w:type="dxa"/>
            <w:vMerge w:val="restart"/>
            <w:shd w:val="clear" w:color="auto" w:fill="D0CECE"/>
          </w:tcPr>
          <w:p w:rsidR="004025D7" w:rsidRPr="00E2291F" w:rsidRDefault="004025D7" w:rsidP="00CD1F8E">
            <w:pPr>
              <w:rPr>
                <w:b/>
              </w:rPr>
            </w:pPr>
            <w:r w:rsidRPr="00E2291F">
              <w:rPr>
                <w:b/>
              </w:rPr>
              <w:t>Arguments</w:t>
            </w:r>
          </w:p>
        </w:tc>
        <w:tc>
          <w:tcPr>
            <w:tcW w:w="4154" w:type="dxa"/>
            <w:vMerge w:val="restart"/>
            <w:shd w:val="clear" w:color="auto" w:fill="auto"/>
          </w:tcPr>
          <w:p w:rsidR="004025D7" w:rsidRDefault="004025D7" w:rsidP="00CD1F8E">
            <w:r>
              <w:t>object sender</w:t>
            </w:r>
          </w:p>
        </w:tc>
        <w:tc>
          <w:tcPr>
            <w:tcW w:w="1038" w:type="dxa"/>
            <w:gridSpan w:val="2"/>
            <w:shd w:val="clear" w:color="auto" w:fill="auto"/>
          </w:tcPr>
          <w:p w:rsidR="004025D7" w:rsidRDefault="004025D7" w:rsidP="00CD1F8E">
            <w:r>
              <w:t>Sender</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4154" w:type="dxa"/>
            <w:vMerge w:val="restart"/>
            <w:shd w:val="clear" w:color="auto" w:fill="auto"/>
          </w:tcPr>
          <w:p w:rsidR="004025D7" w:rsidRDefault="004025D7" w:rsidP="00CD1F8E">
            <w:r>
              <w:t>UnhandledExceptionEventArgs e</w:t>
            </w:r>
          </w:p>
        </w:tc>
        <w:tc>
          <w:tcPr>
            <w:tcW w:w="1038" w:type="dxa"/>
            <w:gridSpan w:val="2"/>
            <w:shd w:val="clear" w:color="auto" w:fill="auto"/>
          </w:tcPr>
          <w:p w:rsidR="004025D7" w:rsidRDefault="004025D7" w:rsidP="00CD1F8E">
            <w:r>
              <w:t>Exception</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None</w:t>
            </w:r>
          </w:p>
        </w:tc>
      </w:tr>
      <w:tr w:rsidR="004025D7" w:rsidTr="00CD1F8E">
        <w:tc>
          <w:tcPr>
            <w:tcW w:w="2077" w:type="dxa"/>
            <w:vMerge w:val="restart"/>
            <w:shd w:val="clear" w:color="auto" w:fill="D0CECE"/>
          </w:tcPr>
          <w:p w:rsidR="004025D7" w:rsidRPr="00E2291F" w:rsidRDefault="004025D7" w:rsidP="00CD1F8E">
            <w:pPr>
              <w:rPr>
                <w:b/>
              </w:rPr>
            </w:pPr>
            <w:r w:rsidRPr="00E2291F">
              <w:rPr>
                <w:b/>
              </w:rPr>
              <w:t>Return</w:t>
            </w:r>
          </w:p>
        </w:tc>
        <w:tc>
          <w:tcPr>
            <w:tcW w:w="4154" w:type="dxa"/>
            <w:vMerge w:val="restart"/>
            <w:shd w:val="clear" w:color="auto" w:fill="auto"/>
          </w:tcPr>
          <w:p w:rsidR="004025D7" w:rsidRDefault="004025D7" w:rsidP="00CD1F8E">
            <w:r>
              <w:t xml:space="preserve">RETURN a void </w:t>
            </w:r>
          </w:p>
        </w:tc>
        <w:tc>
          <w:tcPr>
            <w:tcW w:w="1038" w:type="dxa"/>
            <w:gridSpan w:val="2"/>
            <w:shd w:val="clear" w:color="auto" w:fill="auto"/>
          </w:tcPr>
          <w:p w:rsidR="004025D7" w:rsidRDefault="004025D7" w:rsidP="00CD1F8E">
            <w:r>
              <w:t>None</w:t>
            </w:r>
          </w:p>
        </w:tc>
      </w:tr>
      <w:tr w:rsidR="004025D7" w:rsidTr="00CD1F8E">
        <w:tc>
          <w:tcPr>
            <w:tcW w:w="2077" w:type="dxa"/>
            <w:vMerge/>
            <w:shd w:val="clear" w:color="auto" w:fill="D0CECE"/>
          </w:tcPr>
          <w:p w:rsidR="004025D7" w:rsidRPr="00E2291F" w:rsidRDefault="004025D7" w:rsidP="00CD1F8E">
            <w:pPr>
              <w:rPr>
                <w:b/>
              </w:rPr>
            </w:pPr>
          </w:p>
        </w:tc>
        <w:tc>
          <w:tcPr>
            <w:tcW w:w="2077" w:type="dxa"/>
            <w:vMerge/>
            <w:shd w:val="clear" w:color="auto" w:fill="auto"/>
          </w:tcPr>
          <w:p w:rsidR="004025D7" w:rsidRDefault="004025D7" w:rsidP="00CD1F8E"/>
        </w:tc>
        <w:tc>
          <w:tcPr>
            <w:tcW w:w="1038" w:type="dxa"/>
            <w:shd w:val="clear" w:color="auto" w:fill="D3D3D3"/>
          </w:tcPr>
          <w:p w:rsidR="004025D7" w:rsidRDefault="004025D7" w:rsidP="00CD1F8E">
            <w:r>
              <w:t>Range:</w:t>
            </w:r>
          </w:p>
        </w:tc>
        <w:tc>
          <w:tcPr>
            <w:tcW w:w="1038" w:type="dxa"/>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lastRenderedPageBreak/>
              <w:t>Generated Value</w:t>
            </w:r>
          </w:p>
        </w:tc>
        <w:tc>
          <w:tcPr>
            <w:tcW w:w="6231" w:type="dxa"/>
            <w:gridSpan w:val="3"/>
            <w:shd w:val="clear" w:color="auto" w:fill="auto"/>
          </w:tcPr>
          <w:p w:rsidR="004025D7" w:rsidRDefault="004025D7" w:rsidP="00CD1F8E">
            <w:r>
              <w:t xml:space="preserve"> None </w:t>
            </w:r>
          </w:p>
        </w:tc>
      </w:tr>
      <w:tr w:rsidR="004025D7" w:rsidTr="00CD1F8E">
        <w:tc>
          <w:tcPr>
            <w:tcW w:w="2077" w:type="dxa"/>
            <w:shd w:val="clear" w:color="auto" w:fill="D0CECE"/>
          </w:tcPr>
          <w:p w:rsidR="004025D7" w:rsidRPr="00E2291F" w:rsidRDefault="004025D7" w:rsidP="00CD1F8E">
            <w:pPr>
              <w:rPr>
                <w:b/>
              </w:rPr>
            </w:pPr>
            <w:r w:rsidRPr="00E2291F">
              <w:rPr>
                <w:b/>
              </w:rPr>
              <w:t>Description</w:t>
            </w:r>
          </w:p>
        </w:tc>
        <w:tc>
          <w:tcPr>
            <w:tcW w:w="6231" w:type="dxa"/>
            <w:gridSpan w:val="3"/>
            <w:shd w:val="clear" w:color="auto" w:fill="auto"/>
          </w:tcPr>
          <w:p w:rsidR="004025D7" w:rsidRDefault="004025D7" w:rsidP="00CD1F8E">
            <w:pPr>
              <w:pStyle w:val="SourceCode"/>
            </w:pPr>
            <w:r>
              <w:t>Throw exception if have any unexpected exception</w:t>
            </w:r>
          </w:p>
          <w:p w:rsidR="004025D7" w:rsidRDefault="004025D7" w:rsidP="00CD1F8E">
            <w:pPr>
              <w:pStyle w:val="SourceCode"/>
            </w:pPr>
            <w:r>
              <w:t>Algorithm:</w:t>
            </w:r>
            <w:r>
              <w:br/>
              <w:t>Check type of exception, print message then exit</w:t>
            </w:r>
          </w:p>
          <w:p w:rsidR="005D0BB2" w:rsidRDefault="005D0BB2" w:rsidP="005D0BB2">
            <w:pPr>
              <w:pStyle w:val="SourceCode"/>
            </w:pPr>
            <w:r>
              <w:t>If type of exception as MissingFieldException</w:t>
            </w:r>
          </w:p>
          <w:p w:rsidR="005D0BB2" w:rsidRDefault="005D0BB2" w:rsidP="005D0BB2">
            <w:pPr>
              <w:pStyle w:val="SourceCode"/>
            </w:pPr>
            <w:r>
              <w:t xml:space="preserve">     report error ERR000043</w:t>
            </w:r>
          </w:p>
        </w:tc>
      </w:tr>
    </w:tbl>
    <w:p w:rsidR="004025D7" w:rsidRDefault="005D0BB2" w:rsidP="004025D7">
      <w:pPr>
        <w:pStyle w:val="RefReq"/>
      </w:pPr>
      <w:r>
        <w:t xml:space="preserve">{Ref: </w:t>
      </w:r>
      <w:r w:rsidR="001D39EF">
        <w:t>[1]</w:t>
      </w:r>
      <w:r w:rsidR="004025D7">
        <w:t xml:space="preserve"> </w:t>
      </w:r>
      <w:r w:rsidRPr="005D0BB2">
        <w:t>CMN_GFD_ERR_043</w:t>
      </w:r>
      <w:r w:rsidR="00730FD0">
        <w:t xml:space="preserve">, </w:t>
      </w:r>
      <w:r w:rsidR="00730FD0" w:rsidRPr="00573671">
        <w:t>GENERIC_TFD_</w:t>
      </w:r>
      <w:del w:id="4578" w:author="Pham Minh Tu" w:date="2020-01-03T14:49:00Z">
        <w:r w:rsidR="00730FD0" w:rsidRPr="00573671" w:rsidDel="00C311A1">
          <w:delText>X1x</w:delText>
        </w:r>
      </w:del>
      <w:ins w:id="4579" w:author="Pham Minh Tu" w:date="2020-01-03T14:49:00Z">
        <w:r w:rsidR="00C311A1">
          <w:t>X2x</w:t>
        </w:r>
      </w:ins>
      <w:r w:rsidR="00730FD0" w:rsidRPr="00573671">
        <w:t>_GT_ERR_043</w:t>
      </w:r>
      <w:r w:rsidR="00673A50">
        <w:t>,</w:t>
      </w:r>
      <w:r w:rsidR="00673A50" w:rsidRPr="00673A50">
        <w:t xml:space="preserve"> </w:t>
      </w:r>
      <w:r w:rsidR="00673A50" w:rsidRPr="003231C6">
        <w:t>GENERIC_TFD_</w:t>
      </w:r>
      <w:del w:id="4580" w:author="Pham Minh Tu" w:date="2020-01-03T14:49:00Z">
        <w:r w:rsidR="00673A50" w:rsidRPr="003231C6" w:rsidDel="00C311A1">
          <w:delText>X1x</w:delText>
        </w:r>
      </w:del>
      <w:ins w:id="4581" w:author="Pham Minh Tu" w:date="2020-01-03T14:49:00Z">
        <w:r w:rsidR="00C311A1">
          <w:t>X2x</w:t>
        </w:r>
      </w:ins>
      <w:r w:rsidR="00673A50" w:rsidRPr="003231C6">
        <w:t>_GT_ECU_001</w:t>
      </w:r>
      <w:r w:rsidR="004025D7">
        <w:t>}</w:t>
      </w:r>
    </w:p>
    <w:p w:rsidR="000F5BF6" w:rsidDel="00742B51" w:rsidRDefault="000F5BF6">
      <w:pPr>
        <w:pStyle w:val="Heading2"/>
        <w:rPr>
          <w:moveFrom w:id="4582" w:author="Pham Minh Tu" w:date="2019-12-27T14:15:00Z"/>
        </w:rPr>
      </w:pPr>
      <w:moveFromRangeStart w:id="4583" w:author="Pham Minh Tu" w:date="2019-12-27T14:15:00Z" w:name="move28348560"/>
      <w:moveFrom w:id="4584" w:author="Pham Minh Tu" w:date="2019-12-27T14:15:00Z">
        <w:r w:rsidRPr="000F5BF6" w:rsidDel="00742B51">
          <w:t>ParseConfigStatus</w:t>
        </w:r>
      </w:moveFrom>
    </w:p>
    <w:p w:rsidR="000F5BF6" w:rsidDel="00742B51" w:rsidRDefault="000F5BF6" w:rsidP="000F5BF6">
      <w:pPr>
        <w:rPr>
          <w:moveFrom w:id="4585" w:author="Pham Minh Tu" w:date="2019-12-27T14:15:00Z"/>
          <w:rFonts w:cs="Arial"/>
        </w:rPr>
      </w:pPr>
      <w:moveFrom w:id="4586" w:author="Pham Minh Tu" w:date="2019-12-27T14:15:00Z">
        <w:r w:rsidRPr="006D3C18" w:rsidDel="00742B51">
          <w:rPr>
            <w:rFonts w:cs="Arial"/>
          </w:rPr>
          <w:t>G</w:t>
        </w:r>
        <w:r w:rsidDel="00742B51">
          <w:rPr>
            <w:rFonts w:cs="Arial"/>
          </w:rPr>
          <w:t>ENERIC_GDD_DTT_</w:t>
        </w:r>
        <w:r w:rsidRPr="006D3C18" w:rsidDel="00742B51">
          <w:rPr>
            <w:rFonts w:cs="Arial"/>
          </w:rPr>
          <w:t>00</w:t>
        </w:r>
        <w:r w:rsidDel="00742B51">
          <w:rPr>
            <w:rFonts w:cs="Arial"/>
          </w:rPr>
          <w:t>3</w:t>
        </w:r>
        <w:r w:rsidDel="00742B51">
          <w:rPr>
            <w:rFonts w:cs="Arial"/>
            <w:b/>
          </w:rPr>
          <w:t>:</w:t>
        </w:r>
        <w:r w:rsidRPr="000F5BF6" w:rsidDel="00742B51">
          <w:rPr>
            <w:rFonts w:cs="Arial"/>
          </w:rPr>
          <w:t xml:space="preserve"> </w:t>
        </w:r>
      </w:moveFrom>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421"/>
        <w:gridCol w:w="3160"/>
        <w:gridCol w:w="1971"/>
        <w:gridCol w:w="1971"/>
      </w:tblGrid>
      <w:tr w:rsidR="000F5BF6" w:rsidDel="00742B51" w:rsidTr="006A2D2D">
        <w:trPr>
          <w:jc w:val="center"/>
        </w:trPr>
        <w:tc>
          <w:tcPr>
            <w:tcW w:w="834" w:type="pct"/>
            <w:tcBorders>
              <w:top w:val="single" w:sz="4" w:space="0" w:color="auto"/>
              <w:left w:val="single" w:sz="4" w:space="0" w:color="auto"/>
              <w:bottom w:val="single" w:sz="4" w:space="0" w:color="auto"/>
              <w:right w:val="single" w:sz="4" w:space="0" w:color="auto"/>
            </w:tcBorders>
            <w:shd w:val="clear" w:color="auto" w:fill="D9D9D9"/>
          </w:tcPr>
          <w:p w:rsidR="000F5BF6" w:rsidDel="00742B51" w:rsidRDefault="000F5BF6" w:rsidP="006A2D2D">
            <w:pPr>
              <w:widowControl w:val="0"/>
              <w:spacing w:after="0"/>
              <w:jc w:val="both"/>
              <w:rPr>
                <w:moveFrom w:id="4587" w:author="Pham Minh Tu" w:date="2019-12-27T14:15:00Z"/>
                <w:rFonts w:eastAsia="MS Gothic" w:cs="Arial"/>
                <w:b/>
                <w:bCs/>
                <w:kern w:val="2"/>
                <w:szCs w:val="21"/>
              </w:rPr>
            </w:pPr>
            <w:moveFrom w:id="4588" w:author="Pham Minh Tu" w:date="2019-12-27T14:15:00Z">
              <w:r w:rsidDel="00742B51">
                <w:rPr>
                  <w:rFonts w:eastAsia="MS Gothic" w:cs="Arial"/>
                  <w:b/>
                  <w:bCs/>
                  <w:kern w:val="2"/>
                  <w:szCs w:val="21"/>
                </w:rPr>
                <w:t>Type:</w:t>
              </w:r>
            </w:moveFrom>
          </w:p>
        </w:tc>
        <w:tc>
          <w:tcPr>
            <w:tcW w:w="4166" w:type="pct"/>
            <w:gridSpan w:val="3"/>
            <w:tcBorders>
              <w:top w:val="single" w:sz="4" w:space="0" w:color="auto"/>
              <w:left w:val="single" w:sz="4" w:space="0" w:color="auto"/>
              <w:bottom w:val="single" w:sz="4" w:space="0" w:color="auto"/>
              <w:right w:val="single" w:sz="4" w:space="0" w:color="auto"/>
            </w:tcBorders>
          </w:tcPr>
          <w:p w:rsidR="000F5BF6" w:rsidDel="00742B51" w:rsidRDefault="000F5BF6" w:rsidP="006A2D2D">
            <w:pPr>
              <w:widowControl w:val="0"/>
              <w:spacing w:after="0"/>
              <w:jc w:val="both"/>
              <w:rPr>
                <w:moveFrom w:id="4589" w:author="Pham Minh Tu" w:date="2019-12-27T14:15:00Z"/>
                <w:rFonts w:eastAsia="MS Gothic" w:cs="Arial"/>
                <w:kern w:val="2"/>
                <w:szCs w:val="21"/>
              </w:rPr>
            </w:pPr>
            <w:moveFrom w:id="4590" w:author="Pham Minh Tu" w:date="2019-12-27T14:15:00Z">
              <w:r w:rsidDel="00742B51">
                <w:rPr>
                  <w:rFonts w:eastAsia="MS Gothic" w:cs="Arial"/>
                  <w:kern w:val="2"/>
                  <w:szCs w:val="21"/>
                </w:rPr>
                <w:t>enum</w:t>
              </w:r>
            </w:moveFrom>
          </w:p>
        </w:tc>
      </w:tr>
      <w:tr w:rsidR="000F5BF6" w:rsidDel="00742B51" w:rsidTr="000F5BF6">
        <w:trPr>
          <w:trHeight w:val="329"/>
          <w:jc w:val="center"/>
        </w:trPr>
        <w:tc>
          <w:tcPr>
            <w:tcW w:w="834" w:type="pct"/>
            <w:vMerge w:val="restart"/>
            <w:tcBorders>
              <w:top w:val="single" w:sz="4" w:space="0" w:color="auto"/>
              <w:left w:val="single" w:sz="4" w:space="0" w:color="auto"/>
              <w:right w:val="single" w:sz="4" w:space="0" w:color="auto"/>
            </w:tcBorders>
            <w:shd w:val="clear" w:color="auto" w:fill="D9D9D9"/>
            <w:hideMark/>
          </w:tcPr>
          <w:p w:rsidR="000F5BF6" w:rsidDel="00742B51" w:rsidRDefault="000F5BF6" w:rsidP="006A2D2D">
            <w:pPr>
              <w:widowControl w:val="0"/>
              <w:spacing w:after="0"/>
              <w:jc w:val="both"/>
              <w:rPr>
                <w:moveFrom w:id="4591" w:author="Pham Minh Tu" w:date="2019-12-27T14:15:00Z"/>
                <w:rFonts w:eastAsia="MS Gothic" w:cs="Arial"/>
                <w:kern w:val="2"/>
                <w:szCs w:val="21"/>
              </w:rPr>
            </w:pPr>
            <w:moveFrom w:id="4592" w:author="Pham Minh Tu" w:date="2019-12-27T14:15:00Z">
              <w:r w:rsidDel="00742B51">
                <w:rPr>
                  <w:rFonts w:eastAsia="MS Gothic" w:cs="Arial"/>
                  <w:b/>
                  <w:bCs/>
                  <w:kern w:val="2"/>
                  <w:szCs w:val="21"/>
                </w:rPr>
                <w:t>Elements:</w:t>
              </w:r>
            </w:moveFrom>
          </w:p>
        </w:tc>
        <w:tc>
          <w:tcPr>
            <w:tcW w:w="1854" w:type="pct"/>
            <w:vMerge w:val="restart"/>
            <w:tcBorders>
              <w:top w:val="single" w:sz="4" w:space="0" w:color="auto"/>
              <w:left w:val="single" w:sz="4" w:space="0" w:color="auto"/>
              <w:right w:val="single" w:sz="4" w:space="0" w:color="auto"/>
            </w:tcBorders>
          </w:tcPr>
          <w:p w:rsidR="000F5BF6" w:rsidRPr="008E25F1" w:rsidDel="00742B51" w:rsidRDefault="000F5BF6" w:rsidP="006A2D2D">
            <w:pPr>
              <w:autoSpaceDE w:val="0"/>
              <w:autoSpaceDN w:val="0"/>
              <w:adjustRightInd w:val="0"/>
              <w:spacing w:after="0"/>
              <w:rPr>
                <w:moveFrom w:id="4593" w:author="Pham Minh Tu" w:date="2019-12-27T14:15:00Z"/>
                <w:rFonts w:cs="Arial"/>
                <w:sz w:val="19"/>
                <w:szCs w:val="19"/>
              </w:rPr>
            </w:pPr>
            <w:moveFrom w:id="4594" w:author="Pham Minh Tu" w:date="2019-12-27T14:15:00Z">
              <w:r w:rsidRPr="0005240D" w:rsidDel="00742B51">
                <w:rPr>
                  <w:rFonts w:ascii="Consolas" w:eastAsiaTheme="minorHAnsi" w:hAnsi="Consolas" w:cs="Consolas"/>
                  <w:color w:val="000000"/>
                  <w:sz w:val="19"/>
                  <w:szCs w:val="19"/>
                  <w:lang w:eastAsia="en-US"/>
                </w:rPr>
                <w:t>SUCCESS</w:t>
              </w:r>
            </w:moveFrom>
          </w:p>
        </w:tc>
        <w:tc>
          <w:tcPr>
            <w:tcW w:w="2313" w:type="pct"/>
            <w:gridSpan w:val="2"/>
            <w:tcBorders>
              <w:top w:val="single" w:sz="4" w:space="0" w:color="auto"/>
              <w:left w:val="single" w:sz="4" w:space="0" w:color="auto"/>
              <w:bottom w:val="single" w:sz="4" w:space="0" w:color="auto"/>
              <w:right w:val="single" w:sz="4" w:space="0" w:color="auto"/>
            </w:tcBorders>
          </w:tcPr>
          <w:p w:rsidR="000F5BF6" w:rsidDel="00742B51" w:rsidRDefault="000F5BF6" w:rsidP="006A2D2D">
            <w:pPr>
              <w:widowControl w:val="0"/>
              <w:spacing w:after="0"/>
              <w:jc w:val="both"/>
              <w:rPr>
                <w:moveFrom w:id="4595" w:author="Pham Minh Tu" w:date="2019-12-27T14:15:00Z"/>
                <w:rFonts w:eastAsia="MS Gothic" w:cs="Arial"/>
                <w:kern w:val="2"/>
                <w:szCs w:val="21"/>
              </w:rPr>
            </w:pPr>
            <w:moveFrom w:id="4596" w:author="Pham Minh Tu" w:date="2019-12-27T14:15:00Z">
              <w:r w:rsidDel="00742B51">
                <w:rPr>
                  <w:rFonts w:eastAsia="MS Gothic" w:cs="Arial"/>
                  <w:kern w:val="2"/>
                  <w:szCs w:val="21"/>
                </w:rPr>
                <w:t>Success</w:t>
              </w:r>
            </w:moveFrom>
          </w:p>
        </w:tc>
      </w:tr>
      <w:tr w:rsidR="000F5BF6" w:rsidDel="00742B51" w:rsidTr="006A2D2D">
        <w:trPr>
          <w:trHeight w:val="112"/>
          <w:jc w:val="center"/>
        </w:trPr>
        <w:tc>
          <w:tcPr>
            <w:tcW w:w="834" w:type="pct"/>
            <w:vMerge/>
            <w:tcBorders>
              <w:left w:val="single" w:sz="4" w:space="0" w:color="auto"/>
              <w:right w:val="single" w:sz="4" w:space="0" w:color="auto"/>
            </w:tcBorders>
            <w:shd w:val="clear" w:color="auto" w:fill="D9D9D9"/>
          </w:tcPr>
          <w:p w:rsidR="000F5BF6" w:rsidDel="00742B51" w:rsidRDefault="000F5BF6" w:rsidP="006A2D2D">
            <w:pPr>
              <w:widowControl w:val="0"/>
              <w:spacing w:after="0"/>
              <w:jc w:val="both"/>
              <w:rPr>
                <w:moveFrom w:id="4597" w:author="Pham Minh Tu" w:date="2019-12-27T14:15:00Z"/>
                <w:rFonts w:eastAsia="MS Gothic" w:cs="Arial"/>
                <w:b/>
                <w:bCs/>
                <w:kern w:val="2"/>
                <w:szCs w:val="21"/>
              </w:rPr>
            </w:pPr>
          </w:p>
        </w:tc>
        <w:tc>
          <w:tcPr>
            <w:tcW w:w="1854" w:type="pct"/>
            <w:vMerge/>
            <w:tcBorders>
              <w:left w:val="single" w:sz="4" w:space="0" w:color="auto"/>
              <w:bottom w:val="single" w:sz="4" w:space="0" w:color="auto"/>
              <w:right w:val="single" w:sz="4" w:space="0" w:color="auto"/>
            </w:tcBorders>
          </w:tcPr>
          <w:p w:rsidR="000F5BF6" w:rsidRPr="008E25F1" w:rsidDel="00742B51" w:rsidRDefault="000F5BF6" w:rsidP="006A2D2D">
            <w:pPr>
              <w:widowControl w:val="0"/>
              <w:spacing w:after="0"/>
              <w:jc w:val="both"/>
              <w:rPr>
                <w:moveFrom w:id="4598" w:author="Pham Minh Tu" w:date="2019-12-27T14:15:00Z"/>
                <w:rFonts w:eastAsia="MS Gothic" w:cs="Arial"/>
                <w:kern w:val="2"/>
                <w:szCs w:val="21"/>
              </w:rPr>
            </w:pPr>
          </w:p>
        </w:tc>
        <w:tc>
          <w:tcPr>
            <w:tcW w:w="1156" w:type="pct"/>
            <w:tcBorders>
              <w:top w:val="single" w:sz="4" w:space="0" w:color="auto"/>
              <w:left w:val="single" w:sz="4" w:space="0" w:color="auto"/>
              <w:bottom w:val="single" w:sz="4" w:space="0" w:color="auto"/>
              <w:right w:val="single" w:sz="4" w:space="0" w:color="auto"/>
            </w:tcBorders>
            <w:shd w:val="clear" w:color="auto" w:fill="D9D9D9"/>
          </w:tcPr>
          <w:p w:rsidR="000F5BF6" w:rsidDel="00742B51" w:rsidRDefault="000F5BF6" w:rsidP="006A2D2D">
            <w:pPr>
              <w:widowControl w:val="0"/>
              <w:spacing w:after="0"/>
              <w:jc w:val="both"/>
              <w:rPr>
                <w:moveFrom w:id="4599" w:author="Pham Minh Tu" w:date="2019-12-27T14:15:00Z"/>
                <w:rFonts w:eastAsia="MS Gothic" w:cs="Arial"/>
                <w:kern w:val="2"/>
                <w:szCs w:val="21"/>
              </w:rPr>
            </w:pPr>
            <w:moveFrom w:id="4600" w:author="Pham Minh Tu" w:date="2019-12-27T14:15:00Z">
              <w:r w:rsidDel="00742B51">
                <w:rPr>
                  <w:rFonts w:eastAsia="MS Gothic" w:cs="Arial"/>
                  <w:b/>
                  <w:kern w:val="2"/>
                  <w:szCs w:val="21"/>
                </w:rPr>
                <w:t>Range:</w:t>
              </w:r>
            </w:moveFrom>
          </w:p>
        </w:tc>
        <w:tc>
          <w:tcPr>
            <w:tcW w:w="1156" w:type="pct"/>
            <w:tcBorders>
              <w:top w:val="single" w:sz="4" w:space="0" w:color="auto"/>
              <w:left w:val="single" w:sz="4" w:space="0" w:color="auto"/>
              <w:bottom w:val="single" w:sz="4" w:space="0" w:color="auto"/>
              <w:right w:val="single" w:sz="4" w:space="0" w:color="auto"/>
            </w:tcBorders>
          </w:tcPr>
          <w:p w:rsidR="000F5BF6" w:rsidDel="00742B51" w:rsidRDefault="000F5BF6" w:rsidP="006A2D2D">
            <w:pPr>
              <w:widowControl w:val="0"/>
              <w:spacing w:after="0"/>
              <w:jc w:val="both"/>
              <w:rPr>
                <w:moveFrom w:id="4601" w:author="Pham Minh Tu" w:date="2019-12-27T14:15:00Z"/>
                <w:rFonts w:eastAsia="MS Gothic" w:cs="Arial"/>
                <w:kern w:val="2"/>
                <w:szCs w:val="21"/>
              </w:rPr>
            </w:pPr>
            <w:moveFrom w:id="4602" w:author="Pham Minh Tu" w:date="2019-12-27T14:15:00Z">
              <w:r w:rsidDel="00742B51">
                <w:rPr>
                  <w:rFonts w:eastAsia="MS Gothic" w:cs="Arial"/>
                  <w:kern w:val="2"/>
                  <w:szCs w:val="21"/>
                </w:rPr>
                <w:t>None</w:t>
              </w:r>
            </w:moveFrom>
          </w:p>
        </w:tc>
      </w:tr>
      <w:tr w:rsidR="000F5BF6" w:rsidDel="00742B51" w:rsidTr="006A2D2D">
        <w:trPr>
          <w:trHeight w:val="113"/>
          <w:jc w:val="center"/>
        </w:trPr>
        <w:tc>
          <w:tcPr>
            <w:tcW w:w="834" w:type="pct"/>
            <w:vMerge/>
            <w:tcBorders>
              <w:left w:val="single" w:sz="4" w:space="0" w:color="auto"/>
              <w:right w:val="single" w:sz="4" w:space="0" w:color="auto"/>
            </w:tcBorders>
            <w:shd w:val="clear" w:color="auto" w:fill="D9D9D9"/>
          </w:tcPr>
          <w:p w:rsidR="000F5BF6" w:rsidDel="00742B51" w:rsidRDefault="000F5BF6" w:rsidP="006A2D2D">
            <w:pPr>
              <w:widowControl w:val="0"/>
              <w:spacing w:after="0"/>
              <w:jc w:val="both"/>
              <w:rPr>
                <w:moveFrom w:id="4603" w:author="Pham Minh Tu" w:date="2019-12-27T14:15:00Z"/>
                <w:rFonts w:eastAsia="MS Gothic" w:cs="Arial"/>
                <w:kern w:val="2"/>
                <w:szCs w:val="21"/>
              </w:rPr>
            </w:pPr>
          </w:p>
        </w:tc>
        <w:tc>
          <w:tcPr>
            <w:tcW w:w="1854" w:type="pct"/>
            <w:vMerge w:val="restart"/>
            <w:tcBorders>
              <w:top w:val="single" w:sz="4" w:space="0" w:color="auto"/>
              <w:left w:val="single" w:sz="4" w:space="0" w:color="auto"/>
              <w:right w:val="single" w:sz="4" w:space="0" w:color="auto"/>
            </w:tcBorders>
          </w:tcPr>
          <w:p w:rsidR="000F5BF6" w:rsidRPr="008E25F1" w:rsidDel="00742B51" w:rsidRDefault="000F5BF6" w:rsidP="006A2D2D">
            <w:pPr>
              <w:autoSpaceDE w:val="0"/>
              <w:autoSpaceDN w:val="0"/>
              <w:adjustRightInd w:val="0"/>
              <w:spacing w:after="0"/>
              <w:rPr>
                <w:moveFrom w:id="4604" w:author="Pham Minh Tu" w:date="2019-12-27T14:15:00Z"/>
                <w:rFonts w:cs="Arial"/>
                <w:sz w:val="19"/>
                <w:szCs w:val="19"/>
              </w:rPr>
            </w:pPr>
            <w:moveFrom w:id="4605" w:author="Pham Minh Tu" w:date="2019-12-27T14:15:00Z">
              <w:r w:rsidRPr="000F5BF6" w:rsidDel="00742B51">
                <w:rPr>
                  <w:rFonts w:ascii="Consolas" w:eastAsiaTheme="minorHAnsi" w:hAnsi="Consolas" w:cs="Consolas"/>
                  <w:color w:val="000000"/>
                  <w:sz w:val="19"/>
                  <w:szCs w:val="19"/>
                  <w:lang w:eastAsia="en-US"/>
                </w:rPr>
                <w:t>NoData</w:t>
              </w:r>
            </w:moveFrom>
          </w:p>
        </w:tc>
        <w:tc>
          <w:tcPr>
            <w:tcW w:w="2313" w:type="pct"/>
            <w:gridSpan w:val="2"/>
            <w:tcBorders>
              <w:top w:val="single" w:sz="4" w:space="0" w:color="auto"/>
              <w:left w:val="single" w:sz="4" w:space="0" w:color="auto"/>
              <w:bottom w:val="single" w:sz="4" w:space="0" w:color="auto"/>
              <w:right w:val="single" w:sz="4" w:space="0" w:color="auto"/>
            </w:tcBorders>
          </w:tcPr>
          <w:p w:rsidR="000F5BF6" w:rsidDel="00742B51" w:rsidRDefault="000F5BF6" w:rsidP="000F5BF6">
            <w:pPr>
              <w:widowControl w:val="0"/>
              <w:spacing w:after="0"/>
              <w:rPr>
                <w:moveFrom w:id="4606" w:author="Pham Minh Tu" w:date="2019-12-27T14:15:00Z"/>
                <w:rFonts w:eastAsia="MS Gothic" w:cs="Arial"/>
                <w:kern w:val="2"/>
                <w:szCs w:val="21"/>
              </w:rPr>
            </w:pPr>
            <w:moveFrom w:id="4607" w:author="Pham Minh Tu" w:date="2019-12-27T14:15:00Z">
              <w:r w:rsidDel="00742B51">
                <w:rPr>
                  <w:rFonts w:eastAsia="MS Gothic" w:cs="Arial"/>
                  <w:kern w:val="2"/>
                  <w:szCs w:val="21"/>
                </w:rPr>
                <w:t>NoData</w:t>
              </w:r>
            </w:moveFrom>
          </w:p>
        </w:tc>
      </w:tr>
      <w:tr w:rsidR="000F5BF6" w:rsidDel="00742B51" w:rsidTr="006A2D2D">
        <w:trPr>
          <w:trHeight w:val="112"/>
          <w:jc w:val="center"/>
        </w:trPr>
        <w:tc>
          <w:tcPr>
            <w:tcW w:w="834" w:type="pct"/>
            <w:vMerge/>
            <w:tcBorders>
              <w:left w:val="single" w:sz="4" w:space="0" w:color="auto"/>
              <w:right w:val="single" w:sz="4" w:space="0" w:color="auto"/>
            </w:tcBorders>
            <w:shd w:val="clear" w:color="auto" w:fill="D9D9D9"/>
          </w:tcPr>
          <w:p w:rsidR="000F5BF6" w:rsidDel="00742B51" w:rsidRDefault="000F5BF6" w:rsidP="006A2D2D">
            <w:pPr>
              <w:widowControl w:val="0"/>
              <w:spacing w:after="0"/>
              <w:jc w:val="both"/>
              <w:rPr>
                <w:moveFrom w:id="4608" w:author="Pham Minh Tu" w:date="2019-12-27T14:15:00Z"/>
                <w:rFonts w:eastAsia="MS Gothic" w:cs="Arial"/>
                <w:b/>
                <w:bCs/>
                <w:kern w:val="2"/>
                <w:szCs w:val="21"/>
              </w:rPr>
            </w:pPr>
          </w:p>
        </w:tc>
        <w:tc>
          <w:tcPr>
            <w:tcW w:w="1854" w:type="pct"/>
            <w:vMerge/>
            <w:tcBorders>
              <w:left w:val="single" w:sz="4" w:space="0" w:color="auto"/>
              <w:bottom w:val="single" w:sz="4" w:space="0" w:color="auto"/>
              <w:right w:val="single" w:sz="4" w:space="0" w:color="auto"/>
            </w:tcBorders>
          </w:tcPr>
          <w:p w:rsidR="000F5BF6" w:rsidRPr="008E25F1" w:rsidDel="00742B51" w:rsidRDefault="000F5BF6" w:rsidP="006A2D2D">
            <w:pPr>
              <w:widowControl w:val="0"/>
              <w:spacing w:after="0"/>
              <w:jc w:val="both"/>
              <w:rPr>
                <w:moveFrom w:id="4609" w:author="Pham Minh Tu" w:date="2019-12-27T14:15:00Z"/>
                <w:rFonts w:eastAsia="MS Gothic" w:cs="Arial"/>
                <w:kern w:val="2"/>
                <w:szCs w:val="21"/>
              </w:rPr>
            </w:pPr>
          </w:p>
        </w:tc>
        <w:tc>
          <w:tcPr>
            <w:tcW w:w="1156" w:type="pct"/>
            <w:tcBorders>
              <w:top w:val="single" w:sz="4" w:space="0" w:color="auto"/>
              <w:left w:val="single" w:sz="4" w:space="0" w:color="auto"/>
              <w:bottom w:val="single" w:sz="4" w:space="0" w:color="auto"/>
              <w:right w:val="single" w:sz="4" w:space="0" w:color="auto"/>
            </w:tcBorders>
            <w:shd w:val="clear" w:color="auto" w:fill="D9D9D9"/>
          </w:tcPr>
          <w:p w:rsidR="000F5BF6" w:rsidDel="00742B51" w:rsidRDefault="000F5BF6" w:rsidP="006A2D2D">
            <w:pPr>
              <w:widowControl w:val="0"/>
              <w:spacing w:after="0"/>
              <w:jc w:val="both"/>
              <w:rPr>
                <w:moveFrom w:id="4610" w:author="Pham Minh Tu" w:date="2019-12-27T14:15:00Z"/>
                <w:rFonts w:eastAsia="MS Gothic" w:cs="Arial"/>
                <w:kern w:val="2"/>
                <w:szCs w:val="21"/>
              </w:rPr>
            </w:pPr>
            <w:moveFrom w:id="4611" w:author="Pham Minh Tu" w:date="2019-12-27T14:15:00Z">
              <w:r w:rsidDel="00742B51">
                <w:rPr>
                  <w:rFonts w:eastAsia="MS Gothic" w:cs="Arial"/>
                  <w:b/>
                  <w:kern w:val="2"/>
                  <w:szCs w:val="21"/>
                </w:rPr>
                <w:t>Range:</w:t>
              </w:r>
            </w:moveFrom>
          </w:p>
        </w:tc>
        <w:tc>
          <w:tcPr>
            <w:tcW w:w="1156" w:type="pct"/>
            <w:tcBorders>
              <w:top w:val="single" w:sz="4" w:space="0" w:color="auto"/>
              <w:left w:val="single" w:sz="4" w:space="0" w:color="auto"/>
              <w:bottom w:val="single" w:sz="4" w:space="0" w:color="auto"/>
              <w:right w:val="single" w:sz="4" w:space="0" w:color="auto"/>
            </w:tcBorders>
          </w:tcPr>
          <w:p w:rsidR="000F5BF6" w:rsidDel="00742B51" w:rsidRDefault="000F5BF6" w:rsidP="006A2D2D">
            <w:pPr>
              <w:widowControl w:val="0"/>
              <w:spacing w:after="0"/>
              <w:jc w:val="both"/>
              <w:rPr>
                <w:moveFrom w:id="4612" w:author="Pham Minh Tu" w:date="2019-12-27T14:15:00Z"/>
                <w:rFonts w:eastAsia="MS Gothic" w:cs="Arial"/>
                <w:kern w:val="2"/>
                <w:szCs w:val="21"/>
              </w:rPr>
            </w:pPr>
            <w:moveFrom w:id="4613" w:author="Pham Minh Tu" w:date="2019-12-27T14:15:00Z">
              <w:r w:rsidDel="00742B51">
                <w:rPr>
                  <w:rFonts w:eastAsia="MS Gothic" w:cs="Arial"/>
                  <w:kern w:val="2"/>
                  <w:szCs w:val="21"/>
                </w:rPr>
                <w:t>None</w:t>
              </w:r>
            </w:moveFrom>
          </w:p>
        </w:tc>
      </w:tr>
      <w:tr w:rsidR="000F5BF6" w:rsidDel="00742B51" w:rsidTr="006A2D2D">
        <w:trPr>
          <w:jc w:val="center"/>
        </w:trPr>
        <w:tc>
          <w:tcPr>
            <w:tcW w:w="834" w:type="pct"/>
            <w:tcBorders>
              <w:top w:val="single" w:sz="4" w:space="0" w:color="auto"/>
              <w:left w:val="single" w:sz="4" w:space="0" w:color="auto"/>
              <w:bottom w:val="single" w:sz="4" w:space="0" w:color="auto"/>
              <w:right w:val="single" w:sz="4" w:space="0" w:color="auto"/>
            </w:tcBorders>
            <w:shd w:val="clear" w:color="auto" w:fill="D9D9D9"/>
          </w:tcPr>
          <w:p w:rsidR="000F5BF6" w:rsidDel="00742B51" w:rsidRDefault="000F5BF6" w:rsidP="006A2D2D">
            <w:pPr>
              <w:widowControl w:val="0"/>
              <w:spacing w:after="0"/>
              <w:jc w:val="both"/>
              <w:rPr>
                <w:moveFrom w:id="4614" w:author="Pham Minh Tu" w:date="2019-12-27T14:15:00Z"/>
                <w:rFonts w:eastAsia="MS Gothic" w:cs="Arial"/>
                <w:b/>
                <w:bCs/>
                <w:kern w:val="2"/>
                <w:szCs w:val="21"/>
              </w:rPr>
            </w:pPr>
            <w:moveFrom w:id="4615" w:author="Pham Minh Tu" w:date="2019-12-27T14:15:00Z">
              <w:r w:rsidDel="00742B51">
                <w:rPr>
                  <w:rFonts w:eastAsia="MS Gothic" w:cs="Arial"/>
                  <w:b/>
                  <w:bCs/>
                  <w:kern w:val="2"/>
                  <w:szCs w:val="21"/>
                </w:rPr>
                <w:t>Description:</w:t>
              </w:r>
            </w:moveFrom>
          </w:p>
        </w:tc>
        <w:tc>
          <w:tcPr>
            <w:tcW w:w="4166" w:type="pct"/>
            <w:gridSpan w:val="3"/>
            <w:tcBorders>
              <w:top w:val="single" w:sz="4" w:space="0" w:color="auto"/>
              <w:left w:val="single" w:sz="4" w:space="0" w:color="auto"/>
              <w:bottom w:val="single" w:sz="4" w:space="0" w:color="auto"/>
              <w:right w:val="single" w:sz="4" w:space="0" w:color="auto"/>
            </w:tcBorders>
          </w:tcPr>
          <w:p w:rsidR="000F5BF6" w:rsidDel="00742B51" w:rsidRDefault="000F5BF6" w:rsidP="006A2D2D">
            <w:pPr>
              <w:widowControl w:val="0"/>
              <w:spacing w:after="0"/>
              <w:jc w:val="both"/>
              <w:rPr>
                <w:moveFrom w:id="4616" w:author="Pham Minh Tu" w:date="2019-12-27T14:15:00Z"/>
                <w:rFonts w:eastAsia="Meiryo UI" w:cs="Arial"/>
                <w:kern w:val="2"/>
                <w:szCs w:val="20"/>
              </w:rPr>
            </w:pPr>
            <w:moveFrom w:id="4617" w:author="Pham Minh Tu" w:date="2019-12-27T14:15:00Z">
              <w:r w:rsidRPr="000F5BF6" w:rsidDel="00742B51">
                <w:rPr>
                  <w:rFonts w:eastAsia="Meiryo UI" w:cs="Arial"/>
                  <w:kern w:val="2"/>
                  <w:szCs w:val="20"/>
                </w:rPr>
                <w:t>This enum is used to evaluate status after parser parse configuration from CDF</w:t>
              </w:r>
            </w:moveFrom>
          </w:p>
        </w:tc>
      </w:tr>
    </w:tbl>
    <w:p w:rsidR="000F5BF6" w:rsidDel="00742B51" w:rsidRDefault="000F5BF6" w:rsidP="000F5BF6">
      <w:pPr>
        <w:rPr>
          <w:moveFrom w:id="4618" w:author="Pham Minh Tu" w:date="2019-12-27T14:15:00Z"/>
          <w:rFonts w:cs="Arial"/>
          <w:i/>
          <w:lang w:val="x-none"/>
        </w:rPr>
      </w:pPr>
      <w:moveFrom w:id="4619" w:author="Pham Minh Tu" w:date="2019-12-27T14:15:00Z">
        <w:r w:rsidRPr="006E4F5F" w:rsidDel="00742B51">
          <w:rPr>
            <w:rFonts w:cs="Arial"/>
            <w:i/>
            <w:lang w:val="x-none"/>
          </w:rPr>
          <w:t>{Ref: }</w:t>
        </w:r>
        <w:bookmarkStart w:id="4620" w:name="_Toc28955267"/>
        <w:bookmarkStart w:id="4621" w:name="_Toc29219021"/>
        <w:bookmarkEnd w:id="4620"/>
        <w:bookmarkEnd w:id="4621"/>
      </w:moveFrom>
    </w:p>
    <w:p w:rsidR="000F5BF6" w:rsidDel="00742B51" w:rsidRDefault="000F5BF6" w:rsidP="000F5BF6">
      <w:pPr>
        <w:rPr>
          <w:moveFrom w:id="4622" w:author="Pham Minh Tu" w:date="2019-12-27T14:15:00Z"/>
          <w:rFonts w:cs="Arial"/>
        </w:rPr>
      </w:pPr>
      <w:bookmarkStart w:id="4623" w:name="_Toc28955268"/>
      <w:bookmarkStart w:id="4624" w:name="_Toc29219022"/>
      <w:bookmarkEnd w:id="4623"/>
      <w:bookmarkEnd w:id="4624"/>
    </w:p>
    <w:p w:rsidR="000F5BF6" w:rsidDel="00742B51" w:rsidRDefault="000F5BF6" w:rsidP="006934C3">
      <w:pPr>
        <w:rPr>
          <w:moveFrom w:id="4625" w:author="Pham Minh Tu" w:date="2019-12-27T14:15:00Z"/>
          <w:rFonts w:cs="Arial"/>
          <w:i/>
          <w:lang w:val="x-none"/>
        </w:rPr>
      </w:pPr>
      <w:bookmarkStart w:id="4626" w:name="_Toc28955269"/>
      <w:bookmarkStart w:id="4627" w:name="_Toc29219023"/>
      <w:bookmarkEnd w:id="4626"/>
      <w:bookmarkEnd w:id="4627"/>
    </w:p>
    <w:p w:rsidR="000F5BF6" w:rsidRPr="006E4F5F" w:rsidDel="00742B51" w:rsidRDefault="000F5BF6" w:rsidP="006934C3">
      <w:pPr>
        <w:rPr>
          <w:moveFrom w:id="4628" w:author="Pham Minh Tu" w:date="2019-12-27T14:15:00Z"/>
          <w:rFonts w:cs="Arial"/>
          <w:i/>
        </w:rPr>
      </w:pPr>
      <w:bookmarkStart w:id="4629" w:name="_Toc28955270"/>
      <w:bookmarkStart w:id="4630" w:name="_Toc29219024"/>
      <w:bookmarkEnd w:id="4629"/>
      <w:bookmarkEnd w:id="4630"/>
    </w:p>
    <w:p w:rsidR="00900377" w:rsidRPr="00900377" w:rsidDel="00742B51" w:rsidRDefault="00900377" w:rsidP="00900377">
      <w:pPr>
        <w:rPr>
          <w:moveFrom w:id="4631" w:author="Pham Minh Tu" w:date="2019-12-27T14:15:00Z"/>
        </w:rPr>
      </w:pPr>
      <w:bookmarkStart w:id="4632" w:name="_Toc28955271"/>
      <w:bookmarkStart w:id="4633" w:name="_Toc29219025"/>
      <w:bookmarkEnd w:id="4632"/>
      <w:bookmarkEnd w:id="4633"/>
    </w:p>
    <w:p w:rsidR="00932964" w:rsidRPr="006D3C18" w:rsidRDefault="00932964" w:rsidP="00932964">
      <w:pPr>
        <w:pStyle w:val="Heading1"/>
      </w:pPr>
      <w:bookmarkStart w:id="4634" w:name="_Toc29219026"/>
      <w:bookmarkEnd w:id="837"/>
      <w:moveFromRangeEnd w:id="4583"/>
      <w:r w:rsidRPr="006D3C18">
        <w:lastRenderedPageBreak/>
        <w:t>Error, Warning and Information Messages</w:t>
      </w:r>
      <w:bookmarkEnd w:id="4634"/>
    </w:p>
    <w:p w:rsidR="00932964" w:rsidRPr="006D3C18" w:rsidRDefault="00932964" w:rsidP="00932964">
      <w:pPr>
        <w:rPr>
          <w:rFonts w:cs="Arial"/>
        </w:rPr>
      </w:pPr>
      <w:r w:rsidRPr="006D3C18">
        <w:rPr>
          <w:rFonts w:cs="Arial"/>
        </w:rPr>
        <w:t>This section contains the list of errors, warning and information messages that will be generated by the Generic Generation Tool. The messages will help to identify the syntax or semantic errors in the ECU Configuration Description File(s). Hence it will ensure validity and correctness of the information available in the ECU Configuration Description File(s).</w:t>
      </w:r>
    </w:p>
    <w:p w:rsidR="00932964" w:rsidRPr="006D3C18" w:rsidRDefault="00932964" w:rsidP="00932964">
      <w:pPr>
        <w:rPr>
          <w:rFonts w:cs="Arial"/>
        </w:rPr>
      </w:pPr>
      <w:r w:rsidRPr="006D3C18">
        <w:rPr>
          <w:rFonts w:cs="Arial"/>
        </w:rPr>
        <w:t xml:space="preserve">The detail of error, warning and information messages are described at </w:t>
      </w:r>
      <w:r w:rsidR="001D39EF">
        <w:rPr>
          <w:rFonts w:cs="Arial"/>
        </w:rPr>
        <w:t>[1]</w:t>
      </w:r>
      <w:r w:rsidRPr="006D3C18">
        <w:rPr>
          <w:rFonts w:cs="Arial"/>
        </w:rPr>
        <w:t>. Please refer this document.</w:t>
      </w:r>
    </w:p>
    <w:p w:rsidR="001E130C" w:rsidRDefault="001E130C" w:rsidP="00932964">
      <w:pPr>
        <w:pStyle w:val="Heading1"/>
      </w:pPr>
      <w:bookmarkStart w:id="4635" w:name="_Toc29219027"/>
      <w:r>
        <w:lastRenderedPageBreak/>
        <w:t>Error handling</w:t>
      </w:r>
      <w:bookmarkEnd w:id="4635"/>
    </w:p>
    <w:p w:rsidR="001E130C" w:rsidRDefault="001E130C" w:rsidP="001E130C">
      <w:pPr>
        <w:pStyle w:val="Heading2"/>
      </w:pPr>
      <w:bookmarkStart w:id="4636" w:name="_Toc29219028"/>
      <w:r>
        <w:t>Responsibility</w:t>
      </w:r>
      <w:bookmarkEnd w:id="4636"/>
    </w:p>
    <w:p w:rsidR="001E130C" w:rsidRDefault="001E130C" w:rsidP="001E130C">
      <w:r>
        <w:t>Errror handling takes responsibility for:</w:t>
      </w:r>
    </w:p>
    <w:p w:rsidR="001E130C" w:rsidRDefault="001E130C" w:rsidP="001E130C">
      <w:pPr>
        <w:pStyle w:val="ListParagraph"/>
        <w:numPr>
          <w:ilvl w:val="0"/>
          <w:numId w:val="25"/>
        </w:numPr>
      </w:pPr>
      <w:r>
        <w:t>Unifing</w:t>
      </w:r>
      <w:r w:rsidRPr="001E130C">
        <w:t xml:space="preserve"> handling error process between modules</w:t>
      </w:r>
    </w:p>
    <w:p w:rsidR="001E130C" w:rsidRDefault="001E130C" w:rsidP="001E130C">
      <w:pPr>
        <w:pStyle w:val="ListParagraph"/>
        <w:numPr>
          <w:ilvl w:val="0"/>
          <w:numId w:val="25"/>
        </w:numPr>
      </w:pPr>
      <w:r>
        <w:t>Recognizing</w:t>
      </w:r>
      <w:r w:rsidRPr="001E130C">
        <w:t xml:space="preserve"> missed, redundant, or mismatched among CD, FD/DD and Requirements to support Traceability Management</w:t>
      </w:r>
    </w:p>
    <w:p w:rsidR="001E130C" w:rsidRDefault="001E130C" w:rsidP="001E130C">
      <w:pPr>
        <w:pStyle w:val="Heading2"/>
      </w:pPr>
      <w:bookmarkStart w:id="4637" w:name="_Toc29219029"/>
      <w:r>
        <w:t>Implementation</w:t>
      </w:r>
      <w:bookmarkEnd w:id="4637"/>
    </w:p>
    <w:tbl>
      <w:tblPr>
        <w:tblStyle w:val="TableVHeader"/>
        <w:tblW w:w="0" w:type="auto"/>
        <w:tblLook w:val="04A0" w:firstRow="1" w:lastRow="0" w:firstColumn="1" w:lastColumn="0" w:noHBand="0" w:noVBand="1"/>
      </w:tblPr>
      <w:tblGrid>
        <w:gridCol w:w="1638"/>
        <w:gridCol w:w="6885"/>
      </w:tblGrid>
      <w:tr w:rsidR="001E130C" w:rsidTr="001E130C">
        <w:tc>
          <w:tcPr>
            <w:cnfStyle w:val="001000000000" w:firstRow="0" w:lastRow="0" w:firstColumn="1" w:lastColumn="0" w:oddVBand="0" w:evenVBand="0" w:oddHBand="0" w:evenHBand="0" w:firstRowFirstColumn="0" w:firstRowLastColumn="0" w:lastRowFirstColumn="0" w:lastRowLastColumn="0"/>
            <w:tcW w:w="1638" w:type="dxa"/>
          </w:tcPr>
          <w:p w:rsidR="001E130C" w:rsidRDefault="001E130C" w:rsidP="001E130C">
            <w:r>
              <w:t>Phase</w:t>
            </w:r>
          </w:p>
        </w:tc>
        <w:tc>
          <w:tcPr>
            <w:tcW w:w="6885" w:type="dxa"/>
          </w:tcPr>
          <w:p w:rsidR="001E130C" w:rsidRDefault="001E130C" w:rsidP="001E130C">
            <w:pPr>
              <w:cnfStyle w:val="000000000000" w:firstRow="0" w:lastRow="0" w:firstColumn="0" w:lastColumn="0" w:oddVBand="0" w:evenVBand="0" w:oddHBand="0" w:evenHBand="0" w:firstRowFirstColumn="0" w:firstRowLastColumn="0" w:lastRowFirstColumn="0" w:lastRowLastColumn="0"/>
            </w:pPr>
            <w:r>
              <w:t>Implementation</w:t>
            </w:r>
          </w:p>
        </w:tc>
      </w:tr>
      <w:tr w:rsidR="001E130C" w:rsidTr="001E130C">
        <w:tc>
          <w:tcPr>
            <w:cnfStyle w:val="001000000000" w:firstRow="0" w:lastRow="0" w:firstColumn="1" w:lastColumn="0" w:oddVBand="0" w:evenVBand="0" w:oddHBand="0" w:evenHBand="0" w:firstRowFirstColumn="0" w:firstRowLastColumn="0" w:lastRowFirstColumn="0" w:lastRowLastColumn="0"/>
            <w:tcW w:w="1638" w:type="dxa"/>
          </w:tcPr>
          <w:p w:rsidR="001E130C" w:rsidRDefault="001E130C" w:rsidP="001E130C">
            <w:r w:rsidRPr="001E130C">
              <w:t>Requirement</w:t>
            </w:r>
          </w:p>
        </w:tc>
        <w:tc>
          <w:tcPr>
            <w:tcW w:w="6885" w:type="dxa"/>
          </w:tcPr>
          <w:p w:rsidR="001E130C" w:rsidRPr="001E130C" w:rsidRDefault="0002773C" w:rsidP="001E130C">
            <w:pPr>
              <w:cnfStyle w:val="000000000000" w:firstRow="0" w:lastRow="0" w:firstColumn="0" w:lastColumn="0" w:oddVBand="0" w:evenVBand="0" w:oddHBand="0" w:evenHBand="0" w:firstRowFirstColumn="0" w:firstRowLastColumn="0" w:lastRowFirstColumn="0" w:lastRowLastColumn="0"/>
            </w:pPr>
            <w:r>
              <w:rPr>
                <w:rFonts w:cs="Arial"/>
              </w:rPr>
              <w:t>EAAR-RS-0040</w:t>
            </w:r>
            <w:r w:rsidR="001E130C" w:rsidRPr="001E130C">
              <w:t>.pdf.</w:t>
            </w:r>
          </w:p>
          <w:p w:rsidR="001E130C" w:rsidRDefault="001E130C" w:rsidP="001E130C">
            <w:pPr>
              <w:cnfStyle w:val="000000000000" w:firstRow="0" w:lastRow="0" w:firstColumn="0" w:lastColumn="0" w:oddVBand="0" w:evenVBand="0" w:oddHBand="0" w:evenHBand="0" w:firstRowFirstColumn="0" w:firstRowLastColumn="0" w:lastRowFirstColumn="0" w:lastRowLastColumn="0"/>
            </w:pPr>
            <w:r w:rsidRPr="001E130C">
              <w:t>Add one more functional requirement to describe how errors should be handled.</w:t>
            </w:r>
          </w:p>
        </w:tc>
      </w:tr>
      <w:tr w:rsidR="001E130C" w:rsidTr="001E130C">
        <w:trPr>
          <w:trHeight w:val="2001"/>
        </w:trPr>
        <w:tc>
          <w:tcPr>
            <w:cnfStyle w:val="001000000000" w:firstRow="0" w:lastRow="0" w:firstColumn="1" w:lastColumn="0" w:oddVBand="0" w:evenVBand="0" w:oddHBand="0" w:evenHBand="0" w:firstRowFirstColumn="0" w:firstRowLastColumn="0" w:lastRowFirstColumn="0" w:lastRowLastColumn="0"/>
            <w:tcW w:w="1638" w:type="dxa"/>
          </w:tcPr>
          <w:p w:rsidR="001E130C" w:rsidRDefault="001E130C" w:rsidP="001E130C">
            <w:r>
              <w:t>FD/DD</w:t>
            </w:r>
          </w:p>
        </w:tc>
        <w:tc>
          <w:tcPr>
            <w:tcW w:w="6885" w:type="dxa"/>
          </w:tcPr>
          <w:p w:rsidR="001E130C" w:rsidRPr="001E130C" w:rsidRDefault="00722860" w:rsidP="001E130C">
            <w:pPr>
              <w:cnfStyle w:val="000000000000" w:firstRow="0" w:lastRow="0" w:firstColumn="0" w:lastColumn="0" w:oddVBand="0" w:evenVBand="0" w:oddHBand="0" w:evenHBand="0" w:firstRowFirstColumn="0" w:firstRowLastColumn="0" w:lastRowFirstColumn="0" w:lastRowLastColumn="0"/>
            </w:pPr>
            <w:r w:rsidRPr="00722860">
              <w:rPr>
                <w:i/>
                <w:iCs/>
              </w:rPr>
              <w:t>RH850_</w:t>
            </w:r>
            <w:del w:id="4638" w:author="Pham Minh Tu" w:date="2020-01-03T14:49:00Z">
              <w:r w:rsidRPr="00722860" w:rsidDel="00C311A1">
                <w:rPr>
                  <w:i/>
                  <w:iCs/>
                </w:rPr>
                <w:delText>X1x</w:delText>
              </w:r>
            </w:del>
            <w:ins w:id="4639" w:author="Pham Minh Tu" w:date="2020-01-03T14:49:00Z">
              <w:r w:rsidR="00C311A1">
                <w:rPr>
                  <w:i/>
                  <w:iCs/>
                </w:rPr>
                <w:t>X2x</w:t>
              </w:r>
            </w:ins>
            <w:r w:rsidRPr="00722860">
              <w:rPr>
                <w:i/>
                <w:iCs/>
              </w:rPr>
              <w:t>_Generic_GenTool_ErrorList</w:t>
            </w:r>
            <w:r w:rsidR="001E130C" w:rsidRPr="001E130C">
              <w:rPr>
                <w:i/>
                <w:iCs/>
              </w:rPr>
              <w:t>.xlsx.</w:t>
            </w:r>
          </w:p>
          <w:p w:rsidR="00574267" w:rsidRPr="001E130C" w:rsidRDefault="00AD0B2A" w:rsidP="001E130C">
            <w:pPr>
              <w:numPr>
                <w:ilvl w:val="0"/>
                <w:numId w:val="26"/>
              </w:numPr>
              <w:cnfStyle w:val="000000000000" w:firstRow="0" w:lastRow="0" w:firstColumn="0" w:lastColumn="0" w:oddVBand="0" w:evenVBand="0" w:oddHBand="0" w:evenHBand="0" w:firstRowFirstColumn="0" w:firstRowLastColumn="0" w:lastRowFirstColumn="0" w:lastRowLastColumn="0"/>
            </w:pPr>
            <w:r w:rsidRPr="001E130C">
              <w:t>Add Error handling flow to Generic FD/DD</w:t>
            </w:r>
          </w:p>
          <w:p w:rsidR="001E130C" w:rsidRDefault="00AD0B2A" w:rsidP="001E130C">
            <w:pPr>
              <w:numPr>
                <w:ilvl w:val="0"/>
                <w:numId w:val="26"/>
              </w:numPr>
              <w:cnfStyle w:val="000000000000" w:firstRow="0" w:lastRow="0" w:firstColumn="0" w:lastColumn="0" w:oddVBand="0" w:evenVBand="0" w:oddHBand="0" w:evenHBand="0" w:firstRowFirstColumn="0" w:firstRowLastColumn="0" w:lastRowFirstColumn="0" w:lastRowLastColumn="0"/>
            </w:pPr>
            <w:r w:rsidRPr="001E130C">
              <w:t>Group Error, Warning and Info messages into categories: Command Line, Parser, Validation, Generation, Unexpected.</w:t>
            </w:r>
          </w:p>
        </w:tc>
      </w:tr>
      <w:tr w:rsidR="001E130C" w:rsidTr="001E130C">
        <w:tc>
          <w:tcPr>
            <w:cnfStyle w:val="001000000000" w:firstRow="0" w:lastRow="0" w:firstColumn="1" w:lastColumn="0" w:oddVBand="0" w:evenVBand="0" w:oddHBand="0" w:evenHBand="0" w:firstRowFirstColumn="0" w:firstRowLastColumn="0" w:lastRowFirstColumn="0" w:lastRowLastColumn="0"/>
            <w:tcW w:w="1638" w:type="dxa"/>
          </w:tcPr>
          <w:p w:rsidR="001E130C" w:rsidRDefault="001E130C" w:rsidP="001E130C">
            <w:r>
              <w:t>CD</w:t>
            </w:r>
          </w:p>
        </w:tc>
        <w:tc>
          <w:tcPr>
            <w:tcW w:w="6885" w:type="dxa"/>
          </w:tcPr>
          <w:p w:rsidR="001E130C" w:rsidRPr="001E130C" w:rsidRDefault="001E130C" w:rsidP="001E130C">
            <w:pPr>
              <w:cnfStyle w:val="000000000000" w:firstRow="0" w:lastRow="0" w:firstColumn="0" w:lastColumn="0" w:oddVBand="0" w:evenVBand="0" w:oddHBand="0" w:evenHBand="0" w:firstRowFirstColumn="0" w:firstRowLastColumn="0" w:lastRowFirstColumn="0" w:lastRowLastColumn="0"/>
            </w:pPr>
            <w:r w:rsidRPr="001E130C">
              <w:t>Handle errors in components below.</w:t>
            </w:r>
          </w:p>
          <w:p w:rsidR="00574267" w:rsidRPr="001E130C" w:rsidRDefault="00AD0B2A" w:rsidP="001E130C">
            <w:pPr>
              <w:numPr>
                <w:ilvl w:val="0"/>
                <w:numId w:val="27"/>
              </w:numPr>
              <w:cnfStyle w:val="000000000000" w:firstRow="0" w:lastRow="0" w:firstColumn="0" w:lastColumn="0" w:oddVBand="0" w:evenVBand="0" w:oddHBand="0" w:evenHBand="0" w:firstRowFirstColumn="0" w:firstRowLastColumn="0" w:lastRowFirstColumn="0" w:lastRowLastColumn="0"/>
            </w:pPr>
            <w:r w:rsidRPr="001E130C">
              <w:t>Command Line (CMD)</w:t>
            </w:r>
          </w:p>
          <w:p w:rsidR="00574267" w:rsidRPr="001E130C" w:rsidRDefault="00AD0B2A" w:rsidP="001E130C">
            <w:pPr>
              <w:numPr>
                <w:ilvl w:val="0"/>
                <w:numId w:val="27"/>
              </w:numPr>
              <w:cnfStyle w:val="000000000000" w:firstRow="0" w:lastRow="0" w:firstColumn="0" w:lastColumn="0" w:oddVBand="0" w:evenVBand="0" w:oddHBand="0" w:evenHBand="0" w:firstRowFirstColumn="0" w:firstRowLastColumn="0" w:lastRowFirstColumn="0" w:lastRowLastColumn="0"/>
            </w:pPr>
            <w:r w:rsidRPr="001E130C">
              <w:t>Parser</w:t>
            </w:r>
          </w:p>
          <w:p w:rsidR="00574267" w:rsidRPr="001E130C" w:rsidRDefault="00AD0B2A" w:rsidP="001E130C">
            <w:pPr>
              <w:numPr>
                <w:ilvl w:val="0"/>
                <w:numId w:val="27"/>
              </w:numPr>
              <w:cnfStyle w:val="000000000000" w:firstRow="0" w:lastRow="0" w:firstColumn="0" w:lastColumn="0" w:oddVBand="0" w:evenVBand="0" w:oddHBand="0" w:evenHBand="0" w:firstRowFirstColumn="0" w:firstRowLastColumn="0" w:lastRowFirstColumn="0" w:lastRowLastColumn="0"/>
            </w:pPr>
            <w:r w:rsidRPr="001E130C">
              <w:t>Validation</w:t>
            </w:r>
          </w:p>
          <w:p w:rsidR="00574267" w:rsidRPr="001E130C" w:rsidRDefault="00AD0B2A" w:rsidP="001E130C">
            <w:pPr>
              <w:numPr>
                <w:ilvl w:val="0"/>
                <w:numId w:val="27"/>
              </w:numPr>
              <w:cnfStyle w:val="000000000000" w:firstRow="0" w:lastRow="0" w:firstColumn="0" w:lastColumn="0" w:oddVBand="0" w:evenVBand="0" w:oddHBand="0" w:evenHBand="0" w:firstRowFirstColumn="0" w:firstRowLastColumn="0" w:lastRowFirstColumn="0" w:lastRowLastColumn="0"/>
            </w:pPr>
            <w:r w:rsidRPr="001E130C">
              <w:t>Generation</w:t>
            </w:r>
          </w:p>
          <w:p w:rsidR="001E130C" w:rsidRDefault="00AD0B2A" w:rsidP="001E130C">
            <w:pPr>
              <w:numPr>
                <w:ilvl w:val="0"/>
                <w:numId w:val="27"/>
              </w:numPr>
              <w:cnfStyle w:val="000000000000" w:firstRow="0" w:lastRow="0" w:firstColumn="0" w:lastColumn="0" w:oddVBand="0" w:evenVBand="0" w:oddHBand="0" w:evenHBand="0" w:firstRowFirstColumn="0" w:firstRowLastColumn="0" w:lastRowFirstColumn="0" w:lastRowLastColumn="0"/>
            </w:pPr>
            <w:r w:rsidRPr="001E130C">
              <w:t>Unexpected Errors</w:t>
            </w:r>
          </w:p>
        </w:tc>
      </w:tr>
    </w:tbl>
    <w:p w:rsidR="001E130C" w:rsidRDefault="001E130C" w:rsidP="001E130C"/>
    <w:p w:rsidR="001E130C" w:rsidRDefault="001E130C" w:rsidP="001E130C">
      <w:r>
        <w:t>Implemaintation in Coding phase (CD):</w:t>
      </w:r>
    </w:p>
    <w:tbl>
      <w:tblPr>
        <w:tblStyle w:val="TableVHeader"/>
        <w:tblW w:w="0" w:type="auto"/>
        <w:tblLook w:val="04A0" w:firstRow="1" w:lastRow="0" w:firstColumn="1" w:lastColumn="0" w:noHBand="0" w:noVBand="1"/>
      </w:tblPr>
      <w:tblGrid>
        <w:gridCol w:w="1638"/>
        <w:gridCol w:w="6885"/>
      </w:tblGrid>
      <w:tr w:rsidR="001E130C" w:rsidTr="00AA5A7B">
        <w:tc>
          <w:tcPr>
            <w:cnfStyle w:val="001000000000" w:firstRow="0" w:lastRow="0" w:firstColumn="1" w:lastColumn="0" w:oddVBand="0" w:evenVBand="0" w:oddHBand="0" w:evenHBand="0" w:firstRowFirstColumn="0" w:firstRowLastColumn="0" w:lastRowFirstColumn="0" w:lastRowLastColumn="0"/>
            <w:tcW w:w="1638" w:type="dxa"/>
          </w:tcPr>
          <w:p w:rsidR="001E130C" w:rsidRDefault="001E130C" w:rsidP="00AA5A7B">
            <w:r>
              <w:t>Module</w:t>
            </w:r>
          </w:p>
        </w:tc>
        <w:tc>
          <w:tcPr>
            <w:tcW w:w="6885" w:type="dxa"/>
          </w:tcPr>
          <w:p w:rsidR="001E130C" w:rsidRDefault="001E130C" w:rsidP="00AA5A7B">
            <w:pPr>
              <w:cnfStyle w:val="000000000000" w:firstRow="0" w:lastRow="0" w:firstColumn="0" w:lastColumn="0" w:oddVBand="0" w:evenVBand="0" w:oddHBand="0" w:evenHBand="0" w:firstRowFirstColumn="0" w:firstRowLastColumn="0" w:lastRowFirstColumn="0" w:lastRowLastColumn="0"/>
            </w:pPr>
            <w:r>
              <w:t>Implementation</w:t>
            </w:r>
          </w:p>
        </w:tc>
      </w:tr>
      <w:tr w:rsidR="001E130C" w:rsidTr="00AA5A7B">
        <w:tc>
          <w:tcPr>
            <w:cnfStyle w:val="001000000000" w:firstRow="0" w:lastRow="0" w:firstColumn="1" w:lastColumn="0" w:oddVBand="0" w:evenVBand="0" w:oddHBand="0" w:evenHBand="0" w:firstRowFirstColumn="0" w:firstRowLastColumn="0" w:lastRowFirstColumn="0" w:lastRowLastColumn="0"/>
            <w:tcW w:w="1638" w:type="dxa"/>
          </w:tcPr>
          <w:p w:rsidR="001E130C" w:rsidRDefault="001E130C" w:rsidP="00AA5A7B">
            <w:r>
              <w:t>CMD</w:t>
            </w:r>
          </w:p>
        </w:tc>
        <w:tc>
          <w:tcPr>
            <w:tcW w:w="6885" w:type="dxa"/>
          </w:tcPr>
          <w:p w:rsidR="001E130C" w:rsidRDefault="001E130C" w:rsidP="00AA5A7B">
            <w:pPr>
              <w:cnfStyle w:val="000000000000" w:firstRow="0" w:lastRow="0" w:firstColumn="0" w:lastColumn="0" w:oddVBand="0" w:evenVBand="0" w:oddHBand="0" w:evenHBand="0" w:firstRowFirstColumn="0" w:firstRowLastColumn="0" w:lastRowFirstColumn="0" w:lastRowLastColumn="0"/>
            </w:pPr>
            <w:r w:rsidRPr="001E130C">
              <w:t>Handle errors related to user inputs and default configuration XML (.cfgxml), e.g. invalid file name.</w:t>
            </w:r>
          </w:p>
        </w:tc>
      </w:tr>
      <w:tr w:rsidR="001E130C" w:rsidTr="00AA5A7B">
        <w:tc>
          <w:tcPr>
            <w:cnfStyle w:val="001000000000" w:firstRow="0" w:lastRow="0" w:firstColumn="1" w:lastColumn="0" w:oddVBand="0" w:evenVBand="0" w:oddHBand="0" w:evenHBand="0" w:firstRowFirstColumn="0" w:firstRowLastColumn="0" w:lastRowFirstColumn="0" w:lastRowLastColumn="0"/>
            <w:tcW w:w="1638" w:type="dxa"/>
          </w:tcPr>
          <w:p w:rsidR="001E130C" w:rsidRDefault="001E130C" w:rsidP="00AA5A7B">
            <w:r w:rsidRPr="001E130C">
              <w:t>Parser</w:t>
            </w:r>
          </w:p>
        </w:tc>
        <w:tc>
          <w:tcPr>
            <w:tcW w:w="6885" w:type="dxa"/>
          </w:tcPr>
          <w:p w:rsidR="001E130C" w:rsidRPr="001E130C" w:rsidRDefault="001E130C" w:rsidP="001E130C">
            <w:pPr>
              <w:cnfStyle w:val="000000000000" w:firstRow="0" w:lastRow="0" w:firstColumn="0" w:lastColumn="0" w:oddVBand="0" w:evenVBand="0" w:oddHBand="0" w:evenHBand="0" w:firstRowFirstColumn="0" w:firstRowLastColumn="0" w:lastRowFirstColumn="0" w:lastRowLastColumn="0"/>
            </w:pPr>
            <w:r w:rsidRPr="001E130C">
              <w:t>Handle error while parsing input files</w:t>
            </w:r>
          </w:p>
          <w:p w:rsidR="00574267" w:rsidRPr="001E130C" w:rsidRDefault="00AD0B2A" w:rsidP="001E130C">
            <w:pPr>
              <w:numPr>
                <w:ilvl w:val="0"/>
                <w:numId w:val="28"/>
              </w:numPr>
              <w:cnfStyle w:val="000000000000" w:firstRow="0" w:lastRow="0" w:firstColumn="0" w:lastColumn="0" w:oddVBand="0" w:evenVBand="0" w:oddHBand="0" w:evenHBand="0" w:firstRowFirstColumn="0" w:firstRowLastColumn="0" w:lastRowFirstColumn="0" w:lastRowLastColumn="0"/>
            </w:pPr>
            <w:r w:rsidRPr="001E130C">
              <w:t>CDF file: empty file content, XML format.</w:t>
            </w:r>
          </w:p>
          <w:p w:rsidR="00574267" w:rsidRPr="001E130C" w:rsidRDefault="00AD0B2A" w:rsidP="001E130C">
            <w:pPr>
              <w:numPr>
                <w:ilvl w:val="0"/>
                <w:numId w:val="28"/>
              </w:numPr>
              <w:cnfStyle w:val="000000000000" w:firstRow="0" w:lastRow="0" w:firstColumn="0" w:lastColumn="0" w:oddVBand="0" w:evenVBand="0" w:oddHBand="0" w:evenHBand="0" w:firstRowFirstColumn="0" w:firstRowLastColumn="0" w:lastRowFirstColumn="0" w:lastRowLastColumn="0"/>
            </w:pPr>
            <w:r w:rsidRPr="001E130C">
              <w:t>BSWMDT file: required information, e.g. module Id, module Name.</w:t>
            </w:r>
          </w:p>
          <w:p w:rsidR="00574267" w:rsidRPr="001E130C" w:rsidRDefault="00AD0B2A" w:rsidP="001E130C">
            <w:pPr>
              <w:numPr>
                <w:ilvl w:val="0"/>
                <w:numId w:val="28"/>
              </w:numPr>
              <w:cnfStyle w:val="000000000000" w:firstRow="0" w:lastRow="0" w:firstColumn="0" w:lastColumn="0" w:oddVBand="0" w:evenVBand="0" w:oddHBand="0" w:evenHBand="0" w:firstRowFirstColumn="0" w:firstRowLastColumn="0" w:lastRowFirstColumn="0" w:lastRowLastColumn="0"/>
            </w:pPr>
            <w:r w:rsidRPr="001E130C">
              <w:t>Translation configuration file (.trxml): empty file content, XML format, existence of translation/device header file.</w:t>
            </w:r>
          </w:p>
          <w:p w:rsidR="00574267" w:rsidRPr="001E130C" w:rsidRDefault="00AD0B2A" w:rsidP="001E130C">
            <w:pPr>
              <w:numPr>
                <w:ilvl w:val="0"/>
                <w:numId w:val="28"/>
              </w:numPr>
              <w:cnfStyle w:val="000000000000" w:firstRow="0" w:lastRow="0" w:firstColumn="0" w:lastColumn="0" w:oddVBand="0" w:evenVBand="0" w:oddHBand="0" w:evenHBand="0" w:firstRowFirstColumn="0" w:firstRowLastColumn="0" w:lastRowFirstColumn="0" w:lastRowLastColumn="0"/>
            </w:pPr>
            <w:r w:rsidRPr="001E130C">
              <w:lastRenderedPageBreak/>
              <w:t>Translation header file: duplicated macro name, empty value</w:t>
            </w:r>
          </w:p>
          <w:p w:rsidR="00574267" w:rsidRPr="001E130C" w:rsidRDefault="00AD0B2A" w:rsidP="001E130C">
            <w:pPr>
              <w:numPr>
                <w:ilvl w:val="0"/>
                <w:numId w:val="28"/>
              </w:numPr>
              <w:cnfStyle w:val="000000000000" w:firstRow="0" w:lastRow="0" w:firstColumn="0" w:lastColumn="0" w:oddVBand="0" w:evenVBand="0" w:oddHBand="0" w:evenHBand="0" w:firstRowFirstColumn="0" w:firstRowLastColumn="0" w:lastRowFirstColumn="0" w:lastRowLastColumn="0"/>
            </w:pPr>
            <w:r w:rsidRPr="001E130C">
              <w:t>Device header file: duplicated macro name, empty value.</w:t>
            </w:r>
          </w:p>
          <w:p w:rsidR="001E130C" w:rsidRPr="001E130C" w:rsidRDefault="001E130C" w:rsidP="00AA5A7B">
            <w:pPr>
              <w:cnfStyle w:val="000000000000" w:firstRow="0" w:lastRow="0" w:firstColumn="0" w:lastColumn="0" w:oddVBand="0" w:evenVBand="0" w:oddHBand="0" w:evenHBand="0" w:firstRowFirstColumn="0" w:firstRowLastColumn="0" w:lastRowFirstColumn="0" w:lastRowLastColumn="0"/>
            </w:pPr>
          </w:p>
        </w:tc>
      </w:tr>
      <w:tr w:rsidR="001E130C" w:rsidTr="00AA5A7B">
        <w:tc>
          <w:tcPr>
            <w:cnfStyle w:val="001000000000" w:firstRow="0" w:lastRow="0" w:firstColumn="1" w:lastColumn="0" w:oddVBand="0" w:evenVBand="0" w:oddHBand="0" w:evenHBand="0" w:firstRowFirstColumn="0" w:firstRowLastColumn="0" w:lastRowFirstColumn="0" w:lastRowLastColumn="0"/>
            <w:tcW w:w="1638" w:type="dxa"/>
          </w:tcPr>
          <w:p w:rsidR="001E130C" w:rsidRDefault="001E130C" w:rsidP="00AA5A7B">
            <w:r w:rsidRPr="001E130C">
              <w:lastRenderedPageBreak/>
              <w:t>Validation</w:t>
            </w:r>
          </w:p>
        </w:tc>
        <w:tc>
          <w:tcPr>
            <w:tcW w:w="6885" w:type="dxa"/>
          </w:tcPr>
          <w:p w:rsidR="00574267" w:rsidRPr="001E130C" w:rsidRDefault="00AD0B2A" w:rsidP="001E130C">
            <w:pPr>
              <w:numPr>
                <w:ilvl w:val="0"/>
                <w:numId w:val="29"/>
              </w:numPr>
              <w:cnfStyle w:val="000000000000" w:firstRow="0" w:lastRow="0" w:firstColumn="0" w:lastColumn="0" w:oddVBand="0" w:evenVBand="0" w:oddHBand="0" w:evenHBand="0" w:firstRowFirstColumn="0" w:firstRowLastColumn="0" w:lastRowFirstColumn="0" w:lastRowLastColumn="0"/>
            </w:pPr>
            <w:r w:rsidRPr="001E130C">
              <w:t>Pre-Validation: handle errors of CDF file content, e.g. mandatory parameters, or value of parameters in CDF file.</w:t>
            </w:r>
          </w:p>
          <w:p w:rsidR="001E130C" w:rsidRPr="001E130C" w:rsidRDefault="001E130C" w:rsidP="001E130C">
            <w:pPr>
              <w:cnfStyle w:val="000000000000" w:firstRow="0" w:lastRow="0" w:firstColumn="0" w:lastColumn="0" w:oddVBand="0" w:evenVBand="0" w:oddHBand="0" w:evenHBand="0" w:firstRowFirstColumn="0" w:firstRowLastColumn="0" w:lastRowFirstColumn="0" w:lastRowLastColumn="0"/>
            </w:pPr>
            <w:r w:rsidRPr="001E130C">
              <w:rPr>
                <w:i/>
                <w:iCs/>
                <w:u w:val="single"/>
              </w:rPr>
              <w:t>NOTE:</w:t>
            </w:r>
            <w:r w:rsidRPr="001E130C">
              <w:t xml:space="preserve"> Need a review of HW manual to confirm if TSDD is missing any validations.</w:t>
            </w:r>
          </w:p>
          <w:p w:rsidR="001E130C" w:rsidRPr="001E130C" w:rsidRDefault="00AD0B2A" w:rsidP="00AA5A7B">
            <w:pPr>
              <w:numPr>
                <w:ilvl w:val="0"/>
                <w:numId w:val="30"/>
              </w:numPr>
              <w:cnfStyle w:val="000000000000" w:firstRow="0" w:lastRow="0" w:firstColumn="0" w:lastColumn="0" w:oddVBand="0" w:evenVBand="0" w:oddHBand="0" w:evenHBand="0" w:firstRowFirstColumn="0" w:firstRowLastColumn="0" w:lastRowFirstColumn="0" w:lastRowLastColumn="0"/>
            </w:pPr>
            <w:r w:rsidRPr="001E130C">
              <w:t>Post-Validation: handle errors calculated by Intermediate.</w:t>
            </w:r>
          </w:p>
        </w:tc>
      </w:tr>
      <w:tr w:rsidR="001E130C" w:rsidTr="00AA5A7B">
        <w:tc>
          <w:tcPr>
            <w:cnfStyle w:val="001000000000" w:firstRow="0" w:lastRow="0" w:firstColumn="1" w:lastColumn="0" w:oddVBand="0" w:evenVBand="0" w:oddHBand="0" w:evenHBand="0" w:firstRowFirstColumn="0" w:firstRowLastColumn="0" w:lastRowFirstColumn="0" w:lastRowLastColumn="0"/>
            <w:tcW w:w="1638" w:type="dxa"/>
          </w:tcPr>
          <w:p w:rsidR="001E130C" w:rsidRPr="001E130C" w:rsidRDefault="001E130C" w:rsidP="00AA5A7B">
            <w:r w:rsidRPr="001E130C">
              <w:t>Generation</w:t>
            </w:r>
          </w:p>
        </w:tc>
        <w:tc>
          <w:tcPr>
            <w:tcW w:w="6885" w:type="dxa"/>
          </w:tcPr>
          <w:p w:rsidR="001E130C" w:rsidRPr="001E130C" w:rsidRDefault="001E130C" w:rsidP="001E130C">
            <w:pPr>
              <w:cnfStyle w:val="000000000000" w:firstRow="0" w:lastRow="0" w:firstColumn="0" w:lastColumn="0" w:oddVBand="0" w:evenVBand="0" w:oddHBand="0" w:evenHBand="0" w:firstRowFirstColumn="0" w:firstRowLastColumn="0" w:lastRowFirstColumn="0" w:lastRowLastColumn="0"/>
            </w:pPr>
            <w:r w:rsidRPr="001E130C">
              <w:t>Handle errors while writing output file *.h and *.c.</w:t>
            </w:r>
          </w:p>
        </w:tc>
      </w:tr>
      <w:tr w:rsidR="001E130C" w:rsidTr="00AA5A7B">
        <w:tc>
          <w:tcPr>
            <w:cnfStyle w:val="001000000000" w:firstRow="0" w:lastRow="0" w:firstColumn="1" w:lastColumn="0" w:oddVBand="0" w:evenVBand="0" w:oddHBand="0" w:evenHBand="0" w:firstRowFirstColumn="0" w:firstRowLastColumn="0" w:lastRowFirstColumn="0" w:lastRowLastColumn="0"/>
            <w:tcW w:w="1638" w:type="dxa"/>
          </w:tcPr>
          <w:p w:rsidR="001E130C" w:rsidRPr="001E130C" w:rsidRDefault="001E130C" w:rsidP="00AA5A7B">
            <w:r w:rsidRPr="001E130C">
              <w:t>Unexpected</w:t>
            </w:r>
          </w:p>
        </w:tc>
        <w:tc>
          <w:tcPr>
            <w:tcW w:w="6885" w:type="dxa"/>
          </w:tcPr>
          <w:p w:rsidR="001E130C" w:rsidRPr="001E130C" w:rsidRDefault="001E130C" w:rsidP="001E130C">
            <w:pPr>
              <w:cnfStyle w:val="000000000000" w:firstRow="0" w:lastRow="0" w:firstColumn="0" w:lastColumn="0" w:oddVBand="0" w:evenVBand="0" w:oddHBand="0" w:evenHBand="0" w:firstRowFirstColumn="0" w:firstRowLastColumn="0" w:lastRowFirstColumn="0" w:lastRowLastColumn="0"/>
            </w:pPr>
            <w:r w:rsidRPr="001E130C">
              <w:t>There are errors that are NOT covered by Gentool, called “external” errors, e.g. users edit CDF files manually or errors guaranteed by Davinci tool. However Gentool needs a common mechanic to prevent crash (if the “external” errors are “leaked” to the Gentool) and display a meaningful message to users.</w:t>
            </w:r>
          </w:p>
        </w:tc>
      </w:tr>
    </w:tbl>
    <w:p w:rsidR="001E130C" w:rsidRDefault="001E130C" w:rsidP="001E130C"/>
    <w:p w:rsidR="00CA43BF" w:rsidRDefault="00CA43BF" w:rsidP="00CA43BF">
      <w:pPr>
        <w:pStyle w:val="Heading2"/>
      </w:pPr>
      <w:bookmarkStart w:id="4640" w:name="_Toc29219030"/>
      <w:r w:rsidRPr="00CA43BF">
        <w:t>Error handling flow</w:t>
      </w:r>
      <w:bookmarkEnd w:id="4640"/>
    </w:p>
    <w:p w:rsidR="00CA43BF" w:rsidRDefault="00CA43BF" w:rsidP="00CA43BF">
      <w:pPr>
        <w:pStyle w:val="ListParagraph"/>
        <w:numPr>
          <w:ilvl w:val="0"/>
          <w:numId w:val="31"/>
        </w:numPr>
      </w:pPr>
      <w:r w:rsidRPr="00CA43BF">
        <w:t>Errors are handled in order of components.</w:t>
      </w:r>
    </w:p>
    <w:p w:rsidR="00CA43BF" w:rsidRDefault="00CA43BF" w:rsidP="00CA43BF">
      <w:r>
        <w:rPr>
          <w:noProof/>
          <w:lang w:eastAsia="en-US"/>
        </w:rPr>
        <w:drawing>
          <wp:inline distT="0" distB="0" distL="0" distR="0" wp14:anchorId="3A4A8408" wp14:editId="57B7EF5C">
            <wp:extent cx="5151755" cy="1103630"/>
            <wp:effectExtent l="0" t="0" r="0" b="127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1755" cy="1103630"/>
                    </a:xfrm>
                    <a:prstGeom prst="rect">
                      <a:avLst/>
                    </a:prstGeom>
                    <a:noFill/>
                  </pic:spPr>
                </pic:pic>
              </a:graphicData>
            </a:graphic>
          </wp:inline>
        </w:drawing>
      </w:r>
    </w:p>
    <w:p w:rsidR="00CA43BF" w:rsidRPr="00CA43BF" w:rsidRDefault="00CA43BF" w:rsidP="00CA43BF">
      <w:pPr>
        <w:pStyle w:val="ListParagraph"/>
        <w:numPr>
          <w:ilvl w:val="0"/>
          <w:numId w:val="31"/>
        </w:numPr>
      </w:pPr>
      <w:r w:rsidRPr="00CA43BF">
        <w:t>When Warning and Info messages are found, Gentool continues until it hits an error.</w:t>
      </w:r>
    </w:p>
    <w:p w:rsidR="00CA43BF" w:rsidRDefault="00CA43BF" w:rsidP="00CA43BF">
      <w:pPr>
        <w:pStyle w:val="ListParagraph"/>
        <w:numPr>
          <w:ilvl w:val="0"/>
          <w:numId w:val="31"/>
        </w:numPr>
      </w:pPr>
      <w:r w:rsidRPr="00CA43BF">
        <w:t>When an error found, Gentool tries to collect all other errors that have the same type as the former, display them to end users and exit.</w:t>
      </w:r>
    </w:p>
    <w:p w:rsidR="008237D9" w:rsidRPr="00F45D39" w:rsidRDefault="008237D9" w:rsidP="00D52289">
      <w:pPr>
        <w:pStyle w:val="Heading1"/>
        <w:framePr w:hSpace="142" w:wrap="around" w:vAnchor="text" w:hAnchor="text" w:y="1"/>
        <w:suppressOverlap/>
      </w:pPr>
      <w:bookmarkStart w:id="4641" w:name="_Toc29219031"/>
      <w:r w:rsidRPr="00F45D39">
        <w:lastRenderedPageBreak/>
        <w:t>Uncovered List</w:t>
      </w:r>
      <w:bookmarkEnd w:id="4641"/>
    </w:p>
    <w:p w:rsidR="008237D9" w:rsidRPr="008C5862" w:rsidRDefault="008237D9" w:rsidP="008237D9">
      <w:pPr>
        <w:framePr w:hSpace="142" w:wrap="around" w:vAnchor="text" w:hAnchor="text" w:y="1"/>
        <w:spacing w:after="200" w:line="276" w:lineRule="auto"/>
        <w:suppressOverlap/>
        <w:rPr>
          <w:rFonts w:asciiTheme="majorHAnsi" w:eastAsia="Meiryo UI" w:hAnsiTheme="majorHAnsi" w:cstheme="majorHAnsi"/>
          <w:b/>
          <w:vanish/>
          <w:sz w:val="18"/>
          <w:szCs w:val="18"/>
          <w:lang w:val="en-GB" w:eastAsia="en-US"/>
        </w:rPr>
      </w:pPr>
    </w:p>
    <w:tbl>
      <w:tblPr>
        <w:tblStyle w:val="TableGrid"/>
        <w:tblpPr w:leftFromText="142" w:rightFromText="142" w:vertAnchor="text" w:horzAnchor="margin" w:tblpY="1171"/>
        <w:tblOverlap w:val="never"/>
        <w:tblW w:w="9445" w:type="dxa"/>
        <w:tblLayout w:type="fixed"/>
        <w:tblLook w:val="04A0" w:firstRow="1" w:lastRow="0" w:firstColumn="1" w:lastColumn="0" w:noHBand="0" w:noVBand="1"/>
      </w:tblPr>
      <w:tblGrid>
        <w:gridCol w:w="1975"/>
        <w:gridCol w:w="4230"/>
        <w:gridCol w:w="3240"/>
      </w:tblGrid>
      <w:tr w:rsidR="008237D9" w:rsidRPr="008C5862" w:rsidTr="00D52289">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1975" w:type="dxa"/>
          </w:tcPr>
          <w:p w:rsidR="008237D9" w:rsidRPr="008C5862" w:rsidRDefault="008237D9" w:rsidP="00140DF7">
            <w:pPr>
              <w:rPr>
                <w:rFonts w:asciiTheme="majorHAnsi" w:eastAsia="Meiryo UI" w:hAnsiTheme="majorHAnsi" w:cstheme="majorHAnsi"/>
                <w:sz w:val="18"/>
                <w:szCs w:val="18"/>
                <w:lang w:val="en-GB"/>
              </w:rPr>
            </w:pPr>
            <w:r w:rsidRPr="008C5862">
              <w:rPr>
                <w:rFonts w:asciiTheme="majorHAnsi" w:eastAsia="Meiryo UI" w:hAnsiTheme="majorHAnsi" w:cstheme="majorHAnsi"/>
                <w:sz w:val="18"/>
                <w:szCs w:val="18"/>
                <w:lang w:val="en-GB"/>
              </w:rPr>
              <w:t>Document name</w:t>
            </w:r>
          </w:p>
        </w:tc>
        <w:tc>
          <w:tcPr>
            <w:tcW w:w="4230" w:type="dxa"/>
          </w:tcPr>
          <w:p w:rsidR="008237D9" w:rsidRPr="008C5862" w:rsidRDefault="008237D9" w:rsidP="00140DF7">
            <w:pPr>
              <w:cnfStyle w:val="100000000000" w:firstRow="1" w:lastRow="0" w:firstColumn="0" w:lastColumn="0" w:oddVBand="0" w:evenVBand="0" w:oddHBand="0" w:evenHBand="0" w:firstRowFirstColumn="0" w:firstRowLastColumn="0" w:lastRowFirstColumn="0" w:lastRowLastColumn="0"/>
              <w:rPr>
                <w:rFonts w:asciiTheme="majorHAnsi" w:eastAsia="Meiryo UI" w:hAnsiTheme="majorHAnsi" w:cstheme="majorHAnsi"/>
                <w:sz w:val="18"/>
                <w:szCs w:val="18"/>
                <w:lang w:val="en-GB"/>
              </w:rPr>
            </w:pPr>
            <w:r w:rsidRPr="008C5862">
              <w:rPr>
                <w:rFonts w:asciiTheme="majorHAnsi" w:eastAsia="Meiryo UI" w:hAnsiTheme="majorHAnsi" w:cstheme="majorHAnsi"/>
                <w:sz w:val="18"/>
                <w:szCs w:val="18"/>
                <w:lang w:val="en-GB"/>
              </w:rPr>
              <w:t>Uncovered IDs</w:t>
            </w:r>
          </w:p>
        </w:tc>
        <w:tc>
          <w:tcPr>
            <w:tcW w:w="3240" w:type="dxa"/>
          </w:tcPr>
          <w:p w:rsidR="008237D9" w:rsidRPr="008C5862" w:rsidRDefault="008237D9" w:rsidP="00140DF7">
            <w:pPr>
              <w:cnfStyle w:val="100000000000" w:firstRow="1" w:lastRow="0" w:firstColumn="0" w:lastColumn="0" w:oddVBand="0" w:evenVBand="0" w:oddHBand="0" w:evenHBand="0" w:firstRowFirstColumn="0" w:firstRowLastColumn="0" w:lastRowFirstColumn="0" w:lastRowLastColumn="0"/>
              <w:rPr>
                <w:rFonts w:asciiTheme="majorHAnsi" w:eastAsia="Meiryo UI" w:hAnsiTheme="majorHAnsi" w:cstheme="majorHAnsi"/>
                <w:sz w:val="18"/>
                <w:szCs w:val="18"/>
                <w:lang w:val="en-GB"/>
              </w:rPr>
            </w:pPr>
            <w:r w:rsidRPr="008C5862">
              <w:rPr>
                <w:rFonts w:asciiTheme="majorHAnsi" w:eastAsia="Meiryo UI" w:hAnsiTheme="majorHAnsi" w:cstheme="majorHAnsi"/>
                <w:sz w:val="18"/>
                <w:szCs w:val="18"/>
                <w:lang w:val="en-GB"/>
              </w:rPr>
              <w:t>Reason</w:t>
            </w:r>
          </w:p>
        </w:tc>
      </w:tr>
      <w:tr w:rsidR="00140DF7" w:rsidRPr="008C5862" w:rsidTr="00D52289">
        <w:tc>
          <w:tcPr>
            <w:tcW w:w="1975" w:type="dxa"/>
          </w:tcPr>
          <w:p w:rsidR="00140DF7" w:rsidRPr="008C5862" w:rsidRDefault="00140DF7" w:rsidP="00140DF7">
            <w:pPr>
              <w:spacing w:after="200" w:line="276" w:lineRule="auto"/>
              <w:rPr>
                <w:rFonts w:ascii="Calibri" w:eastAsiaTheme="minorEastAsia" w:hAnsi="Calibri"/>
                <w:sz w:val="18"/>
                <w:szCs w:val="18"/>
                <w:lang w:eastAsia="en-US"/>
              </w:rPr>
            </w:pPr>
          </w:p>
        </w:tc>
        <w:tc>
          <w:tcPr>
            <w:tcW w:w="4230" w:type="dxa"/>
          </w:tcPr>
          <w:p w:rsidR="00140DF7" w:rsidRPr="00A77153" w:rsidRDefault="00140DF7" w:rsidP="00140DF7">
            <w:pPr>
              <w:rPr>
                <w:rFonts w:asciiTheme="majorHAnsi" w:hAnsiTheme="majorHAnsi"/>
                <w:sz w:val="18"/>
                <w:szCs w:val="18"/>
              </w:rPr>
            </w:pPr>
          </w:p>
        </w:tc>
        <w:tc>
          <w:tcPr>
            <w:tcW w:w="3240" w:type="dxa"/>
          </w:tcPr>
          <w:p w:rsidR="00140DF7" w:rsidRPr="008C5862" w:rsidRDefault="00140DF7" w:rsidP="00140DF7">
            <w:pPr>
              <w:spacing w:after="200" w:line="276" w:lineRule="auto"/>
              <w:rPr>
                <w:rFonts w:ascii="Calibri" w:eastAsiaTheme="minorEastAsia" w:hAnsi="Calibri"/>
                <w:sz w:val="18"/>
                <w:szCs w:val="18"/>
                <w:lang w:eastAsia="en-US"/>
              </w:rPr>
            </w:pPr>
          </w:p>
        </w:tc>
      </w:tr>
    </w:tbl>
    <w:p w:rsidR="008237D9" w:rsidRPr="00CA43BF" w:rsidRDefault="008237D9" w:rsidP="00D52289"/>
    <w:p w:rsidR="00932964" w:rsidRPr="006D3C18" w:rsidRDefault="00932964" w:rsidP="00932964">
      <w:pPr>
        <w:pStyle w:val="Heading1"/>
      </w:pPr>
      <w:bookmarkStart w:id="4642" w:name="_Toc29219032"/>
      <w:r w:rsidRPr="006D3C18">
        <w:lastRenderedPageBreak/>
        <w:t>Revision History</w:t>
      </w:r>
      <w:bookmarkEnd w:id="4642"/>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851"/>
        <w:gridCol w:w="4394"/>
        <w:gridCol w:w="1418"/>
      </w:tblGrid>
      <w:tr w:rsidR="00932964" w:rsidRPr="006D3C18" w:rsidTr="00EA73D2">
        <w:trPr>
          <w:trHeight w:val="251"/>
        </w:trPr>
        <w:tc>
          <w:tcPr>
            <w:tcW w:w="1701" w:type="dxa"/>
            <w:shd w:val="pct25" w:color="auto" w:fill="auto"/>
          </w:tcPr>
          <w:bookmarkEnd w:id="771"/>
          <w:bookmarkEnd w:id="772"/>
          <w:p w:rsidR="00932964" w:rsidRPr="006D3C18" w:rsidRDefault="00932964" w:rsidP="00EA73D2">
            <w:pPr>
              <w:pStyle w:val="a"/>
              <w:rPr>
                <w:rFonts w:cs="Arial"/>
                <w:b/>
                <w:szCs w:val="21"/>
                <w:lang w:val="en-US" w:eastAsia="ja-JP"/>
              </w:rPr>
            </w:pPr>
            <w:r w:rsidRPr="006D3C18">
              <w:rPr>
                <w:rFonts w:cs="Arial"/>
                <w:b/>
                <w:szCs w:val="21"/>
                <w:lang w:val="en-US" w:eastAsia="ja-JP"/>
              </w:rPr>
              <w:t>Date</w:t>
            </w:r>
          </w:p>
        </w:tc>
        <w:tc>
          <w:tcPr>
            <w:tcW w:w="851" w:type="dxa"/>
            <w:shd w:val="pct25" w:color="auto" w:fill="auto"/>
          </w:tcPr>
          <w:p w:rsidR="00932964" w:rsidRPr="006D3C18" w:rsidRDefault="00932964" w:rsidP="00EA73D2">
            <w:pPr>
              <w:pStyle w:val="a"/>
              <w:rPr>
                <w:rFonts w:cs="Arial"/>
                <w:b/>
                <w:szCs w:val="21"/>
                <w:lang w:val="en-US" w:eastAsia="ja-JP"/>
              </w:rPr>
            </w:pPr>
            <w:r w:rsidRPr="006D3C18">
              <w:rPr>
                <w:rFonts w:cs="Arial"/>
                <w:b/>
                <w:szCs w:val="21"/>
                <w:lang w:val="en-US" w:eastAsia="ja-JP"/>
              </w:rPr>
              <w:t>Ver.</w:t>
            </w:r>
          </w:p>
        </w:tc>
        <w:tc>
          <w:tcPr>
            <w:tcW w:w="4394" w:type="dxa"/>
            <w:shd w:val="pct25" w:color="auto" w:fill="auto"/>
          </w:tcPr>
          <w:p w:rsidR="00932964" w:rsidRPr="006D3C18" w:rsidRDefault="00932964" w:rsidP="00EA73D2">
            <w:pPr>
              <w:pStyle w:val="a"/>
              <w:rPr>
                <w:rFonts w:cs="Arial"/>
                <w:b/>
                <w:szCs w:val="21"/>
                <w:lang w:val="en-US" w:eastAsia="ja-JP"/>
              </w:rPr>
            </w:pPr>
            <w:r w:rsidRPr="006D3C18">
              <w:rPr>
                <w:rFonts w:cs="Arial"/>
                <w:b/>
                <w:szCs w:val="21"/>
                <w:lang w:val="en-US" w:eastAsia="ja-JP"/>
              </w:rPr>
              <w:t>Change</w:t>
            </w:r>
          </w:p>
        </w:tc>
        <w:tc>
          <w:tcPr>
            <w:tcW w:w="1418" w:type="dxa"/>
            <w:shd w:val="pct25" w:color="auto" w:fill="auto"/>
          </w:tcPr>
          <w:p w:rsidR="00932964" w:rsidRPr="006D3C18" w:rsidRDefault="00932964" w:rsidP="00EA73D2">
            <w:pPr>
              <w:pStyle w:val="a"/>
              <w:rPr>
                <w:rFonts w:cs="Arial"/>
                <w:b/>
                <w:szCs w:val="21"/>
                <w:lang w:val="en-US" w:eastAsia="ja-JP"/>
              </w:rPr>
            </w:pPr>
            <w:r w:rsidRPr="006D3C18">
              <w:rPr>
                <w:rFonts w:cs="Arial"/>
                <w:b/>
                <w:szCs w:val="21"/>
                <w:lang w:val="en-US" w:eastAsia="ja-JP"/>
              </w:rPr>
              <w:t>Changed By</w:t>
            </w:r>
          </w:p>
        </w:tc>
      </w:tr>
      <w:tr w:rsidR="0022235C" w:rsidRPr="006D3C18" w:rsidTr="00EA73D2">
        <w:trPr>
          <w:trHeight w:val="251"/>
        </w:trPr>
        <w:tc>
          <w:tcPr>
            <w:tcW w:w="1701" w:type="dxa"/>
          </w:tcPr>
          <w:p w:rsidR="0022235C" w:rsidRPr="006D3C18" w:rsidRDefault="003F6135" w:rsidP="00EA73D2">
            <w:pPr>
              <w:pStyle w:val="a"/>
              <w:rPr>
                <w:rFonts w:cs="Arial"/>
                <w:szCs w:val="21"/>
                <w:lang w:val="en-US" w:eastAsia="ja-JP"/>
              </w:rPr>
            </w:pPr>
            <w:ins w:id="4643" w:author="Pham Minh Tu" w:date="2020-01-03T14:46:00Z">
              <w:r>
                <w:rPr>
                  <w:rFonts w:cs="Arial"/>
                  <w:szCs w:val="21"/>
                  <w:lang w:val="en-US" w:eastAsia="ja-JP"/>
                </w:rPr>
                <w:t>03</w:t>
              </w:r>
            </w:ins>
            <w:del w:id="4644" w:author="Pham Minh Tu" w:date="2020-01-03T14:46:00Z">
              <w:r w:rsidR="0022235C" w:rsidDel="003F6135">
                <w:rPr>
                  <w:rFonts w:cs="Arial"/>
                  <w:szCs w:val="21"/>
                  <w:lang w:val="en-US" w:eastAsia="ja-JP"/>
                </w:rPr>
                <w:delText>12</w:delText>
              </w:r>
            </w:del>
            <w:ins w:id="4645" w:author="Pham Minh Tu" w:date="2020-01-03T14:46:00Z">
              <w:r>
                <w:rPr>
                  <w:rFonts w:cs="Arial"/>
                  <w:szCs w:val="21"/>
                  <w:vertAlign w:val="superscript"/>
                  <w:lang w:val="en-US" w:eastAsia="ja-JP"/>
                </w:rPr>
                <w:t>rd</w:t>
              </w:r>
            </w:ins>
            <w:del w:id="4646" w:author="Pham Minh Tu" w:date="2020-01-03T14:46:00Z">
              <w:r w:rsidR="0022235C" w:rsidRPr="006D3C18" w:rsidDel="003F6135">
                <w:rPr>
                  <w:rFonts w:cs="Arial"/>
                  <w:szCs w:val="21"/>
                  <w:vertAlign w:val="superscript"/>
                  <w:lang w:val="en-US" w:eastAsia="ja-JP"/>
                </w:rPr>
                <w:delText>th</w:delText>
              </w:r>
            </w:del>
            <w:r w:rsidR="0022235C">
              <w:rPr>
                <w:rFonts w:cs="Arial"/>
                <w:szCs w:val="21"/>
                <w:lang w:val="en-US" w:eastAsia="ja-JP"/>
              </w:rPr>
              <w:t xml:space="preserve"> 0</w:t>
            </w:r>
            <w:ins w:id="4647" w:author="Pham Minh Tu" w:date="2020-01-03T14:46:00Z">
              <w:r>
                <w:rPr>
                  <w:rFonts w:cs="Arial"/>
                  <w:szCs w:val="21"/>
                  <w:lang w:val="en-US" w:eastAsia="ja-JP"/>
                </w:rPr>
                <w:t>1</w:t>
              </w:r>
            </w:ins>
            <w:del w:id="4648" w:author="Pham Minh Tu" w:date="2020-01-03T14:46:00Z">
              <w:r w:rsidR="0022235C" w:rsidDel="003F6135">
                <w:rPr>
                  <w:rFonts w:cs="Arial"/>
                  <w:szCs w:val="21"/>
                  <w:lang w:val="en-US" w:eastAsia="ja-JP"/>
                </w:rPr>
                <w:delText>5</w:delText>
              </w:r>
            </w:del>
            <w:r w:rsidR="0022235C">
              <w:rPr>
                <w:rFonts w:cs="Arial"/>
                <w:szCs w:val="21"/>
                <w:lang w:val="en-US" w:eastAsia="ja-JP"/>
              </w:rPr>
              <w:t xml:space="preserve"> 20</w:t>
            </w:r>
            <w:ins w:id="4649" w:author="Pham Minh Tu" w:date="2020-01-03T14:46:00Z">
              <w:r>
                <w:rPr>
                  <w:rFonts w:cs="Arial"/>
                  <w:szCs w:val="21"/>
                  <w:lang w:val="en-US" w:eastAsia="ja-JP"/>
                </w:rPr>
                <w:t>20</w:t>
              </w:r>
            </w:ins>
            <w:del w:id="4650" w:author="Pham Minh Tu" w:date="2020-01-03T14:46:00Z">
              <w:r w:rsidR="0022235C" w:rsidDel="003F6135">
                <w:rPr>
                  <w:rFonts w:cs="Arial"/>
                  <w:szCs w:val="21"/>
                  <w:lang w:val="en-US" w:eastAsia="ja-JP"/>
                </w:rPr>
                <w:delText>19</w:delText>
              </w:r>
            </w:del>
          </w:p>
        </w:tc>
        <w:tc>
          <w:tcPr>
            <w:tcW w:w="851" w:type="dxa"/>
          </w:tcPr>
          <w:p w:rsidR="0022235C" w:rsidRPr="006D3C18" w:rsidRDefault="0022235C" w:rsidP="00EA73D2">
            <w:pPr>
              <w:pStyle w:val="a"/>
              <w:rPr>
                <w:rFonts w:cs="Arial"/>
                <w:szCs w:val="21"/>
                <w:lang w:val="en-US" w:eastAsia="ja-JP"/>
              </w:rPr>
            </w:pPr>
            <w:r w:rsidRPr="006D3C18">
              <w:rPr>
                <w:rFonts w:cs="Arial"/>
                <w:szCs w:val="21"/>
                <w:lang w:val="en-US" w:eastAsia="ja-JP"/>
              </w:rPr>
              <w:t>1.00</w:t>
            </w:r>
          </w:p>
        </w:tc>
        <w:tc>
          <w:tcPr>
            <w:tcW w:w="4394" w:type="dxa"/>
          </w:tcPr>
          <w:p w:rsidR="0022235C" w:rsidRPr="006D3C18" w:rsidRDefault="0022235C" w:rsidP="00EA73D2">
            <w:pPr>
              <w:pStyle w:val="a"/>
              <w:rPr>
                <w:rFonts w:cs="Arial"/>
                <w:szCs w:val="21"/>
                <w:lang w:val="en-US" w:eastAsia="ja-JP"/>
              </w:rPr>
            </w:pPr>
            <w:r w:rsidRPr="006D3C18">
              <w:rPr>
                <w:rFonts w:cs="Arial"/>
                <w:szCs w:val="21"/>
                <w:lang w:val="en-US" w:eastAsia="ja-JP"/>
              </w:rPr>
              <w:t>Initial version</w:t>
            </w:r>
          </w:p>
        </w:tc>
        <w:tc>
          <w:tcPr>
            <w:tcW w:w="1418" w:type="dxa"/>
          </w:tcPr>
          <w:p w:rsidR="0022235C" w:rsidRPr="006D3C18" w:rsidRDefault="0022235C" w:rsidP="00EA73D2">
            <w:pPr>
              <w:pStyle w:val="a"/>
              <w:rPr>
                <w:rFonts w:cs="Arial"/>
                <w:szCs w:val="21"/>
                <w:lang w:val="en-US" w:eastAsia="ja-JP"/>
              </w:rPr>
            </w:pPr>
            <w:del w:id="4651" w:author="Pham Minh Tu" w:date="2020-01-03T14:46:00Z">
              <w:r w:rsidDel="003F6135">
                <w:rPr>
                  <w:rFonts w:cs="Arial"/>
                  <w:szCs w:val="21"/>
                  <w:lang w:val="en-US" w:eastAsia="ja-JP"/>
                </w:rPr>
                <w:delText>Nghia Do</w:delText>
              </w:r>
            </w:del>
            <w:ins w:id="4652" w:author="Pham Minh Tu" w:date="2020-01-03T14:46:00Z">
              <w:r w:rsidR="003F6135">
                <w:rPr>
                  <w:rFonts w:cs="Arial"/>
                  <w:szCs w:val="21"/>
                  <w:lang w:val="en-US" w:eastAsia="ja-JP"/>
                </w:rPr>
                <w:t>Tu Pham</w:t>
              </w:r>
            </w:ins>
          </w:p>
        </w:tc>
      </w:tr>
    </w:tbl>
    <w:p w:rsidR="00EA73D2" w:rsidRPr="006D3C18" w:rsidRDefault="00EA73D2">
      <w:pPr>
        <w:rPr>
          <w:rFonts w:cs="Arial"/>
        </w:rPr>
      </w:pPr>
    </w:p>
    <w:sectPr w:rsidR="00EA73D2" w:rsidRPr="006D3C18">
      <w:type w:val="continuous"/>
      <w:pgSz w:w="11907" w:h="16840" w:code="9"/>
      <w:pgMar w:top="1440" w:right="1800" w:bottom="1440" w:left="1800" w:header="706" w:footer="706"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40D" w:rsidRDefault="00DA240D">
      <w:pPr>
        <w:spacing w:after="0"/>
      </w:pPr>
      <w:r>
        <w:separator/>
      </w:r>
    </w:p>
  </w:endnote>
  <w:endnote w:type="continuationSeparator" w:id="0">
    <w:p w:rsidR="00DA240D" w:rsidRDefault="00DA240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ExtraLight">
    <w:altName w:val="Arial"/>
    <w:charset w:val="00"/>
    <w:family w:val="swiss"/>
    <w:pitch w:val="variable"/>
    <w:sig w:usb0="00000001"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Mincho">
    <w:altName w:val="MS Gothic"/>
    <w:charset w:val="80"/>
    <w:family w:val="roman"/>
    <w:pitch w:val="variable"/>
    <w:sig w:usb0="00000000"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eiryo UI">
    <w:altName w:val="MS UI Gothic"/>
    <w:charset w:val="80"/>
    <w:family w:val="swiss"/>
    <w:pitch w:val="variable"/>
    <w:sig w:usb0="E10102FF" w:usb1="EAC7FFFF" w:usb2="00010012" w:usb3="00000000" w:csb0="0002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DBD" w:rsidRDefault="00AB2DBD">
    <w:pPr>
      <w:spacing w:after="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DBD" w:rsidRDefault="00AB2DBD">
    <w:pPr>
      <w:pStyle w:val="Footer"/>
      <w:framePr w:w="1150"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D62584">
      <w:rPr>
        <w:rStyle w:val="PageNumber"/>
        <w:noProof/>
      </w:rPr>
      <w:t>164</w:t>
    </w:r>
    <w:r>
      <w:rPr>
        <w:rStyle w:val="PageNumber"/>
      </w:rPr>
      <w:fldChar w:fldCharType="end"/>
    </w:r>
    <w:r>
      <w:rPr>
        <w:rStyle w:val="PageNumber"/>
        <w:rFonts w:hint="eastAsia"/>
      </w:rPr>
      <w:t xml:space="preserve"> of </w:t>
    </w:r>
    <w:r>
      <w:rPr>
        <w:rStyle w:val="PageNumber"/>
      </w:rPr>
      <w:fldChar w:fldCharType="begin"/>
    </w:r>
    <w:r>
      <w:rPr>
        <w:rStyle w:val="PageNumber"/>
      </w:rPr>
      <w:instrText xml:space="preserve"> </w:instrText>
    </w:r>
    <w:r>
      <w:rPr>
        <w:rStyle w:val="PageNumber"/>
        <w:rFonts w:hint="eastAsia"/>
      </w:rPr>
      <w:instrText>NUMPAGES  \* Arabic  \* MERGEFORMAT</w:instrText>
    </w:r>
    <w:r>
      <w:rPr>
        <w:rStyle w:val="PageNumber"/>
      </w:rPr>
      <w:instrText xml:space="preserve"> </w:instrText>
    </w:r>
    <w:r>
      <w:rPr>
        <w:rStyle w:val="PageNumber"/>
      </w:rPr>
      <w:fldChar w:fldCharType="separate"/>
    </w:r>
    <w:r w:rsidR="00D62584">
      <w:rPr>
        <w:rStyle w:val="PageNumber"/>
        <w:noProof/>
      </w:rPr>
      <w:t>297</w:t>
    </w:r>
    <w:r>
      <w:rPr>
        <w:rStyle w:val="PageNumber"/>
      </w:rPr>
      <w:fldChar w:fldCharType="end"/>
    </w:r>
  </w:p>
  <w:p w:rsidR="00AB2DBD" w:rsidRDefault="00AB2DBD">
    <w:pPr>
      <w:pStyle w:val="Textalign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DBD" w:rsidRDefault="00AB2DBD">
    <w:pPr>
      <w:spacing w:after="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40D" w:rsidRDefault="00DA240D">
      <w:pPr>
        <w:spacing w:after="0"/>
      </w:pPr>
      <w:r>
        <w:separator/>
      </w:r>
    </w:p>
  </w:footnote>
  <w:footnote w:type="continuationSeparator" w:id="0">
    <w:p w:rsidR="00DA240D" w:rsidRDefault="00DA240D">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DBD" w:rsidRDefault="00AB2DBD">
    <w:pPr>
      <w:spacing w:after="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DBD" w:rsidRDefault="00AB2DBD">
    <w:pPr>
      <w:spacing w:after="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116FD2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4ABF30"/>
    <w:lvl w:ilvl="0">
      <w:start w:val="1"/>
      <w:numFmt w:val="decimal"/>
      <w:pStyle w:val="ListNumber4"/>
      <w:lvlText w:val="%1."/>
      <w:lvlJc w:val="left"/>
      <w:pPr>
        <w:tabs>
          <w:tab w:val="num" w:pos="1209"/>
        </w:tabs>
        <w:ind w:left="1209" w:hanging="360"/>
      </w:pPr>
    </w:lvl>
  </w:abstractNum>
  <w:abstractNum w:abstractNumId="2" w15:restartNumberingAfterBreak="0">
    <w:nsid w:val="FFFFFF80"/>
    <w:multiLevelType w:val="singleLevel"/>
    <w:tmpl w:val="ABC64486"/>
    <w:lvl w:ilvl="0">
      <w:start w:val="1"/>
      <w:numFmt w:val="bullet"/>
      <w:pStyle w:val="ListBullet5"/>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5B042C3E"/>
    <w:lvl w:ilvl="0">
      <w:start w:val="1"/>
      <w:numFmt w:val="bullet"/>
      <w:pStyle w:val="ListBullet4"/>
      <w:lvlText w:val=""/>
      <w:lvlJc w:val="left"/>
      <w:pPr>
        <w:tabs>
          <w:tab w:val="num" w:pos="1209"/>
        </w:tabs>
        <w:ind w:left="1209" w:hanging="360"/>
      </w:pPr>
      <w:rPr>
        <w:rFonts w:ascii="Symbol" w:hAnsi="Symbol" w:hint="default"/>
      </w:rPr>
    </w:lvl>
  </w:abstractNum>
  <w:abstractNum w:abstractNumId="4" w15:restartNumberingAfterBreak="0">
    <w:nsid w:val="0931526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E300B00"/>
    <w:multiLevelType w:val="hybridMultilevel"/>
    <w:tmpl w:val="6B7CE904"/>
    <w:lvl w:ilvl="0" w:tplc="6DEA1608">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EA040E"/>
    <w:multiLevelType w:val="hybridMultilevel"/>
    <w:tmpl w:val="699279FE"/>
    <w:lvl w:ilvl="0" w:tplc="8F2619B8">
      <w:start w:val="1"/>
      <w:numFmt w:val="decimal"/>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4364A"/>
    <w:multiLevelType w:val="hybridMultilevel"/>
    <w:tmpl w:val="E6E69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21F4C"/>
    <w:multiLevelType w:val="hybridMultilevel"/>
    <w:tmpl w:val="6C9868A6"/>
    <w:lvl w:ilvl="0" w:tplc="0BBCA58E">
      <w:start w:val="1"/>
      <w:numFmt w:val="decimal"/>
      <w:lvlText w:val="Figure %1."/>
      <w:lvlJc w:val="left"/>
      <w:pPr>
        <w:ind w:left="720" w:hanging="36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EF48B9"/>
    <w:multiLevelType w:val="hybridMultilevel"/>
    <w:tmpl w:val="5E6475C2"/>
    <w:lvl w:ilvl="0" w:tplc="EDF208A4">
      <w:start w:val="1"/>
      <w:numFmt w:val="decimal"/>
      <w:lvlText w:val="%1."/>
      <w:lvlJc w:val="left"/>
      <w:pPr>
        <w:tabs>
          <w:tab w:val="num" w:pos="720"/>
        </w:tabs>
        <w:ind w:left="720" w:hanging="360"/>
      </w:pPr>
    </w:lvl>
    <w:lvl w:ilvl="1" w:tplc="E80831DC" w:tentative="1">
      <w:start w:val="1"/>
      <w:numFmt w:val="decimal"/>
      <w:lvlText w:val="%2."/>
      <w:lvlJc w:val="left"/>
      <w:pPr>
        <w:tabs>
          <w:tab w:val="num" w:pos="1440"/>
        </w:tabs>
        <w:ind w:left="1440" w:hanging="360"/>
      </w:pPr>
    </w:lvl>
    <w:lvl w:ilvl="2" w:tplc="450AFEEE" w:tentative="1">
      <w:start w:val="1"/>
      <w:numFmt w:val="decimal"/>
      <w:lvlText w:val="%3."/>
      <w:lvlJc w:val="left"/>
      <w:pPr>
        <w:tabs>
          <w:tab w:val="num" w:pos="2160"/>
        </w:tabs>
        <w:ind w:left="2160" w:hanging="360"/>
      </w:pPr>
    </w:lvl>
    <w:lvl w:ilvl="3" w:tplc="AE44179C" w:tentative="1">
      <w:start w:val="1"/>
      <w:numFmt w:val="decimal"/>
      <w:lvlText w:val="%4."/>
      <w:lvlJc w:val="left"/>
      <w:pPr>
        <w:tabs>
          <w:tab w:val="num" w:pos="2880"/>
        </w:tabs>
        <w:ind w:left="2880" w:hanging="360"/>
      </w:pPr>
    </w:lvl>
    <w:lvl w:ilvl="4" w:tplc="1CE26476" w:tentative="1">
      <w:start w:val="1"/>
      <w:numFmt w:val="decimal"/>
      <w:lvlText w:val="%5."/>
      <w:lvlJc w:val="left"/>
      <w:pPr>
        <w:tabs>
          <w:tab w:val="num" w:pos="3600"/>
        </w:tabs>
        <w:ind w:left="3600" w:hanging="360"/>
      </w:pPr>
    </w:lvl>
    <w:lvl w:ilvl="5" w:tplc="8FA894EC" w:tentative="1">
      <w:start w:val="1"/>
      <w:numFmt w:val="decimal"/>
      <w:lvlText w:val="%6."/>
      <w:lvlJc w:val="left"/>
      <w:pPr>
        <w:tabs>
          <w:tab w:val="num" w:pos="4320"/>
        </w:tabs>
        <w:ind w:left="4320" w:hanging="360"/>
      </w:pPr>
    </w:lvl>
    <w:lvl w:ilvl="6" w:tplc="8C1A39BA" w:tentative="1">
      <w:start w:val="1"/>
      <w:numFmt w:val="decimal"/>
      <w:lvlText w:val="%7."/>
      <w:lvlJc w:val="left"/>
      <w:pPr>
        <w:tabs>
          <w:tab w:val="num" w:pos="5040"/>
        </w:tabs>
        <w:ind w:left="5040" w:hanging="360"/>
      </w:pPr>
    </w:lvl>
    <w:lvl w:ilvl="7" w:tplc="1E52A528" w:tentative="1">
      <w:start w:val="1"/>
      <w:numFmt w:val="decimal"/>
      <w:lvlText w:val="%8."/>
      <w:lvlJc w:val="left"/>
      <w:pPr>
        <w:tabs>
          <w:tab w:val="num" w:pos="5760"/>
        </w:tabs>
        <w:ind w:left="5760" w:hanging="360"/>
      </w:pPr>
    </w:lvl>
    <w:lvl w:ilvl="8" w:tplc="9F0C3A2E" w:tentative="1">
      <w:start w:val="1"/>
      <w:numFmt w:val="decimal"/>
      <w:lvlText w:val="%9."/>
      <w:lvlJc w:val="left"/>
      <w:pPr>
        <w:tabs>
          <w:tab w:val="num" w:pos="6480"/>
        </w:tabs>
        <w:ind w:left="6480" w:hanging="360"/>
      </w:pPr>
    </w:lvl>
  </w:abstractNum>
  <w:abstractNum w:abstractNumId="10" w15:restartNumberingAfterBreak="0">
    <w:nsid w:val="1B251B79"/>
    <w:multiLevelType w:val="hybridMultilevel"/>
    <w:tmpl w:val="5094BF5E"/>
    <w:lvl w:ilvl="0" w:tplc="FA3215F4">
      <w:start w:val="1"/>
      <w:numFmt w:val="decimal"/>
      <w:pStyle w:val="ClassCaption"/>
      <w:lvlText w:val="Class %1."/>
      <w:lvlJc w:val="left"/>
      <w:pPr>
        <w:ind w:left="72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DD053E"/>
    <w:multiLevelType w:val="hybridMultilevel"/>
    <w:tmpl w:val="BA9452CE"/>
    <w:lvl w:ilvl="0" w:tplc="002018D0">
      <w:start w:val="1"/>
      <w:numFmt w:val="decimal"/>
      <w:lvlText w:val="%1."/>
      <w:lvlJc w:val="left"/>
      <w:pPr>
        <w:tabs>
          <w:tab w:val="num" w:pos="720"/>
        </w:tabs>
        <w:ind w:left="720" w:hanging="360"/>
      </w:pPr>
    </w:lvl>
    <w:lvl w:ilvl="1" w:tplc="6B646486" w:tentative="1">
      <w:start w:val="1"/>
      <w:numFmt w:val="decimal"/>
      <w:lvlText w:val="%2."/>
      <w:lvlJc w:val="left"/>
      <w:pPr>
        <w:tabs>
          <w:tab w:val="num" w:pos="1440"/>
        </w:tabs>
        <w:ind w:left="1440" w:hanging="360"/>
      </w:pPr>
    </w:lvl>
    <w:lvl w:ilvl="2" w:tplc="E494BA4A" w:tentative="1">
      <w:start w:val="1"/>
      <w:numFmt w:val="decimal"/>
      <w:lvlText w:val="%3."/>
      <w:lvlJc w:val="left"/>
      <w:pPr>
        <w:tabs>
          <w:tab w:val="num" w:pos="2160"/>
        </w:tabs>
        <w:ind w:left="2160" w:hanging="360"/>
      </w:pPr>
    </w:lvl>
    <w:lvl w:ilvl="3" w:tplc="52F4EFC0" w:tentative="1">
      <w:start w:val="1"/>
      <w:numFmt w:val="decimal"/>
      <w:lvlText w:val="%4."/>
      <w:lvlJc w:val="left"/>
      <w:pPr>
        <w:tabs>
          <w:tab w:val="num" w:pos="2880"/>
        </w:tabs>
        <w:ind w:left="2880" w:hanging="360"/>
      </w:pPr>
    </w:lvl>
    <w:lvl w:ilvl="4" w:tplc="32AA0CC2" w:tentative="1">
      <w:start w:val="1"/>
      <w:numFmt w:val="decimal"/>
      <w:lvlText w:val="%5."/>
      <w:lvlJc w:val="left"/>
      <w:pPr>
        <w:tabs>
          <w:tab w:val="num" w:pos="3600"/>
        </w:tabs>
        <w:ind w:left="3600" w:hanging="360"/>
      </w:pPr>
    </w:lvl>
    <w:lvl w:ilvl="5" w:tplc="C36A2DB8" w:tentative="1">
      <w:start w:val="1"/>
      <w:numFmt w:val="decimal"/>
      <w:lvlText w:val="%6."/>
      <w:lvlJc w:val="left"/>
      <w:pPr>
        <w:tabs>
          <w:tab w:val="num" w:pos="4320"/>
        </w:tabs>
        <w:ind w:left="4320" w:hanging="360"/>
      </w:pPr>
    </w:lvl>
    <w:lvl w:ilvl="6" w:tplc="7558131A" w:tentative="1">
      <w:start w:val="1"/>
      <w:numFmt w:val="decimal"/>
      <w:lvlText w:val="%7."/>
      <w:lvlJc w:val="left"/>
      <w:pPr>
        <w:tabs>
          <w:tab w:val="num" w:pos="5040"/>
        </w:tabs>
        <w:ind w:left="5040" w:hanging="360"/>
      </w:pPr>
    </w:lvl>
    <w:lvl w:ilvl="7" w:tplc="3BE078BA" w:tentative="1">
      <w:start w:val="1"/>
      <w:numFmt w:val="decimal"/>
      <w:lvlText w:val="%8."/>
      <w:lvlJc w:val="left"/>
      <w:pPr>
        <w:tabs>
          <w:tab w:val="num" w:pos="5760"/>
        </w:tabs>
        <w:ind w:left="5760" w:hanging="360"/>
      </w:pPr>
    </w:lvl>
    <w:lvl w:ilvl="8" w:tplc="DF10F056" w:tentative="1">
      <w:start w:val="1"/>
      <w:numFmt w:val="decimal"/>
      <w:lvlText w:val="%9."/>
      <w:lvlJc w:val="left"/>
      <w:pPr>
        <w:tabs>
          <w:tab w:val="num" w:pos="6480"/>
        </w:tabs>
        <w:ind w:left="6480" w:hanging="360"/>
      </w:pPr>
    </w:lvl>
  </w:abstractNum>
  <w:abstractNum w:abstractNumId="12" w15:restartNumberingAfterBreak="0">
    <w:nsid w:val="2C434AD3"/>
    <w:multiLevelType w:val="multilevel"/>
    <w:tmpl w:val="3ACACA04"/>
    <w:lvl w:ilvl="0">
      <w:start w:val="1"/>
      <w:numFmt w:val="upperLetter"/>
      <w:pStyle w:val="Appendix"/>
      <w:suff w:val="nothing"/>
      <w:lvlText w:val="Appendix %1 - "/>
      <w:lvlJc w:val="left"/>
      <w:pPr>
        <w:ind w:left="0" w:firstLine="0"/>
      </w:pPr>
      <w:rPr>
        <w:rFonts w:ascii="Arial" w:hAnsi="Arial" w:hint="default"/>
        <w:b/>
        <w:i w:val="0"/>
        <w:sz w:val="36"/>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3" w15:restartNumberingAfterBreak="0">
    <w:nsid w:val="2C6B3C74"/>
    <w:multiLevelType w:val="hybridMultilevel"/>
    <w:tmpl w:val="0BE6C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211049"/>
    <w:multiLevelType w:val="hybridMultilevel"/>
    <w:tmpl w:val="00DA0536"/>
    <w:lvl w:ilvl="0" w:tplc="04090009">
      <w:start w:val="1"/>
      <w:numFmt w:val="bullet"/>
      <w:lvlText w:val=""/>
      <w:lvlJc w:val="left"/>
      <w:pPr>
        <w:ind w:left="965" w:hanging="360"/>
      </w:pPr>
      <w:rPr>
        <w:rFonts w:ascii="Wingdings" w:hAnsi="Wingdings"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5" w15:restartNumberingAfterBreak="0">
    <w:nsid w:val="34FF5E16"/>
    <w:multiLevelType w:val="hybridMultilevel"/>
    <w:tmpl w:val="98CC6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5E7744"/>
    <w:multiLevelType w:val="hybridMultilevel"/>
    <w:tmpl w:val="964201C2"/>
    <w:lvl w:ilvl="0" w:tplc="EBACCE74">
      <w:start w:val="1"/>
      <w:numFmt w:val="bullet"/>
      <w:lvlText w:val="•"/>
      <w:lvlJc w:val="left"/>
      <w:pPr>
        <w:tabs>
          <w:tab w:val="num" w:pos="720"/>
        </w:tabs>
        <w:ind w:left="720" w:hanging="360"/>
      </w:pPr>
      <w:rPr>
        <w:rFonts w:ascii="Arial" w:hAnsi="Arial" w:hint="default"/>
      </w:rPr>
    </w:lvl>
    <w:lvl w:ilvl="1" w:tplc="BCC8E0F6" w:tentative="1">
      <w:start w:val="1"/>
      <w:numFmt w:val="bullet"/>
      <w:lvlText w:val="•"/>
      <w:lvlJc w:val="left"/>
      <w:pPr>
        <w:tabs>
          <w:tab w:val="num" w:pos="1440"/>
        </w:tabs>
        <w:ind w:left="1440" w:hanging="360"/>
      </w:pPr>
      <w:rPr>
        <w:rFonts w:ascii="Arial" w:hAnsi="Arial" w:hint="default"/>
      </w:rPr>
    </w:lvl>
    <w:lvl w:ilvl="2" w:tplc="B73041F4" w:tentative="1">
      <w:start w:val="1"/>
      <w:numFmt w:val="bullet"/>
      <w:lvlText w:val="•"/>
      <w:lvlJc w:val="left"/>
      <w:pPr>
        <w:tabs>
          <w:tab w:val="num" w:pos="2160"/>
        </w:tabs>
        <w:ind w:left="2160" w:hanging="360"/>
      </w:pPr>
      <w:rPr>
        <w:rFonts w:ascii="Arial" w:hAnsi="Arial" w:hint="default"/>
      </w:rPr>
    </w:lvl>
    <w:lvl w:ilvl="3" w:tplc="79F05E56" w:tentative="1">
      <w:start w:val="1"/>
      <w:numFmt w:val="bullet"/>
      <w:lvlText w:val="•"/>
      <w:lvlJc w:val="left"/>
      <w:pPr>
        <w:tabs>
          <w:tab w:val="num" w:pos="2880"/>
        </w:tabs>
        <w:ind w:left="2880" w:hanging="360"/>
      </w:pPr>
      <w:rPr>
        <w:rFonts w:ascii="Arial" w:hAnsi="Arial" w:hint="default"/>
      </w:rPr>
    </w:lvl>
    <w:lvl w:ilvl="4" w:tplc="6C2C3874" w:tentative="1">
      <w:start w:val="1"/>
      <w:numFmt w:val="bullet"/>
      <w:lvlText w:val="•"/>
      <w:lvlJc w:val="left"/>
      <w:pPr>
        <w:tabs>
          <w:tab w:val="num" w:pos="3600"/>
        </w:tabs>
        <w:ind w:left="3600" w:hanging="360"/>
      </w:pPr>
      <w:rPr>
        <w:rFonts w:ascii="Arial" w:hAnsi="Arial" w:hint="default"/>
      </w:rPr>
    </w:lvl>
    <w:lvl w:ilvl="5" w:tplc="11821E2E" w:tentative="1">
      <w:start w:val="1"/>
      <w:numFmt w:val="bullet"/>
      <w:lvlText w:val="•"/>
      <w:lvlJc w:val="left"/>
      <w:pPr>
        <w:tabs>
          <w:tab w:val="num" w:pos="4320"/>
        </w:tabs>
        <w:ind w:left="4320" w:hanging="360"/>
      </w:pPr>
      <w:rPr>
        <w:rFonts w:ascii="Arial" w:hAnsi="Arial" w:hint="default"/>
      </w:rPr>
    </w:lvl>
    <w:lvl w:ilvl="6" w:tplc="1506C4D4" w:tentative="1">
      <w:start w:val="1"/>
      <w:numFmt w:val="bullet"/>
      <w:lvlText w:val="•"/>
      <w:lvlJc w:val="left"/>
      <w:pPr>
        <w:tabs>
          <w:tab w:val="num" w:pos="5040"/>
        </w:tabs>
        <w:ind w:left="5040" w:hanging="360"/>
      </w:pPr>
      <w:rPr>
        <w:rFonts w:ascii="Arial" w:hAnsi="Arial" w:hint="default"/>
      </w:rPr>
    </w:lvl>
    <w:lvl w:ilvl="7" w:tplc="9BE89E14" w:tentative="1">
      <w:start w:val="1"/>
      <w:numFmt w:val="bullet"/>
      <w:lvlText w:val="•"/>
      <w:lvlJc w:val="left"/>
      <w:pPr>
        <w:tabs>
          <w:tab w:val="num" w:pos="5760"/>
        </w:tabs>
        <w:ind w:left="5760" w:hanging="360"/>
      </w:pPr>
      <w:rPr>
        <w:rFonts w:ascii="Arial" w:hAnsi="Arial" w:hint="default"/>
      </w:rPr>
    </w:lvl>
    <w:lvl w:ilvl="8" w:tplc="EF94932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D8067F"/>
    <w:multiLevelType w:val="multilevel"/>
    <w:tmpl w:val="C9960D94"/>
    <w:lvl w:ilvl="0">
      <w:numFmt w:val="decimal"/>
      <w:pStyle w:val="Heading1"/>
      <w:suff w:val="nothing"/>
      <w:lvlText w:val="Chapter %1 - "/>
      <w:lvlJc w:val="left"/>
      <w:pPr>
        <w:ind w:left="0" w:firstLine="0"/>
      </w:pPr>
      <w:rPr>
        <w:rFonts w:ascii="Arial" w:hAnsi="Arial" w:hint="default"/>
        <w:b/>
        <w:i w:val="0"/>
        <w:sz w:val="36"/>
      </w:rPr>
    </w:lvl>
    <w:lvl w:ilvl="1">
      <w:start w:val="1"/>
      <w:numFmt w:val="decimal"/>
      <w:pStyle w:val="Heading2"/>
      <w:lvlText w:val="%1.%2"/>
      <w:lvlJc w:val="left"/>
      <w:pPr>
        <w:tabs>
          <w:tab w:val="num" w:pos="-56"/>
        </w:tabs>
        <w:ind w:left="-56" w:firstLine="907"/>
      </w:pPr>
      <w:rPr>
        <w:rFonts w:hint="default"/>
      </w:rPr>
    </w:lvl>
    <w:lvl w:ilvl="2">
      <w:start w:val="1"/>
      <w:numFmt w:val="decimal"/>
      <w:pStyle w:val="Heading3"/>
      <w:lvlText w:val="%1.%2.%3"/>
      <w:lvlJc w:val="left"/>
      <w:pPr>
        <w:tabs>
          <w:tab w:val="num" w:pos="964"/>
        </w:tabs>
        <w:ind w:left="964" w:hanging="964"/>
      </w:pPr>
      <w:rPr>
        <w:rFonts w:hint="default"/>
        <w:b/>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361"/>
        </w:tabs>
        <w:ind w:left="1361" w:hanging="1361"/>
      </w:pPr>
      <w:rPr>
        <w:rFonts w:hint="default"/>
      </w:rPr>
    </w:lvl>
    <w:lvl w:ilvl="5">
      <w:start w:val="1"/>
      <w:numFmt w:val="none"/>
      <w:lvlText w:val=""/>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3D745B2C"/>
    <w:multiLevelType w:val="hybridMultilevel"/>
    <w:tmpl w:val="E326AF6A"/>
    <w:lvl w:ilvl="0" w:tplc="27D685D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932E9"/>
    <w:multiLevelType w:val="hybridMultilevel"/>
    <w:tmpl w:val="8DF2FC20"/>
    <w:lvl w:ilvl="0" w:tplc="3DD0E792">
      <w:start w:val="1"/>
      <w:numFmt w:val="decimal"/>
      <w:pStyle w:val="CaptionTable"/>
      <w:lvlText w:val="Table %1."/>
      <w:lvlJc w:val="left"/>
      <w:pPr>
        <w:ind w:left="720" w:hanging="360"/>
      </w:pPr>
      <w:rPr>
        <w:rFonts w:ascii="Arial" w:hAnsi="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4010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432D5BD1"/>
    <w:multiLevelType w:val="multilevel"/>
    <w:tmpl w:val="0409001D"/>
    <w:styleLink w:val="Bulletsnumberd"/>
    <w:lvl w:ilvl="0">
      <w:start w:val="1"/>
      <w:numFmt w:val="decimal"/>
      <w:lvlText w:val="%1)"/>
      <w:lvlJc w:val="left"/>
      <w:pPr>
        <w:tabs>
          <w:tab w:val="num" w:pos="360"/>
        </w:tabs>
        <w:ind w:left="360" w:hanging="360"/>
      </w:pPr>
      <w:rPr>
        <w:rFonts w:ascii="Arial" w:hAnsi="Arial"/>
        <w:sz w:val="20"/>
      </w:rPr>
    </w:lvl>
    <w:lvl w:ilvl="1">
      <w:start w:val="1"/>
      <w:numFmt w:val="lowerLetter"/>
      <w:lvlText w:val="%2)"/>
      <w:lvlJc w:val="left"/>
      <w:pPr>
        <w:tabs>
          <w:tab w:val="num" w:pos="720"/>
        </w:tabs>
        <w:ind w:left="720" w:hanging="360"/>
      </w:pPr>
      <w:rPr>
        <w:rFonts w:ascii="Arial" w:hAnsi="Arial"/>
        <w:sz w:val="20"/>
      </w:rPr>
    </w:lvl>
    <w:lvl w:ilvl="2">
      <w:start w:val="1"/>
      <w:numFmt w:val="lowerRoman"/>
      <w:lvlText w:val="%3)"/>
      <w:lvlJc w:val="left"/>
      <w:pPr>
        <w:tabs>
          <w:tab w:val="num" w:pos="1080"/>
        </w:tabs>
        <w:ind w:left="1080" w:hanging="360"/>
      </w:pPr>
      <w:rPr>
        <w:rFonts w:ascii="Arial" w:hAnsi="Arial"/>
        <w:sz w:val="20"/>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440E1B2B"/>
    <w:multiLevelType w:val="hybridMultilevel"/>
    <w:tmpl w:val="2FCAC32E"/>
    <w:lvl w:ilvl="0" w:tplc="38B0018C">
      <w:start w:val="1"/>
      <w:numFmt w:val="bullet"/>
      <w:lvlText w:val="-"/>
      <w:lvlJc w:val="left"/>
      <w:pPr>
        <w:ind w:left="720" w:hanging="360"/>
      </w:pPr>
      <w:rPr>
        <w:rFonts w:ascii="Source Sans Pro ExtraLight" w:hAnsi="Source Sans Pro ExtraLight"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07602"/>
    <w:multiLevelType w:val="hybridMultilevel"/>
    <w:tmpl w:val="19262484"/>
    <w:lvl w:ilvl="0" w:tplc="3AF09744">
      <w:start w:val="1"/>
      <w:numFmt w:val="decimal"/>
      <w:lvlText w:val="%1."/>
      <w:lvlJc w:val="left"/>
      <w:pPr>
        <w:tabs>
          <w:tab w:val="num" w:pos="720"/>
        </w:tabs>
        <w:ind w:left="720" w:hanging="360"/>
      </w:pPr>
    </w:lvl>
    <w:lvl w:ilvl="1" w:tplc="AB4E434A" w:tentative="1">
      <w:start w:val="1"/>
      <w:numFmt w:val="decimal"/>
      <w:lvlText w:val="%2."/>
      <w:lvlJc w:val="left"/>
      <w:pPr>
        <w:tabs>
          <w:tab w:val="num" w:pos="1440"/>
        </w:tabs>
        <w:ind w:left="1440" w:hanging="360"/>
      </w:pPr>
    </w:lvl>
    <w:lvl w:ilvl="2" w:tplc="F1202238" w:tentative="1">
      <w:start w:val="1"/>
      <w:numFmt w:val="decimal"/>
      <w:lvlText w:val="%3."/>
      <w:lvlJc w:val="left"/>
      <w:pPr>
        <w:tabs>
          <w:tab w:val="num" w:pos="2160"/>
        </w:tabs>
        <w:ind w:left="2160" w:hanging="360"/>
      </w:pPr>
    </w:lvl>
    <w:lvl w:ilvl="3" w:tplc="0330B574" w:tentative="1">
      <w:start w:val="1"/>
      <w:numFmt w:val="decimal"/>
      <w:lvlText w:val="%4."/>
      <w:lvlJc w:val="left"/>
      <w:pPr>
        <w:tabs>
          <w:tab w:val="num" w:pos="2880"/>
        </w:tabs>
        <w:ind w:left="2880" w:hanging="360"/>
      </w:pPr>
    </w:lvl>
    <w:lvl w:ilvl="4" w:tplc="C680D988" w:tentative="1">
      <w:start w:val="1"/>
      <w:numFmt w:val="decimal"/>
      <w:lvlText w:val="%5."/>
      <w:lvlJc w:val="left"/>
      <w:pPr>
        <w:tabs>
          <w:tab w:val="num" w:pos="3600"/>
        </w:tabs>
        <w:ind w:left="3600" w:hanging="360"/>
      </w:pPr>
    </w:lvl>
    <w:lvl w:ilvl="5" w:tplc="D25EDBC6" w:tentative="1">
      <w:start w:val="1"/>
      <w:numFmt w:val="decimal"/>
      <w:lvlText w:val="%6."/>
      <w:lvlJc w:val="left"/>
      <w:pPr>
        <w:tabs>
          <w:tab w:val="num" w:pos="4320"/>
        </w:tabs>
        <w:ind w:left="4320" w:hanging="360"/>
      </w:pPr>
    </w:lvl>
    <w:lvl w:ilvl="6" w:tplc="DC30CBF8" w:tentative="1">
      <w:start w:val="1"/>
      <w:numFmt w:val="decimal"/>
      <w:lvlText w:val="%7."/>
      <w:lvlJc w:val="left"/>
      <w:pPr>
        <w:tabs>
          <w:tab w:val="num" w:pos="5040"/>
        </w:tabs>
        <w:ind w:left="5040" w:hanging="360"/>
      </w:pPr>
    </w:lvl>
    <w:lvl w:ilvl="7" w:tplc="A78E6832" w:tentative="1">
      <w:start w:val="1"/>
      <w:numFmt w:val="decimal"/>
      <w:lvlText w:val="%8."/>
      <w:lvlJc w:val="left"/>
      <w:pPr>
        <w:tabs>
          <w:tab w:val="num" w:pos="5760"/>
        </w:tabs>
        <w:ind w:left="5760" w:hanging="360"/>
      </w:pPr>
    </w:lvl>
    <w:lvl w:ilvl="8" w:tplc="AF0ABA3E" w:tentative="1">
      <w:start w:val="1"/>
      <w:numFmt w:val="decimal"/>
      <w:lvlText w:val="%9."/>
      <w:lvlJc w:val="left"/>
      <w:pPr>
        <w:tabs>
          <w:tab w:val="num" w:pos="6480"/>
        </w:tabs>
        <w:ind w:left="6480" w:hanging="360"/>
      </w:pPr>
    </w:lvl>
  </w:abstractNum>
  <w:abstractNum w:abstractNumId="24" w15:restartNumberingAfterBreak="0">
    <w:nsid w:val="51BA0D14"/>
    <w:multiLevelType w:val="hybridMultilevel"/>
    <w:tmpl w:val="A4A00038"/>
    <w:lvl w:ilvl="0" w:tplc="6DEA1608">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3A7105"/>
    <w:multiLevelType w:val="multilevel"/>
    <w:tmpl w:val="0409001D"/>
    <w:styleLink w:val="Bullets"/>
    <w:lvl w:ilvl="0">
      <w:start w:val="1"/>
      <w:numFmt w:val="bullet"/>
      <w:lvlText w:val=""/>
      <w:lvlJc w:val="left"/>
      <w:pPr>
        <w:tabs>
          <w:tab w:val="num" w:pos="360"/>
        </w:tabs>
        <w:ind w:left="360" w:hanging="360"/>
      </w:pPr>
      <w:rPr>
        <w:rFonts w:ascii="Symbol" w:hAnsi="Symbol" w:hint="default"/>
        <w:sz w:val="24"/>
      </w:rPr>
    </w:lvl>
    <w:lvl w:ilvl="1">
      <w:start w:val="1"/>
      <w:numFmt w:val="bullet"/>
      <w:lvlText w:val=""/>
      <w:lvlJc w:val="left"/>
      <w:pPr>
        <w:tabs>
          <w:tab w:val="num" w:pos="720"/>
        </w:tabs>
        <w:ind w:left="720" w:hanging="360"/>
      </w:pPr>
      <w:rPr>
        <w:rFonts w:ascii="Wingdings" w:hAnsi="Wingdings" w:hint="default"/>
        <w:sz w:val="24"/>
      </w:rPr>
    </w:lvl>
    <w:lvl w:ilvl="2">
      <w:start w:val="1"/>
      <w:numFmt w:val="bullet"/>
      <w:lvlText w:val="-"/>
      <w:lvlJc w:val="left"/>
      <w:pPr>
        <w:tabs>
          <w:tab w:val="num" w:pos="1080"/>
        </w:tabs>
        <w:ind w:left="1080" w:hanging="360"/>
      </w:pPr>
      <w:rPr>
        <w:rFonts w:ascii="Arial" w:hAnsi="Arial" w:hint="default"/>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36E36D7"/>
    <w:multiLevelType w:val="hybridMultilevel"/>
    <w:tmpl w:val="4928EF0A"/>
    <w:lvl w:ilvl="0" w:tplc="FE6AC338">
      <w:start w:val="1"/>
      <w:numFmt w:val="bullet"/>
      <w:lvlText w:val="•"/>
      <w:lvlJc w:val="left"/>
      <w:pPr>
        <w:tabs>
          <w:tab w:val="num" w:pos="720"/>
        </w:tabs>
        <w:ind w:left="720" w:hanging="360"/>
      </w:pPr>
      <w:rPr>
        <w:rFonts w:ascii="Arial" w:hAnsi="Arial" w:hint="default"/>
      </w:rPr>
    </w:lvl>
    <w:lvl w:ilvl="1" w:tplc="E8E4207C" w:tentative="1">
      <w:start w:val="1"/>
      <w:numFmt w:val="bullet"/>
      <w:lvlText w:val="•"/>
      <w:lvlJc w:val="left"/>
      <w:pPr>
        <w:tabs>
          <w:tab w:val="num" w:pos="1440"/>
        </w:tabs>
        <w:ind w:left="1440" w:hanging="360"/>
      </w:pPr>
      <w:rPr>
        <w:rFonts w:ascii="Arial" w:hAnsi="Arial" w:hint="default"/>
      </w:rPr>
    </w:lvl>
    <w:lvl w:ilvl="2" w:tplc="9F6427D2" w:tentative="1">
      <w:start w:val="1"/>
      <w:numFmt w:val="bullet"/>
      <w:lvlText w:val="•"/>
      <w:lvlJc w:val="left"/>
      <w:pPr>
        <w:tabs>
          <w:tab w:val="num" w:pos="2160"/>
        </w:tabs>
        <w:ind w:left="2160" w:hanging="360"/>
      </w:pPr>
      <w:rPr>
        <w:rFonts w:ascii="Arial" w:hAnsi="Arial" w:hint="default"/>
      </w:rPr>
    </w:lvl>
    <w:lvl w:ilvl="3" w:tplc="12D24D92" w:tentative="1">
      <w:start w:val="1"/>
      <w:numFmt w:val="bullet"/>
      <w:lvlText w:val="•"/>
      <w:lvlJc w:val="left"/>
      <w:pPr>
        <w:tabs>
          <w:tab w:val="num" w:pos="2880"/>
        </w:tabs>
        <w:ind w:left="2880" w:hanging="360"/>
      </w:pPr>
      <w:rPr>
        <w:rFonts w:ascii="Arial" w:hAnsi="Arial" w:hint="default"/>
      </w:rPr>
    </w:lvl>
    <w:lvl w:ilvl="4" w:tplc="64209CB4" w:tentative="1">
      <w:start w:val="1"/>
      <w:numFmt w:val="bullet"/>
      <w:lvlText w:val="•"/>
      <w:lvlJc w:val="left"/>
      <w:pPr>
        <w:tabs>
          <w:tab w:val="num" w:pos="3600"/>
        </w:tabs>
        <w:ind w:left="3600" w:hanging="360"/>
      </w:pPr>
      <w:rPr>
        <w:rFonts w:ascii="Arial" w:hAnsi="Arial" w:hint="default"/>
      </w:rPr>
    </w:lvl>
    <w:lvl w:ilvl="5" w:tplc="2D509DCA" w:tentative="1">
      <w:start w:val="1"/>
      <w:numFmt w:val="bullet"/>
      <w:lvlText w:val="•"/>
      <w:lvlJc w:val="left"/>
      <w:pPr>
        <w:tabs>
          <w:tab w:val="num" w:pos="4320"/>
        </w:tabs>
        <w:ind w:left="4320" w:hanging="360"/>
      </w:pPr>
      <w:rPr>
        <w:rFonts w:ascii="Arial" w:hAnsi="Arial" w:hint="default"/>
      </w:rPr>
    </w:lvl>
    <w:lvl w:ilvl="6" w:tplc="DA3269C6" w:tentative="1">
      <w:start w:val="1"/>
      <w:numFmt w:val="bullet"/>
      <w:lvlText w:val="•"/>
      <w:lvlJc w:val="left"/>
      <w:pPr>
        <w:tabs>
          <w:tab w:val="num" w:pos="5040"/>
        </w:tabs>
        <w:ind w:left="5040" w:hanging="360"/>
      </w:pPr>
      <w:rPr>
        <w:rFonts w:ascii="Arial" w:hAnsi="Arial" w:hint="default"/>
      </w:rPr>
    </w:lvl>
    <w:lvl w:ilvl="7" w:tplc="41527CA0" w:tentative="1">
      <w:start w:val="1"/>
      <w:numFmt w:val="bullet"/>
      <w:lvlText w:val="•"/>
      <w:lvlJc w:val="left"/>
      <w:pPr>
        <w:tabs>
          <w:tab w:val="num" w:pos="5760"/>
        </w:tabs>
        <w:ind w:left="5760" w:hanging="360"/>
      </w:pPr>
      <w:rPr>
        <w:rFonts w:ascii="Arial" w:hAnsi="Arial" w:hint="default"/>
      </w:rPr>
    </w:lvl>
    <w:lvl w:ilvl="8" w:tplc="A094DAD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6830EA4"/>
    <w:multiLevelType w:val="hybridMultilevel"/>
    <w:tmpl w:val="6C9868A6"/>
    <w:lvl w:ilvl="0" w:tplc="0BBCA58E">
      <w:start w:val="1"/>
      <w:numFmt w:val="decimal"/>
      <w:lvlText w:val="Figure %1."/>
      <w:lvlJc w:val="left"/>
      <w:pPr>
        <w:ind w:left="720" w:hanging="360"/>
      </w:pPr>
      <w:rPr>
        <w:rFonts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DD3DAF"/>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6E515ED5"/>
    <w:multiLevelType w:val="hybridMultilevel"/>
    <w:tmpl w:val="4CB6526C"/>
    <w:lvl w:ilvl="0" w:tplc="6C98A31E">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E812DE"/>
    <w:multiLevelType w:val="hybridMultilevel"/>
    <w:tmpl w:val="EC201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3B4A2D"/>
    <w:multiLevelType w:val="hybridMultilevel"/>
    <w:tmpl w:val="0E60D21E"/>
    <w:lvl w:ilvl="0" w:tplc="27D685D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2"/>
  </w:num>
  <w:num w:numId="4">
    <w:abstractNumId w:val="1"/>
  </w:num>
  <w:num w:numId="5">
    <w:abstractNumId w:val="0"/>
  </w:num>
  <w:num w:numId="6">
    <w:abstractNumId w:val="4"/>
  </w:num>
  <w:num w:numId="7">
    <w:abstractNumId w:val="20"/>
  </w:num>
  <w:num w:numId="8">
    <w:abstractNumId w:val="28"/>
  </w:num>
  <w:num w:numId="9">
    <w:abstractNumId w:val="25"/>
  </w:num>
  <w:num w:numId="10">
    <w:abstractNumId w:val="21"/>
  </w:num>
  <w:num w:numId="11">
    <w:abstractNumId w:val="12"/>
  </w:num>
  <w:num w:numId="12">
    <w:abstractNumId w:val="13"/>
  </w:num>
  <w:num w:numId="13">
    <w:abstractNumId w:val="14"/>
  </w:num>
  <w:num w:numId="14">
    <w:abstractNumId w:val="22"/>
  </w:num>
  <w:num w:numId="15">
    <w:abstractNumId w:val="15"/>
  </w:num>
  <w:num w:numId="16">
    <w:abstractNumId w:val="30"/>
  </w:num>
  <w:num w:numId="17">
    <w:abstractNumId w:val="7"/>
  </w:num>
  <w:num w:numId="18">
    <w:abstractNumId w:val="19"/>
  </w:num>
  <w:num w:numId="19">
    <w:abstractNumId w:val="10"/>
  </w:num>
  <w:num w:numId="20">
    <w:abstractNumId w:val="6"/>
  </w:num>
  <w:num w:numId="21">
    <w:abstractNumId w:val="8"/>
  </w:num>
  <w:num w:numId="22">
    <w:abstractNumId w:val="8"/>
    <w:lvlOverride w:ilvl="0">
      <w:startOverride w:val="1"/>
    </w:lvlOverride>
  </w:num>
  <w:num w:numId="23">
    <w:abstractNumId w:val="8"/>
    <w:lvlOverride w:ilvl="0">
      <w:startOverride w:val="1"/>
    </w:lvlOverride>
  </w:num>
  <w:num w:numId="24">
    <w:abstractNumId w:val="27"/>
  </w:num>
  <w:num w:numId="25">
    <w:abstractNumId w:val="31"/>
  </w:num>
  <w:num w:numId="26">
    <w:abstractNumId w:val="16"/>
  </w:num>
  <w:num w:numId="27">
    <w:abstractNumId w:val="26"/>
  </w:num>
  <w:num w:numId="28">
    <w:abstractNumId w:val="23"/>
  </w:num>
  <w:num w:numId="29">
    <w:abstractNumId w:val="11"/>
  </w:num>
  <w:num w:numId="30">
    <w:abstractNumId w:val="9"/>
  </w:num>
  <w:num w:numId="31">
    <w:abstractNumId w:val="18"/>
  </w:num>
  <w:num w:numId="32">
    <w:abstractNumId w:val="29"/>
  </w:num>
  <w:num w:numId="33">
    <w:abstractNumId w:val="17"/>
  </w:num>
  <w:num w:numId="34">
    <w:abstractNumId w:val="24"/>
  </w:num>
  <w:num w:numId="35">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am Minh Tu">
    <w15:presenceInfo w15:providerId="AD" w15:userId="S-1-5-21-812715777-3307869724-1862706315-11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hideSpellingErrors/>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964"/>
    <w:rsid w:val="00000136"/>
    <w:rsid w:val="000008A4"/>
    <w:rsid w:val="00014CB9"/>
    <w:rsid w:val="00022682"/>
    <w:rsid w:val="00022FFA"/>
    <w:rsid w:val="0002773C"/>
    <w:rsid w:val="0003050E"/>
    <w:rsid w:val="00033EAB"/>
    <w:rsid w:val="00035F34"/>
    <w:rsid w:val="00041FE2"/>
    <w:rsid w:val="00044087"/>
    <w:rsid w:val="000500C1"/>
    <w:rsid w:val="0005240D"/>
    <w:rsid w:val="00054131"/>
    <w:rsid w:val="00055193"/>
    <w:rsid w:val="00062D19"/>
    <w:rsid w:val="00080E95"/>
    <w:rsid w:val="00081014"/>
    <w:rsid w:val="0008670D"/>
    <w:rsid w:val="0009009D"/>
    <w:rsid w:val="000956EE"/>
    <w:rsid w:val="000B4C51"/>
    <w:rsid w:val="000C01CB"/>
    <w:rsid w:val="000C113C"/>
    <w:rsid w:val="000C5FE1"/>
    <w:rsid w:val="000C60BC"/>
    <w:rsid w:val="000D7E9E"/>
    <w:rsid w:val="000E2779"/>
    <w:rsid w:val="000E5F2C"/>
    <w:rsid w:val="000F5BF6"/>
    <w:rsid w:val="000F78D5"/>
    <w:rsid w:val="0011285B"/>
    <w:rsid w:val="00114666"/>
    <w:rsid w:val="001159F4"/>
    <w:rsid w:val="001178A8"/>
    <w:rsid w:val="00122C21"/>
    <w:rsid w:val="00123824"/>
    <w:rsid w:val="00131C58"/>
    <w:rsid w:val="00140DF7"/>
    <w:rsid w:val="00144F89"/>
    <w:rsid w:val="00145017"/>
    <w:rsid w:val="00150538"/>
    <w:rsid w:val="00150873"/>
    <w:rsid w:val="00150996"/>
    <w:rsid w:val="00151449"/>
    <w:rsid w:val="00155759"/>
    <w:rsid w:val="00156031"/>
    <w:rsid w:val="00156AAE"/>
    <w:rsid w:val="0016148B"/>
    <w:rsid w:val="00172040"/>
    <w:rsid w:val="00172172"/>
    <w:rsid w:val="00180B4E"/>
    <w:rsid w:val="001826C3"/>
    <w:rsid w:val="00182BF6"/>
    <w:rsid w:val="0018350D"/>
    <w:rsid w:val="0018500B"/>
    <w:rsid w:val="00187336"/>
    <w:rsid w:val="00190143"/>
    <w:rsid w:val="001A2BFC"/>
    <w:rsid w:val="001A484A"/>
    <w:rsid w:val="001A659B"/>
    <w:rsid w:val="001B7128"/>
    <w:rsid w:val="001B7478"/>
    <w:rsid w:val="001C2865"/>
    <w:rsid w:val="001C6F9B"/>
    <w:rsid w:val="001D1B98"/>
    <w:rsid w:val="001D39EF"/>
    <w:rsid w:val="001D3E9D"/>
    <w:rsid w:val="001D643D"/>
    <w:rsid w:val="001E130C"/>
    <w:rsid w:val="001E321B"/>
    <w:rsid w:val="001E398B"/>
    <w:rsid w:val="001E50FD"/>
    <w:rsid w:val="001E750D"/>
    <w:rsid w:val="001F572F"/>
    <w:rsid w:val="001F6558"/>
    <w:rsid w:val="00204CEF"/>
    <w:rsid w:val="0020622F"/>
    <w:rsid w:val="00206285"/>
    <w:rsid w:val="002074B0"/>
    <w:rsid w:val="00211608"/>
    <w:rsid w:val="00212E4E"/>
    <w:rsid w:val="002134CF"/>
    <w:rsid w:val="00215583"/>
    <w:rsid w:val="0021644C"/>
    <w:rsid w:val="00217288"/>
    <w:rsid w:val="002220E5"/>
    <w:rsid w:val="0022235C"/>
    <w:rsid w:val="00227C8C"/>
    <w:rsid w:val="00230AF9"/>
    <w:rsid w:val="00232023"/>
    <w:rsid w:val="002326FE"/>
    <w:rsid w:val="00237F2D"/>
    <w:rsid w:val="00245FB4"/>
    <w:rsid w:val="002473BD"/>
    <w:rsid w:val="002541FF"/>
    <w:rsid w:val="00267885"/>
    <w:rsid w:val="00275158"/>
    <w:rsid w:val="0028079D"/>
    <w:rsid w:val="00281519"/>
    <w:rsid w:val="002824DA"/>
    <w:rsid w:val="002905DA"/>
    <w:rsid w:val="00291A3E"/>
    <w:rsid w:val="00296E34"/>
    <w:rsid w:val="002A4737"/>
    <w:rsid w:val="002B0D87"/>
    <w:rsid w:val="002B10E0"/>
    <w:rsid w:val="002B2889"/>
    <w:rsid w:val="002B310D"/>
    <w:rsid w:val="002B4065"/>
    <w:rsid w:val="002B7972"/>
    <w:rsid w:val="002C1ACA"/>
    <w:rsid w:val="002C4B6E"/>
    <w:rsid w:val="002D705C"/>
    <w:rsid w:val="002E1082"/>
    <w:rsid w:val="002E1786"/>
    <w:rsid w:val="002E54F9"/>
    <w:rsid w:val="002E6EEA"/>
    <w:rsid w:val="002E778A"/>
    <w:rsid w:val="002E7FE0"/>
    <w:rsid w:val="002F20F9"/>
    <w:rsid w:val="002F214D"/>
    <w:rsid w:val="002F425A"/>
    <w:rsid w:val="002F6980"/>
    <w:rsid w:val="002F7C21"/>
    <w:rsid w:val="003060D4"/>
    <w:rsid w:val="00310415"/>
    <w:rsid w:val="00311185"/>
    <w:rsid w:val="00316ACF"/>
    <w:rsid w:val="00322AAE"/>
    <w:rsid w:val="00322E68"/>
    <w:rsid w:val="0033215C"/>
    <w:rsid w:val="00336431"/>
    <w:rsid w:val="00337018"/>
    <w:rsid w:val="003370E9"/>
    <w:rsid w:val="00341810"/>
    <w:rsid w:val="00341E86"/>
    <w:rsid w:val="00341F8F"/>
    <w:rsid w:val="00345C26"/>
    <w:rsid w:val="00346C44"/>
    <w:rsid w:val="00360543"/>
    <w:rsid w:val="00361727"/>
    <w:rsid w:val="00362D77"/>
    <w:rsid w:val="003703E6"/>
    <w:rsid w:val="003708EF"/>
    <w:rsid w:val="00371F16"/>
    <w:rsid w:val="00375E5F"/>
    <w:rsid w:val="0037673A"/>
    <w:rsid w:val="003775E5"/>
    <w:rsid w:val="00377F69"/>
    <w:rsid w:val="00385DE0"/>
    <w:rsid w:val="00390078"/>
    <w:rsid w:val="00390EC5"/>
    <w:rsid w:val="00391E5A"/>
    <w:rsid w:val="00397113"/>
    <w:rsid w:val="003A509D"/>
    <w:rsid w:val="003A5B73"/>
    <w:rsid w:val="003A7B70"/>
    <w:rsid w:val="003B757E"/>
    <w:rsid w:val="003C0DAF"/>
    <w:rsid w:val="003C4F2D"/>
    <w:rsid w:val="003C5D1F"/>
    <w:rsid w:val="003D0598"/>
    <w:rsid w:val="003D19A2"/>
    <w:rsid w:val="003E00E3"/>
    <w:rsid w:val="003E3284"/>
    <w:rsid w:val="003E6E44"/>
    <w:rsid w:val="003E7962"/>
    <w:rsid w:val="003F0F22"/>
    <w:rsid w:val="003F2A26"/>
    <w:rsid w:val="003F5FCF"/>
    <w:rsid w:val="003F6135"/>
    <w:rsid w:val="00400ABC"/>
    <w:rsid w:val="00400C3D"/>
    <w:rsid w:val="00400D81"/>
    <w:rsid w:val="004025D7"/>
    <w:rsid w:val="004038C5"/>
    <w:rsid w:val="0040563C"/>
    <w:rsid w:val="0041609D"/>
    <w:rsid w:val="00416DCC"/>
    <w:rsid w:val="0042456C"/>
    <w:rsid w:val="00424AEC"/>
    <w:rsid w:val="00430278"/>
    <w:rsid w:val="004327CD"/>
    <w:rsid w:val="00444F96"/>
    <w:rsid w:val="00445C32"/>
    <w:rsid w:val="0045237A"/>
    <w:rsid w:val="004525C8"/>
    <w:rsid w:val="004561A5"/>
    <w:rsid w:val="0046117E"/>
    <w:rsid w:val="00465654"/>
    <w:rsid w:val="0046736F"/>
    <w:rsid w:val="00467773"/>
    <w:rsid w:val="00480A4C"/>
    <w:rsid w:val="0048175E"/>
    <w:rsid w:val="00485550"/>
    <w:rsid w:val="00486F66"/>
    <w:rsid w:val="0049044F"/>
    <w:rsid w:val="00490B0C"/>
    <w:rsid w:val="004920BF"/>
    <w:rsid w:val="00494376"/>
    <w:rsid w:val="00494685"/>
    <w:rsid w:val="004A0784"/>
    <w:rsid w:val="004A423E"/>
    <w:rsid w:val="004B58F0"/>
    <w:rsid w:val="004C2FB8"/>
    <w:rsid w:val="004C339F"/>
    <w:rsid w:val="004C424B"/>
    <w:rsid w:val="004C5AD1"/>
    <w:rsid w:val="004D375A"/>
    <w:rsid w:val="004E2B98"/>
    <w:rsid w:val="004E3DB9"/>
    <w:rsid w:val="004E3E81"/>
    <w:rsid w:val="004E5EDD"/>
    <w:rsid w:val="004E6AF8"/>
    <w:rsid w:val="004F0BC0"/>
    <w:rsid w:val="004F1356"/>
    <w:rsid w:val="0050074E"/>
    <w:rsid w:val="0050075C"/>
    <w:rsid w:val="00503815"/>
    <w:rsid w:val="00506121"/>
    <w:rsid w:val="00507A63"/>
    <w:rsid w:val="00510845"/>
    <w:rsid w:val="005143E0"/>
    <w:rsid w:val="0052265C"/>
    <w:rsid w:val="005231DF"/>
    <w:rsid w:val="00536414"/>
    <w:rsid w:val="00541257"/>
    <w:rsid w:val="0054126C"/>
    <w:rsid w:val="00561875"/>
    <w:rsid w:val="005619E2"/>
    <w:rsid w:val="00564E4F"/>
    <w:rsid w:val="00566EA0"/>
    <w:rsid w:val="00570D79"/>
    <w:rsid w:val="00574267"/>
    <w:rsid w:val="00574694"/>
    <w:rsid w:val="00574CAE"/>
    <w:rsid w:val="005765A8"/>
    <w:rsid w:val="005808DB"/>
    <w:rsid w:val="00585526"/>
    <w:rsid w:val="0059128F"/>
    <w:rsid w:val="00594D73"/>
    <w:rsid w:val="005A1400"/>
    <w:rsid w:val="005A3E77"/>
    <w:rsid w:val="005A4C5A"/>
    <w:rsid w:val="005A770E"/>
    <w:rsid w:val="005B0E4F"/>
    <w:rsid w:val="005B5757"/>
    <w:rsid w:val="005B7532"/>
    <w:rsid w:val="005D0BB2"/>
    <w:rsid w:val="005D5A7D"/>
    <w:rsid w:val="005E3550"/>
    <w:rsid w:val="005E4B23"/>
    <w:rsid w:val="005E710F"/>
    <w:rsid w:val="005F396B"/>
    <w:rsid w:val="005F7665"/>
    <w:rsid w:val="006003D5"/>
    <w:rsid w:val="00610ECD"/>
    <w:rsid w:val="006112BC"/>
    <w:rsid w:val="00611916"/>
    <w:rsid w:val="0061477F"/>
    <w:rsid w:val="00616AE8"/>
    <w:rsid w:val="00630415"/>
    <w:rsid w:val="00630FD5"/>
    <w:rsid w:val="00632AB3"/>
    <w:rsid w:val="00632BD4"/>
    <w:rsid w:val="006342A2"/>
    <w:rsid w:val="0063437C"/>
    <w:rsid w:val="006360EC"/>
    <w:rsid w:val="006377AF"/>
    <w:rsid w:val="006419F7"/>
    <w:rsid w:val="00645AD8"/>
    <w:rsid w:val="00647BE3"/>
    <w:rsid w:val="00653B41"/>
    <w:rsid w:val="006630D1"/>
    <w:rsid w:val="00673A50"/>
    <w:rsid w:val="00674595"/>
    <w:rsid w:val="00674AAD"/>
    <w:rsid w:val="00683712"/>
    <w:rsid w:val="006848A2"/>
    <w:rsid w:val="006852E4"/>
    <w:rsid w:val="0069061D"/>
    <w:rsid w:val="006934C3"/>
    <w:rsid w:val="00696C99"/>
    <w:rsid w:val="006A0EEB"/>
    <w:rsid w:val="006A2D2D"/>
    <w:rsid w:val="006A531D"/>
    <w:rsid w:val="006B068B"/>
    <w:rsid w:val="006B4568"/>
    <w:rsid w:val="006C0C84"/>
    <w:rsid w:val="006C1316"/>
    <w:rsid w:val="006C5CA4"/>
    <w:rsid w:val="006C64ED"/>
    <w:rsid w:val="006D3C18"/>
    <w:rsid w:val="006D3F40"/>
    <w:rsid w:val="006D46D8"/>
    <w:rsid w:val="006D4998"/>
    <w:rsid w:val="006D49F6"/>
    <w:rsid w:val="006E2AA4"/>
    <w:rsid w:val="006E4F5F"/>
    <w:rsid w:val="006E76FD"/>
    <w:rsid w:val="006F22CE"/>
    <w:rsid w:val="007001D9"/>
    <w:rsid w:val="00700258"/>
    <w:rsid w:val="00702829"/>
    <w:rsid w:val="00705EFF"/>
    <w:rsid w:val="00706238"/>
    <w:rsid w:val="00710B4A"/>
    <w:rsid w:val="00713157"/>
    <w:rsid w:val="00717C7F"/>
    <w:rsid w:val="0072097B"/>
    <w:rsid w:val="00722860"/>
    <w:rsid w:val="0072343B"/>
    <w:rsid w:val="00724CB5"/>
    <w:rsid w:val="007272C6"/>
    <w:rsid w:val="00730FD0"/>
    <w:rsid w:val="007314BC"/>
    <w:rsid w:val="00736CF0"/>
    <w:rsid w:val="00740285"/>
    <w:rsid w:val="00742B51"/>
    <w:rsid w:val="00743119"/>
    <w:rsid w:val="0074348E"/>
    <w:rsid w:val="00743665"/>
    <w:rsid w:val="007444EB"/>
    <w:rsid w:val="00746D79"/>
    <w:rsid w:val="00752777"/>
    <w:rsid w:val="00752B38"/>
    <w:rsid w:val="00757039"/>
    <w:rsid w:val="00761DE2"/>
    <w:rsid w:val="0076423D"/>
    <w:rsid w:val="007702A0"/>
    <w:rsid w:val="00773D81"/>
    <w:rsid w:val="0077624F"/>
    <w:rsid w:val="00777602"/>
    <w:rsid w:val="0078027E"/>
    <w:rsid w:val="00781B2F"/>
    <w:rsid w:val="0078456C"/>
    <w:rsid w:val="00791E97"/>
    <w:rsid w:val="00792880"/>
    <w:rsid w:val="00795671"/>
    <w:rsid w:val="007A270D"/>
    <w:rsid w:val="007A4425"/>
    <w:rsid w:val="007A5C2C"/>
    <w:rsid w:val="007A6567"/>
    <w:rsid w:val="007A795E"/>
    <w:rsid w:val="007B48C6"/>
    <w:rsid w:val="007B5AE1"/>
    <w:rsid w:val="007C302A"/>
    <w:rsid w:val="007C6B57"/>
    <w:rsid w:val="007D52E0"/>
    <w:rsid w:val="007E273A"/>
    <w:rsid w:val="007E28BB"/>
    <w:rsid w:val="007E34C7"/>
    <w:rsid w:val="007E516A"/>
    <w:rsid w:val="007F23D9"/>
    <w:rsid w:val="007F6610"/>
    <w:rsid w:val="007F71FB"/>
    <w:rsid w:val="00806F93"/>
    <w:rsid w:val="008128C5"/>
    <w:rsid w:val="008156E3"/>
    <w:rsid w:val="00816D44"/>
    <w:rsid w:val="00820749"/>
    <w:rsid w:val="00821E0E"/>
    <w:rsid w:val="008237D9"/>
    <w:rsid w:val="008241FD"/>
    <w:rsid w:val="008307C4"/>
    <w:rsid w:val="00831289"/>
    <w:rsid w:val="00832B12"/>
    <w:rsid w:val="008373D4"/>
    <w:rsid w:val="008467CB"/>
    <w:rsid w:val="00846EF7"/>
    <w:rsid w:val="008505ED"/>
    <w:rsid w:val="00851B78"/>
    <w:rsid w:val="008551BA"/>
    <w:rsid w:val="00857A7C"/>
    <w:rsid w:val="0086182C"/>
    <w:rsid w:val="00861DD0"/>
    <w:rsid w:val="00862E6F"/>
    <w:rsid w:val="00863D07"/>
    <w:rsid w:val="008655E3"/>
    <w:rsid w:val="00866335"/>
    <w:rsid w:val="00871348"/>
    <w:rsid w:val="00871909"/>
    <w:rsid w:val="00872901"/>
    <w:rsid w:val="008833A2"/>
    <w:rsid w:val="008869C0"/>
    <w:rsid w:val="008916BE"/>
    <w:rsid w:val="008A542E"/>
    <w:rsid w:val="008A617C"/>
    <w:rsid w:val="008B2E3B"/>
    <w:rsid w:val="008C097A"/>
    <w:rsid w:val="008C7393"/>
    <w:rsid w:val="008D1CFA"/>
    <w:rsid w:val="008D35C8"/>
    <w:rsid w:val="008E6453"/>
    <w:rsid w:val="008F5647"/>
    <w:rsid w:val="008F71C1"/>
    <w:rsid w:val="00900377"/>
    <w:rsid w:val="0090328C"/>
    <w:rsid w:val="00903699"/>
    <w:rsid w:val="0090469A"/>
    <w:rsid w:val="00914356"/>
    <w:rsid w:val="009164D4"/>
    <w:rsid w:val="009219BB"/>
    <w:rsid w:val="00923F0D"/>
    <w:rsid w:val="00932964"/>
    <w:rsid w:val="0093401B"/>
    <w:rsid w:val="00942708"/>
    <w:rsid w:val="009464FF"/>
    <w:rsid w:val="0095097F"/>
    <w:rsid w:val="00951B6E"/>
    <w:rsid w:val="00961230"/>
    <w:rsid w:val="00961FDD"/>
    <w:rsid w:val="00963B9C"/>
    <w:rsid w:val="00971CA9"/>
    <w:rsid w:val="00971E06"/>
    <w:rsid w:val="00977156"/>
    <w:rsid w:val="009853BD"/>
    <w:rsid w:val="00985A2C"/>
    <w:rsid w:val="009870A7"/>
    <w:rsid w:val="00997D14"/>
    <w:rsid w:val="009A2B14"/>
    <w:rsid w:val="009A3109"/>
    <w:rsid w:val="009A76E1"/>
    <w:rsid w:val="009A7D67"/>
    <w:rsid w:val="009B1ACD"/>
    <w:rsid w:val="009B325F"/>
    <w:rsid w:val="009B69D5"/>
    <w:rsid w:val="009B753B"/>
    <w:rsid w:val="009C462E"/>
    <w:rsid w:val="009C6494"/>
    <w:rsid w:val="009D3B78"/>
    <w:rsid w:val="009D46F6"/>
    <w:rsid w:val="009E0A67"/>
    <w:rsid w:val="009F27DB"/>
    <w:rsid w:val="009F506C"/>
    <w:rsid w:val="009F6164"/>
    <w:rsid w:val="009F6ED4"/>
    <w:rsid w:val="009F7B62"/>
    <w:rsid w:val="00A012C1"/>
    <w:rsid w:val="00A05C9F"/>
    <w:rsid w:val="00A060C1"/>
    <w:rsid w:val="00A105E1"/>
    <w:rsid w:val="00A15376"/>
    <w:rsid w:val="00A16FC4"/>
    <w:rsid w:val="00A176BC"/>
    <w:rsid w:val="00A21B39"/>
    <w:rsid w:val="00A23221"/>
    <w:rsid w:val="00A23FCF"/>
    <w:rsid w:val="00A35BEA"/>
    <w:rsid w:val="00A42BFE"/>
    <w:rsid w:val="00A511FF"/>
    <w:rsid w:val="00A534E7"/>
    <w:rsid w:val="00A574F3"/>
    <w:rsid w:val="00A600DE"/>
    <w:rsid w:val="00A60102"/>
    <w:rsid w:val="00A61BD7"/>
    <w:rsid w:val="00A6270D"/>
    <w:rsid w:val="00A6313C"/>
    <w:rsid w:val="00A63EAF"/>
    <w:rsid w:val="00A71D9E"/>
    <w:rsid w:val="00A77632"/>
    <w:rsid w:val="00A80B1A"/>
    <w:rsid w:val="00A816B9"/>
    <w:rsid w:val="00A860DC"/>
    <w:rsid w:val="00A927B8"/>
    <w:rsid w:val="00A96E43"/>
    <w:rsid w:val="00AA10CC"/>
    <w:rsid w:val="00AA15E3"/>
    <w:rsid w:val="00AA1A8E"/>
    <w:rsid w:val="00AA2B82"/>
    <w:rsid w:val="00AA4E2C"/>
    <w:rsid w:val="00AA5826"/>
    <w:rsid w:val="00AA5A7B"/>
    <w:rsid w:val="00AB09CF"/>
    <w:rsid w:val="00AB0D67"/>
    <w:rsid w:val="00AB0FDE"/>
    <w:rsid w:val="00AB23E4"/>
    <w:rsid w:val="00AB2AF9"/>
    <w:rsid w:val="00AB2DBD"/>
    <w:rsid w:val="00AB5E20"/>
    <w:rsid w:val="00AC1A3C"/>
    <w:rsid w:val="00AC30A9"/>
    <w:rsid w:val="00AC6E3E"/>
    <w:rsid w:val="00AD05D4"/>
    <w:rsid w:val="00AD0B2A"/>
    <w:rsid w:val="00AD2D96"/>
    <w:rsid w:val="00AD5689"/>
    <w:rsid w:val="00AD72B0"/>
    <w:rsid w:val="00AD7EA6"/>
    <w:rsid w:val="00AE0318"/>
    <w:rsid w:val="00AE0656"/>
    <w:rsid w:val="00AE383D"/>
    <w:rsid w:val="00AF17DD"/>
    <w:rsid w:val="00AF5BA8"/>
    <w:rsid w:val="00B016F1"/>
    <w:rsid w:val="00B0170A"/>
    <w:rsid w:val="00B02C00"/>
    <w:rsid w:val="00B0438D"/>
    <w:rsid w:val="00B05B31"/>
    <w:rsid w:val="00B11486"/>
    <w:rsid w:val="00B16139"/>
    <w:rsid w:val="00B1702E"/>
    <w:rsid w:val="00B171E4"/>
    <w:rsid w:val="00B236BB"/>
    <w:rsid w:val="00B30F8B"/>
    <w:rsid w:val="00B33298"/>
    <w:rsid w:val="00B334EE"/>
    <w:rsid w:val="00B339EB"/>
    <w:rsid w:val="00B33BE6"/>
    <w:rsid w:val="00B34276"/>
    <w:rsid w:val="00B41D14"/>
    <w:rsid w:val="00B466CD"/>
    <w:rsid w:val="00B5149A"/>
    <w:rsid w:val="00B55C4F"/>
    <w:rsid w:val="00B573AF"/>
    <w:rsid w:val="00B61DC6"/>
    <w:rsid w:val="00B621B6"/>
    <w:rsid w:val="00B666F7"/>
    <w:rsid w:val="00B70ACC"/>
    <w:rsid w:val="00B715AC"/>
    <w:rsid w:val="00B80227"/>
    <w:rsid w:val="00B81E0D"/>
    <w:rsid w:val="00B83FAB"/>
    <w:rsid w:val="00B85295"/>
    <w:rsid w:val="00B85736"/>
    <w:rsid w:val="00B95DEB"/>
    <w:rsid w:val="00BA620B"/>
    <w:rsid w:val="00BB14CB"/>
    <w:rsid w:val="00BC1760"/>
    <w:rsid w:val="00BC3DE7"/>
    <w:rsid w:val="00BC542F"/>
    <w:rsid w:val="00BC5FD3"/>
    <w:rsid w:val="00BE0281"/>
    <w:rsid w:val="00BE2A5D"/>
    <w:rsid w:val="00BE4010"/>
    <w:rsid w:val="00BE55EC"/>
    <w:rsid w:val="00BE5613"/>
    <w:rsid w:val="00BE588F"/>
    <w:rsid w:val="00BE7BBC"/>
    <w:rsid w:val="00BF4A0F"/>
    <w:rsid w:val="00BF5E35"/>
    <w:rsid w:val="00C02798"/>
    <w:rsid w:val="00C07107"/>
    <w:rsid w:val="00C11325"/>
    <w:rsid w:val="00C140FB"/>
    <w:rsid w:val="00C1686B"/>
    <w:rsid w:val="00C22D0C"/>
    <w:rsid w:val="00C256F5"/>
    <w:rsid w:val="00C26A6E"/>
    <w:rsid w:val="00C27E35"/>
    <w:rsid w:val="00C311A1"/>
    <w:rsid w:val="00C37953"/>
    <w:rsid w:val="00C42DBE"/>
    <w:rsid w:val="00C5016D"/>
    <w:rsid w:val="00C60AB1"/>
    <w:rsid w:val="00C63D83"/>
    <w:rsid w:val="00C65069"/>
    <w:rsid w:val="00C655DF"/>
    <w:rsid w:val="00C74978"/>
    <w:rsid w:val="00C74A5E"/>
    <w:rsid w:val="00C75B4F"/>
    <w:rsid w:val="00C8056F"/>
    <w:rsid w:val="00C82F66"/>
    <w:rsid w:val="00C837E1"/>
    <w:rsid w:val="00C842BD"/>
    <w:rsid w:val="00C85480"/>
    <w:rsid w:val="00C901A3"/>
    <w:rsid w:val="00C90449"/>
    <w:rsid w:val="00C91A70"/>
    <w:rsid w:val="00C93156"/>
    <w:rsid w:val="00C95DDC"/>
    <w:rsid w:val="00CA135E"/>
    <w:rsid w:val="00CA2F65"/>
    <w:rsid w:val="00CA3800"/>
    <w:rsid w:val="00CA43BF"/>
    <w:rsid w:val="00CB07FC"/>
    <w:rsid w:val="00CB1CE0"/>
    <w:rsid w:val="00CB3686"/>
    <w:rsid w:val="00CB3A39"/>
    <w:rsid w:val="00CB5FE8"/>
    <w:rsid w:val="00CC0CA6"/>
    <w:rsid w:val="00CC2993"/>
    <w:rsid w:val="00CC72E6"/>
    <w:rsid w:val="00CD1F8E"/>
    <w:rsid w:val="00CE18E8"/>
    <w:rsid w:val="00CE3651"/>
    <w:rsid w:val="00CF04C2"/>
    <w:rsid w:val="00CF1D5E"/>
    <w:rsid w:val="00CF6037"/>
    <w:rsid w:val="00CF6A1D"/>
    <w:rsid w:val="00CF7EA0"/>
    <w:rsid w:val="00D06E54"/>
    <w:rsid w:val="00D11B9A"/>
    <w:rsid w:val="00D13C90"/>
    <w:rsid w:val="00D17119"/>
    <w:rsid w:val="00D17DCA"/>
    <w:rsid w:val="00D23DCB"/>
    <w:rsid w:val="00D24DD2"/>
    <w:rsid w:val="00D26577"/>
    <w:rsid w:val="00D27765"/>
    <w:rsid w:val="00D27E51"/>
    <w:rsid w:val="00D356F1"/>
    <w:rsid w:val="00D41930"/>
    <w:rsid w:val="00D43402"/>
    <w:rsid w:val="00D43969"/>
    <w:rsid w:val="00D444AC"/>
    <w:rsid w:val="00D52289"/>
    <w:rsid w:val="00D52AC0"/>
    <w:rsid w:val="00D53622"/>
    <w:rsid w:val="00D617B6"/>
    <w:rsid w:val="00D61962"/>
    <w:rsid w:val="00D62584"/>
    <w:rsid w:val="00D6336D"/>
    <w:rsid w:val="00D63485"/>
    <w:rsid w:val="00D6361E"/>
    <w:rsid w:val="00D66B3A"/>
    <w:rsid w:val="00D6792C"/>
    <w:rsid w:val="00D71273"/>
    <w:rsid w:val="00D73A3B"/>
    <w:rsid w:val="00D80940"/>
    <w:rsid w:val="00D81226"/>
    <w:rsid w:val="00D81BEA"/>
    <w:rsid w:val="00D93F47"/>
    <w:rsid w:val="00D9468B"/>
    <w:rsid w:val="00D97B55"/>
    <w:rsid w:val="00D97CE4"/>
    <w:rsid w:val="00DA079A"/>
    <w:rsid w:val="00DA240D"/>
    <w:rsid w:val="00DA52E8"/>
    <w:rsid w:val="00DA6D73"/>
    <w:rsid w:val="00DB19CB"/>
    <w:rsid w:val="00DB3150"/>
    <w:rsid w:val="00DB3BCE"/>
    <w:rsid w:val="00DC17C8"/>
    <w:rsid w:val="00DC2D22"/>
    <w:rsid w:val="00DC48B1"/>
    <w:rsid w:val="00DC48BC"/>
    <w:rsid w:val="00DD02BA"/>
    <w:rsid w:val="00DD2EE6"/>
    <w:rsid w:val="00DD3838"/>
    <w:rsid w:val="00DD55EB"/>
    <w:rsid w:val="00DD7173"/>
    <w:rsid w:val="00DE1341"/>
    <w:rsid w:val="00DE4319"/>
    <w:rsid w:val="00DE7677"/>
    <w:rsid w:val="00DE79BE"/>
    <w:rsid w:val="00DF0116"/>
    <w:rsid w:val="00DF7FFC"/>
    <w:rsid w:val="00E031AC"/>
    <w:rsid w:val="00E1116A"/>
    <w:rsid w:val="00E1292B"/>
    <w:rsid w:val="00E156E2"/>
    <w:rsid w:val="00E209D3"/>
    <w:rsid w:val="00E244F6"/>
    <w:rsid w:val="00E347DE"/>
    <w:rsid w:val="00E45F75"/>
    <w:rsid w:val="00E54BF7"/>
    <w:rsid w:val="00E607AB"/>
    <w:rsid w:val="00E625C7"/>
    <w:rsid w:val="00E63EAA"/>
    <w:rsid w:val="00E65176"/>
    <w:rsid w:val="00E668CC"/>
    <w:rsid w:val="00E66A44"/>
    <w:rsid w:val="00E71B4D"/>
    <w:rsid w:val="00E72357"/>
    <w:rsid w:val="00E749EC"/>
    <w:rsid w:val="00E74DD1"/>
    <w:rsid w:val="00E85692"/>
    <w:rsid w:val="00E90DC2"/>
    <w:rsid w:val="00E90F6B"/>
    <w:rsid w:val="00E95ED3"/>
    <w:rsid w:val="00E9732A"/>
    <w:rsid w:val="00EA2C54"/>
    <w:rsid w:val="00EA73D2"/>
    <w:rsid w:val="00EB1355"/>
    <w:rsid w:val="00EB155A"/>
    <w:rsid w:val="00EC0D8E"/>
    <w:rsid w:val="00EC1537"/>
    <w:rsid w:val="00EC518E"/>
    <w:rsid w:val="00ED0034"/>
    <w:rsid w:val="00ED2AAA"/>
    <w:rsid w:val="00ED3E2F"/>
    <w:rsid w:val="00ED4C14"/>
    <w:rsid w:val="00EE0927"/>
    <w:rsid w:val="00EE5BBC"/>
    <w:rsid w:val="00EE7601"/>
    <w:rsid w:val="00EE7D73"/>
    <w:rsid w:val="00EF15FA"/>
    <w:rsid w:val="00EF60AB"/>
    <w:rsid w:val="00F00D5E"/>
    <w:rsid w:val="00F11B79"/>
    <w:rsid w:val="00F11FD5"/>
    <w:rsid w:val="00F13E85"/>
    <w:rsid w:val="00F2160A"/>
    <w:rsid w:val="00F234E1"/>
    <w:rsid w:val="00F26387"/>
    <w:rsid w:val="00F31CA3"/>
    <w:rsid w:val="00F32377"/>
    <w:rsid w:val="00F35414"/>
    <w:rsid w:val="00F40866"/>
    <w:rsid w:val="00F4559E"/>
    <w:rsid w:val="00F467C4"/>
    <w:rsid w:val="00F469E1"/>
    <w:rsid w:val="00F4713E"/>
    <w:rsid w:val="00F50C08"/>
    <w:rsid w:val="00F56815"/>
    <w:rsid w:val="00F5749E"/>
    <w:rsid w:val="00F6348A"/>
    <w:rsid w:val="00F66AFD"/>
    <w:rsid w:val="00F725F4"/>
    <w:rsid w:val="00F73128"/>
    <w:rsid w:val="00F74953"/>
    <w:rsid w:val="00F832DA"/>
    <w:rsid w:val="00F8504C"/>
    <w:rsid w:val="00F858D4"/>
    <w:rsid w:val="00F86B2A"/>
    <w:rsid w:val="00F92D71"/>
    <w:rsid w:val="00F96E01"/>
    <w:rsid w:val="00FA024C"/>
    <w:rsid w:val="00FA1DC1"/>
    <w:rsid w:val="00FA25B1"/>
    <w:rsid w:val="00FB2A7B"/>
    <w:rsid w:val="00FB38C5"/>
    <w:rsid w:val="00FC0753"/>
    <w:rsid w:val="00FC0F81"/>
    <w:rsid w:val="00FC1E5A"/>
    <w:rsid w:val="00FC27A6"/>
    <w:rsid w:val="00FD19C3"/>
    <w:rsid w:val="00FD1AAE"/>
    <w:rsid w:val="00FD3D3D"/>
    <w:rsid w:val="00FE2559"/>
    <w:rsid w:val="00FE6AA6"/>
    <w:rsid w:val="00FF2AAB"/>
    <w:rsid w:val="00FF4069"/>
    <w:rsid w:val="00FF45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4E8A8"/>
  <w15:docId w15:val="{6F5354A0-E921-47A0-931A-37F72BBA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qFormat/>
    <w:rsid w:val="00507A63"/>
    <w:pPr>
      <w:spacing w:after="180" w:line="240" w:lineRule="auto"/>
    </w:pPr>
    <w:rPr>
      <w:rFonts w:ascii="Arial" w:eastAsia="MS Mincho" w:hAnsi="Arial" w:cs="Times New Roman"/>
      <w:sz w:val="20"/>
      <w:szCs w:val="24"/>
      <w:lang w:eastAsia="ja-JP"/>
    </w:rPr>
  </w:style>
  <w:style w:type="paragraph" w:styleId="Heading1">
    <w:name w:val="heading 1"/>
    <w:aliases w:val="Section Heading,1,h1,Header 1,Test Plan,Attribute Heading 1,tchead,MainHeader,Section,PA Chapter,Chapter Heading,new page/chapter,Propo,Head1,Main heading,Part,Nom du projet,l1,l"/>
    <w:basedOn w:val="Normal"/>
    <w:next w:val="Normal"/>
    <w:link w:val="Heading1Char"/>
    <w:qFormat/>
    <w:rsid w:val="00932964"/>
    <w:pPr>
      <w:keepNext/>
      <w:pageBreakBefore/>
      <w:numPr>
        <w:numId w:val="1"/>
      </w:numPr>
      <w:spacing w:before="600" w:after="420"/>
      <w:jc w:val="center"/>
      <w:outlineLvl w:val="0"/>
    </w:pPr>
    <w:rPr>
      <w:rFonts w:cs="Arial"/>
      <w:b/>
      <w:bCs/>
      <w:kern w:val="32"/>
      <w:sz w:val="36"/>
      <w:szCs w:val="32"/>
    </w:rPr>
  </w:style>
  <w:style w:type="paragraph" w:styleId="Heading2">
    <w:name w:val="heading 2"/>
    <w:aliases w:val="ClassHeading,Heading 2 Hidden,Heading 2rh,h2,2nd level,Titre3,h2 main heading,Attribute Heading 2,B.2 Heading 2,A.1 Heading 2,2,Header 2,Reset numbering,Module Name,heading 2,Chapter,1.Seite,H21,HeadB,Major,HD2,PA Major Section,Numbered - 2,hd"/>
    <w:basedOn w:val="Heading1"/>
    <w:next w:val="Normal"/>
    <w:link w:val="Heading2Char"/>
    <w:qFormat/>
    <w:rsid w:val="00932964"/>
    <w:pPr>
      <w:pageBreakBefore w:val="0"/>
      <w:numPr>
        <w:ilvl w:val="1"/>
      </w:numPr>
      <w:tabs>
        <w:tab w:val="clear" w:pos="-56"/>
        <w:tab w:val="num" w:pos="142"/>
      </w:tabs>
      <w:spacing w:before="480" w:after="300"/>
      <w:ind w:left="142" w:hanging="142"/>
      <w:jc w:val="left"/>
      <w:outlineLvl w:val="1"/>
    </w:pPr>
    <w:rPr>
      <w:bCs w:val="0"/>
      <w:iCs/>
      <w:sz w:val="28"/>
      <w:szCs w:val="28"/>
    </w:rPr>
  </w:style>
  <w:style w:type="paragraph" w:styleId="Heading3">
    <w:name w:val="heading 3"/>
    <w:aliases w:val="FunctionName,h3,h3 sub heading,ModuleFunctionName,3,Heading 3E,alltoc,Heading 3 - old,Org Heading 1,Map,H31,Minor,H3-Heading 3,l3.3,l3,list 3,list3,heading 3,H32,Org Heading 11,h11,Map1,H311,FunctionName1,31,Heading 3E1,H33,Org Heading 12"/>
    <w:basedOn w:val="Heading2"/>
    <w:next w:val="Normal"/>
    <w:link w:val="Heading3Char"/>
    <w:qFormat/>
    <w:rsid w:val="00932964"/>
    <w:pPr>
      <w:numPr>
        <w:ilvl w:val="2"/>
      </w:numPr>
      <w:outlineLvl w:val="2"/>
    </w:pPr>
    <w:rPr>
      <w:bCs/>
      <w:sz w:val="26"/>
      <w:szCs w:val="26"/>
    </w:rPr>
  </w:style>
  <w:style w:type="paragraph" w:styleId="Heading4">
    <w:name w:val="heading 4"/>
    <w:aliases w:val="h4 + Black,Not All caps,Justified,Before:  0 pt,h4,Überschrift 4 Char,Char Char"/>
    <w:basedOn w:val="Heading3"/>
    <w:next w:val="Normal"/>
    <w:link w:val="Heading4Char"/>
    <w:qFormat/>
    <w:rsid w:val="00932964"/>
    <w:pPr>
      <w:numPr>
        <w:ilvl w:val="3"/>
      </w:numPr>
      <w:outlineLvl w:val="3"/>
    </w:pPr>
    <w:rPr>
      <w:bCs w:val="0"/>
      <w:szCs w:val="28"/>
    </w:rPr>
  </w:style>
  <w:style w:type="paragraph" w:styleId="Heading5">
    <w:name w:val="heading 5"/>
    <w:aliases w:val="h5,Heading 2A"/>
    <w:basedOn w:val="Heading4"/>
    <w:next w:val="Normal"/>
    <w:link w:val="Heading5Char"/>
    <w:qFormat/>
    <w:rsid w:val="00932964"/>
    <w:pPr>
      <w:numPr>
        <w:ilvl w:val="4"/>
      </w:numPr>
      <w:spacing w:before="240" w:after="120"/>
      <w:outlineLvl w:val="4"/>
    </w:pPr>
    <w:rPr>
      <w:b w:val="0"/>
      <w:bCs/>
      <w:iCs w:val="0"/>
      <w:szCs w:val="26"/>
    </w:rPr>
  </w:style>
  <w:style w:type="paragraph" w:styleId="Heading6">
    <w:name w:val="heading 6"/>
    <w:basedOn w:val="Normal"/>
    <w:next w:val="Normal"/>
    <w:link w:val="Heading6Char"/>
    <w:qFormat/>
    <w:rsid w:val="00932964"/>
    <w:p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932964"/>
    <w:pPr>
      <w:spacing w:before="240" w:after="60"/>
      <w:outlineLvl w:val="6"/>
    </w:pPr>
    <w:rPr>
      <w:rFonts w:ascii="Times New Roman" w:hAnsi="Times New Roman"/>
      <w:sz w:val="24"/>
    </w:rPr>
  </w:style>
  <w:style w:type="paragraph" w:styleId="Heading8">
    <w:name w:val="heading 8"/>
    <w:basedOn w:val="Normal"/>
    <w:next w:val="Normal"/>
    <w:link w:val="Heading8Char"/>
    <w:qFormat/>
    <w:rsid w:val="00932964"/>
    <w:p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932964"/>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99"/>
    <w:unhideWhenUsed/>
    <w:qFormat/>
    <w:rsid w:val="00932964"/>
    <w:rPr>
      <w:b/>
      <w:bCs/>
      <w:color w:val="4F81BD" w:themeColor="accent1"/>
      <w:sz w:val="18"/>
      <w:szCs w:val="18"/>
    </w:rPr>
  </w:style>
  <w:style w:type="character" w:customStyle="1" w:styleId="Heading1Char">
    <w:name w:val="Heading 1 Char"/>
    <w:aliases w:val="Section Heading Char,1 Char,h1 Char,Header 1 Char,Test Plan Char,Attribute Heading 1 Char,tchead Char,MainHeader Char,Section Char,PA Chapter Char,Chapter Heading Char,new page/chapter Char,Propo Char,Head1 Char,Main heading Char,l1 Char"/>
    <w:basedOn w:val="DefaultParagraphFont"/>
    <w:link w:val="Heading1"/>
    <w:rsid w:val="00932964"/>
    <w:rPr>
      <w:rFonts w:ascii="Arial" w:eastAsia="MS Mincho" w:hAnsi="Arial" w:cs="Arial"/>
      <w:b/>
      <w:bCs/>
      <w:kern w:val="32"/>
      <w:sz w:val="36"/>
      <w:szCs w:val="32"/>
      <w:lang w:eastAsia="ja-JP"/>
    </w:rPr>
  </w:style>
  <w:style w:type="character" w:customStyle="1" w:styleId="Heading2Char">
    <w:name w:val="Heading 2 Char"/>
    <w:aliases w:val="ClassHeading Char,Heading 2 Hidden Char,Heading 2rh Char,h2 Char,2nd level Char,Titre3 Char,h2 main heading Char,Attribute Heading 2 Char,B.2 Heading 2 Char,A.1 Heading 2 Char,2 Char,Header 2 Char,Reset numbering Char,Module Name Char"/>
    <w:basedOn w:val="DefaultParagraphFont"/>
    <w:link w:val="Heading2"/>
    <w:rsid w:val="00932964"/>
    <w:rPr>
      <w:rFonts w:ascii="Arial" w:eastAsia="MS Mincho" w:hAnsi="Arial" w:cs="Arial"/>
      <w:b/>
      <w:iCs/>
      <w:kern w:val="32"/>
      <w:sz w:val="28"/>
      <w:szCs w:val="28"/>
      <w:lang w:eastAsia="ja-JP"/>
    </w:rPr>
  </w:style>
  <w:style w:type="character" w:customStyle="1" w:styleId="Heading3Char">
    <w:name w:val="Heading 3 Char"/>
    <w:aliases w:val="FunctionName Char,h3 Char,h3 sub heading Char,ModuleFunctionName Char,3 Char,Heading 3E Char,alltoc Char,Heading 3 - old Char,Org Heading 1 Char,Map Char,H31 Char,Minor Char,H3-Heading 3 Char,l3.3 Char,l3 Char,list 3 Char,list3 Char"/>
    <w:basedOn w:val="DefaultParagraphFont"/>
    <w:link w:val="Heading3"/>
    <w:rsid w:val="00932964"/>
    <w:rPr>
      <w:rFonts w:ascii="Arial" w:eastAsia="MS Mincho" w:hAnsi="Arial" w:cs="Arial"/>
      <w:b/>
      <w:bCs/>
      <w:iCs/>
      <w:kern w:val="32"/>
      <w:sz w:val="26"/>
      <w:szCs w:val="26"/>
      <w:lang w:eastAsia="ja-JP"/>
    </w:rPr>
  </w:style>
  <w:style w:type="character" w:customStyle="1" w:styleId="Heading4Char">
    <w:name w:val="Heading 4 Char"/>
    <w:aliases w:val="h4 + Black Char,Not All caps Char,Justified Char,Before:  0 pt Char,h4 Char,Überschrift 4 Char Char,Char Char Char"/>
    <w:basedOn w:val="DefaultParagraphFont"/>
    <w:link w:val="Heading4"/>
    <w:rsid w:val="00932964"/>
    <w:rPr>
      <w:rFonts w:ascii="Arial" w:eastAsia="MS Mincho" w:hAnsi="Arial" w:cs="Arial"/>
      <w:b/>
      <w:iCs/>
      <w:kern w:val="32"/>
      <w:sz w:val="26"/>
      <w:szCs w:val="28"/>
      <w:lang w:eastAsia="ja-JP"/>
    </w:rPr>
  </w:style>
  <w:style w:type="character" w:customStyle="1" w:styleId="Heading5Char">
    <w:name w:val="Heading 5 Char"/>
    <w:aliases w:val="h5 Char,Heading 2A Char"/>
    <w:basedOn w:val="DefaultParagraphFont"/>
    <w:link w:val="Heading5"/>
    <w:rsid w:val="00932964"/>
    <w:rPr>
      <w:rFonts w:ascii="Arial" w:eastAsia="MS Mincho" w:hAnsi="Arial" w:cs="Arial"/>
      <w:bCs/>
      <w:kern w:val="32"/>
      <w:sz w:val="26"/>
      <w:szCs w:val="26"/>
      <w:lang w:eastAsia="ja-JP"/>
    </w:rPr>
  </w:style>
  <w:style w:type="character" w:customStyle="1" w:styleId="Heading6Char">
    <w:name w:val="Heading 6 Char"/>
    <w:basedOn w:val="DefaultParagraphFont"/>
    <w:link w:val="Heading6"/>
    <w:rsid w:val="00932964"/>
    <w:rPr>
      <w:rFonts w:ascii="Times New Roman" w:eastAsia="MS Mincho" w:hAnsi="Times New Roman" w:cs="Times New Roman"/>
      <w:b/>
      <w:bCs/>
      <w:lang w:eastAsia="ja-JP"/>
    </w:rPr>
  </w:style>
  <w:style w:type="character" w:customStyle="1" w:styleId="Heading7Char">
    <w:name w:val="Heading 7 Char"/>
    <w:basedOn w:val="DefaultParagraphFont"/>
    <w:link w:val="Heading7"/>
    <w:rsid w:val="00932964"/>
    <w:rPr>
      <w:rFonts w:ascii="Times New Roman" w:eastAsia="MS Mincho" w:hAnsi="Times New Roman" w:cs="Times New Roman"/>
      <w:sz w:val="24"/>
      <w:szCs w:val="24"/>
      <w:lang w:eastAsia="ja-JP"/>
    </w:rPr>
  </w:style>
  <w:style w:type="character" w:customStyle="1" w:styleId="Heading8Char">
    <w:name w:val="Heading 8 Char"/>
    <w:basedOn w:val="DefaultParagraphFont"/>
    <w:link w:val="Heading8"/>
    <w:rsid w:val="00932964"/>
    <w:rPr>
      <w:rFonts w:ascii="Times New Roman" w:eastAsia="MS Mincho" w:hAnsi="Times New Roman" w:cs="Times New Roman"/>
      <w:i/>
      <w:iCs/>
      <w:sz w:val="24"/>
      <w:szCs w:val="24"/>
      <w:lang w:eastAsia="ja-JP"/>
    </w:rPr>
  </w:style>
  <w:style w:type="character" w:customStyle="1" w:styleId="Heading9Char">
    <w:name w:val="Heading 9 Char"/>
    <w:basedOn w:val="DefaultParagraphFont"/>
    <w:link w:val="Heading9"/>
    <w:rsid w:val="00932964"/>
    <w:rPr>
      <w:rFonts w:ascii="Arial" w:eastAsia="MS Mincho" w:hAnsi="Arial" w:cs="Arial"/>
      <w:lang w:eastAsia="ja-JP"/>
    </w:rPr>
  </w:style>
  <w:style w:type="numbering" w:customStyle="1" w:styleId="Bullets">
    <w:name w:val="Bullets"/>
    <w:basedOn w:val="NoList"/>
    <w:rsid w:val="00932964"/>
    <w:pPr>
      <w:numPr>
        <w:numId w:val="9"/>
      </w:numPr>
    </w:pPr>
  </w:style>
  <w:style w:type="numbering" w:customStyle="1" w:styleId="Bulletsnumberd">
    <w:name w:val="Bullets numberd"/>
    <w:basedOn w:val="NoList"/>
    <w:rsid w:val="00932964"/>
    <w:pPr>
      <w:numPr>
        <w:numId w:val="10"/>
      </w:numPr>
    </w:pPr>
  </w:style>
  <w:style w:type="character" w:customStyle="1" w:styleId="TextBOLD">
    <w:name w:val="Text BOLD"/>
    <w:rsid w:val="00932964"/>
    <w:rPr>
      <w:b/>
    </w:rPr>
  </w:style>
  <w:style w:type="paragraph" w:customStyle="1" w:styleId="Appendix">
    <w:name w:val="Appendix"/>
    <w:basedOn w:val="Normal"/>
    <w:next w:val="Normal"/>
    <w:rsid w:val="00932964"/>
    <w:pPr>
      <w:pageBreakBefore/>
      <w:numPr>
        <w:numId w:val="11"/>
      </w:numPr>
      <w:spacing w:before="600" w:after="420"/>
      <w:jc w:val="center"/>
    </w:pPr>
    <w:rPr>
      <w:b/>
      <w:sz w:val="36"/>
    </w:rPr>
  </w:style>
  <w:style w:type="character" w:customStyle="1" w:styleId="TextUNDERLINED">
    <w:name w:val="Text UNDERLINED"/>
    <w:rsid w:val="00932964"/>
    <w:rPr>
      <w:u w:val="single"/>
    </w:rPr>
  </w:style>
  <w:style w:type="character" w:customStyle="1" w:styleId="TextNORMAL">
    <w:name w:val="Text NORMAL"/>
    <w:basedOn w:val="DefaultParagraphFont"/>
    <w:rsid w:val="00932964"/>
  </w:style>
  <w:style w:type="paragraph" w:customStyle="1" w:styleId="Subtitel">
    <w:name w:val="Subtitel"/>
    <w:basedOn w:val="Normal"/>
    <w:next w:val="Normal"/>
    <w:autoRedefine/>
    <w:semiHidden/>
    <w:rsid w:val="00932964"/>
    <w:pPr>
      <w:tabs>
        <w:tab w:val="left" w:pos="975"/>
      </w:tabs>
      <w:ind w:left="612" w:right="612"/>
      <w:jc w:val="center"/>
    </w:pPr>
    <w:rPr>
      <w:sz w:val="28"/>
      <w:szCs w:val="28"/>
    </w:rPr>
  </w:style>
  <w:style w:type="paragraph" w:customStyle="1" w:styleId="Titel">
    <w:name w:val="Titel"/>
    <w:basedOn w:val="Normal"/>
    <w:next w:val="Normal"/>
    <w:autoRedefine/>
    <w:semiHidden/>
    <w:rsid w:val="00932964"/>
    <w:pPr>
      <w:tabs>
        <w:tab w:val="left" w:pos="975"/>
      </w:tabs>
      <w:ind w:left="612" w:right="612"/>
      <w:jc w:val="center"/>
    </w:pPr>
    <w:rPr>
      <w:sz w:val="40"/>
      <w:szCs w:val="40"/>
      <w:lang w:val="de-DE"/>
    </w:rPr>
  </w:style>
  <w:style w:type="paragraph" w:styleId="TOC2">
    <w:name w:val="toc 2"/>
    <w:basedOn w:val="Normal"/>
    <w:next w:val="Normal"/>
    <w:uiPriority w:val="39"/>
    <w:rsid w:val="00932964"/>
    <w:pPr>
      <w:spacing w:after="0"/>
      <w:ind w:left="567" w:hanging="567"/>
    </w:pPr>
    <w:rPr>
      <w:b/>
    </w:rPr>
  </w:style>
  <w:style w:type="paragraph" w:styleId="TOC1">
    <w:name w:val="toc 1"/>
    <w:basedOn w:val="Normal"/>
    <w:next w:val="Normal"/>
    <w:uiPriority w:val="39"/>
    <w:rsid w:val="00932964"/>
    <w:pPr>
      <w:tabs>
        <w:tab w:val="right" w:leader="dot" w:pos="8303"/>
      </w:tabs>
      <w:spacing w:before="200" w:after="200"/>
      <w:ind w:left="1701" w:hanging="1701"/>
    </w:pPr>
    <w:rPr>
      <w:b/>
      <w:sz w:val="24"/>
    </w:rPr>
  </w:style>
  <w:style w:type="paragraph" w:styleId="TOC3">
    <w:name w:val="toc 3"/>
    <w:basedOn w:val="Normal"/>
    <w:next w:val="Normal"/>
    <w:uiPriority w:val="39"/>
    <w:rsid w:val="00932964"/>
    <w:pPr>
      <w:tabs>
        <w:tab w:val="left" w:pos="1701"/>
        <w:tab w:val="right" w:leader="dot" w:pos="8303"/>
      </w:tabs>
      <w:spacing w:after="0"/>
      <w:ind w:left="1247" w:hanging="680"/>
    </w:pPr>
  </w:style>
  <w:style w:type="paragraph" w:styleId="TOC4">
    <w:name w:val="toc 4"/>
    <w:basedOn w:val="Normal"/>
    <w:next w:val="Normal"/>
    <w:uiPriority w:val="39"/>
    <w:rsid w:val="00932964"/>
    <w:pPr>
      <w:spacing w:after="0"/>
      <w:ind w:left="2041" w:hanging="794"/>
    </w:pPr>
  </w:style>
  <w:style w:type="paragraph" w:customStyle="1" w:styleId="Heading2withoutTOC">
    <w:name w:val="Heading 2 without TOC"/>
    <w:basedOn w:val="Normal"/>
    <w:next w:val="Normal"/>
    <w:semiHidden/>
    <w:rsid w:val="00932964"/>
    <w:pPr>
      <w:pageBreakBefore/>
      <w:jc w:val="center"/>
    </w:pPr>
    <w:rPr>
      <w:b/>
      <w:i/>
      <w:sz w:val="28"/>
    </w:rPr>
  </w:style>
  <w:style w:type="paragraph" w:customStyle="1" w:styleId="HeadingforParagraph">
    <w:name w:val="Heading for Paragraph"/>
    <w:basedOn w:val="Normal"/>
    <w:next w:val="Normal"/>
    <w:rsid w:val="00932964"/>
    <w:pPr>
      <w:keepNext/>
    </w:pPr>
    <w:rPr>
      <w:b/>
      <w:sz w:val="24"/>
    </w:rPr>
  </w:style>
  <w:style w:type="character" w:customStyle="1" w:styleId="TextITALIC">
    <w:name w:val="Text ITALIC"/>
    <w:rsid w:val="00932964"/>
    <w:rPr>
      <w:i/>
    </w:rPr>
  </w:style>
  <w:style w:type="paragraph" w:customStyle="1" w:styleId="CodeStyle">
    <w:name w:val="Code Style"/>
    <w:basedOn w:val="Normal"/>
    <w:next w:val="Normal"/>
    <w:link w:val="CodeStyleChar"/>
    <w:rsid w:val="00932964"/>
    <w:pPr>
      <w:pBdr>
        <w:top w:val="single" w:sz="4" w:space="6" w:color="auto" w:shadow="1"/>
        <w:left w:val="single" w:sz="4" w:space="6" w:color="auto" w:shadow="1"/>
        <w:bottom w:val="single" w:sz="4" w:space="6" w:color="auto" w:shadow="1"/>
        <w:right w:val="single" w:sz="4" w:space="6" w:color="auto" w:shadow="1"/>
      </w:pBdr>
      <w:spacing w:after="0"/>
    </w:pPr>
    <w:rPr>
      <w:rFonts w:ascii="Courier New" w:hAnsi="Courier New"/>
      <w:noProof/>
      <w:color w:val="0000FF"/>
      <w:sz w:val="18"/>
      <w:lang w:val="sq-AL"/>
    </w:rPr>
  </w:style>
  <w:style w:type="table" w:styleId="TableGrid">
    <w:name w:val="Table Grid"/>
    <w:basedOn w:val="TableNormal"/>
    <w:rsid w:val="00932964"/>
    <w:pPr>
      <w:spacing w:after="100" w:afterAutospacing="1" w:line="240" w:lineRule="auto"/>
    </w:pPr>
    <w:rPr>
      <w:rFonts w:ascii="Arial" w:eastAsia="MS Mincho" w:hAnsi="Arial" w:cs="Times New Roman"/>
      <w:sz w:val="20"/>
      <w:szCs w:val="20"/>
      <w:lang w:eastAsia="ja-JP"/>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wordWrap/>
        <w:spacing w:beforeLines="0" w:before="100" w:beforeAutospacing="1"/>
        <w:jc w:val="center"/>
      </w:pPr>
      <w:rPr>
        <w:rFonts w:ascii="Arial" w:hAnsi="Arial"/>
        <w:b/>
        <w:i w:val="0"/>
        <w:sz w:val="20"/>
      </w:rPr>
      <w:tblPr/>
      <w:tcPr>
        <w:shd w:val="clear" w:color="auto" w:fill="CCCCCC"/>
        <w:vAlign w:val="center"/>
      </w:tcPr>
    </w:tblStylePr>
    <w:tblStylePr w:type="lastRow">
      <w:pPr>
        <w:keepNext/>
        <w:wordWrap/>
      </w:pPr>
    </w:tblStylePr>
    <w:tblStylePr w:type="neCell">
      <w:rPr>
        <w:rFonts w:ascii="Arial" w:hAnsi="Arial"/>
        <w:b/>
        <w:sz w:val="20"/>
      </w:rPr>
    </w:tblStylePr>
    <w:tblStylePr w:type="nwCell">
      <w:rPr>
        <w:rFonts w:ascii="Arial" w:hAnsi="Arial"/>
        <w:b/>
        <w:sz w:val="20"/>
      </w:rPr>
    </w:tblStylePr>
  </w:style>
  <w:style w:type="paragraph" w:styleId="TOC5">
    <w:name w:val="toc 5"/>
    <w:basedOn w:val="Normal"/>
    <w:next w:val="Normal"/>
    <w:autoRedefine/>
    <w:uiPriority w:val="39"/>
    <w:rsid w:val="00932964"/>
    <w:pPr>
      <w:spacing w:after="0"/>
      <w:ind w:left="799"/>
    </w:pPr>
  </w:style>
  <w:style w:type="character" w:styleId="CommentReference">
    <w:name w:val="annotation reference"/>
    <w:semiHidden/>
    <w:rsid w:val="00932964"/>
    <w:rPr>
      <w:sz w:val="16"/>
      <w:szCs w:val="16"/>
    </w:rPr>
  </w:style>
  <w:style w:type="paragraph" w:styleId="Header">
    <w:name w:val="header"/>
    <w:basedOn w:val="Normal"/>
    <w:link w:val="HeaderChar"/>
    <w:uiPriority w:val="99"/>
    <w:rsid w:val="00932964"/>
    <w:pPr>
      <w:tabs>
        <w:tab w:val="center" w:pos="4320"/>
        <w:tab w:val="right" w:pos="8640"/>
      </w:tabs>
    </w:pPr>
  </w:style>
  <w:style w:type="character" w:customStyle="1" w:styleId="HeaderChar">
    <w:name w:val="Header Char"/>
    <w:basedOn w:val="DefaultParagraphFont"/>
    <w:link w:val="Header"/>
    <w:uiPriority w:val="99"/>
    <w:rsid w:val="00932964"/>
    <w:rPr>
      <w:rFonts w:ascii="Arial" w:eastAsia="MS Mincho" w:hAnsi="Arial" w:cs="Times New Roman"/>
      <w:sz w:val="20"/>
      <w:szCs w:val="24"/>
      <w:lang w:eastAsia="ja-JP"/>
    </w:rPr>
  </w:style>
  <w:style w:type="paragraph" w:styleId="Footer">
    <w:name w:val="footer"/>
    <w:basedOn w:val="Normal"/>
    <w:link w:val="FooterChar"/>
    <w:uiPriority w:val="99"/>
    <w:rsid w:val="00932964"/>
    <w:pPr>
      <w:tabs>
        <w:tab w:val="center" w:pos="4320"/>
        <w:tab w:val="right" w:pos="8640"/>
      </w:tabs>
    </w:pPr>
  </w:style>
  <w:style w:type="character" w:customStyle="1" w:styleId="FooterChar">
    <w:name w:val="Footer Char"/>
    <w:basedOn w:val="DefaultParagraphFont"/>
    <w:link w:val="Footer"/>
    <w:uiPriority w:val="99"/>
    <w:rsid w:val="00932964"/>
    <w:rPr>
      <w:rFonts w:ascii="Arial" w:eastAsia="MS Mincho" w:hAnsi="Arial" w:cs="Times New Roman"/>
      <w:sz w:val="20"/>
      <w:szCs w:val="24"/>
      <w:lang w:eastAsia="ja-JP"/>
    </w:rPr>
  </w:style>
  <w:style w:type="paragraph" w:customStyle="1" w:styleId="TextalignRIGHT">
    <w:name w:val="Text align RIGHT"/>
    <w:basedOn w:val="Normal"/>
    <w:next w:val="Normal"/>
    <w:rsid w:val="00932964"/>
    <w:pPr>
      <w:jc w:val="right"/>
    </w:pPr>
  </w:style>
  <w:style w:type="paragraph" w:customStyle="1" w:styleId="TextalignLEFT">
    <w:name w:val="Text align LEFT"/>
    <w:basedOn w:val="Normal"/>
    <w:next w:val="Normal"/>
    <w:rsid w:val="00932964"/>
  </w:style>
  <w:style w:type="paragraph" w:customStyle="1" w:styleId="TextalignCENTER">
    <w:name w:val="Text align CENTER"/>
    <w:basedOn w:val="Normal"/>
    <w:next w:val="Normal"/>
    <w:link w:val="TextalignCENTERChar"/>
    <w:rsid w:val="00932964"/>
    <w:pPr>
      <w:jc w:val="center"/>
    </w:pPr>
  </w:style>
  <w:style w:type="paragraph" w:styleId="CommentText">
    <w:name w:val="annotation text"/>
    <w:basedOn w:val="Normal"/>
    <w:link w:val="CommentTextChar"/>
    <w:semiHidden/>
    <w:rsid w:val="00932964"/>
    <w:rPr>
      <w:szCs w:val="20"/>
    </w:rPr>
  </w:style>
  <w:style w:type="character" w:customStyle="1" w:styleId="CommentTextChar">
    <w:name w:val="Comment Text Char"/>
    <w:basedOn w:val="DefaultParagraphFont"/>
    <w:link w:val="CommentText"/>
    <w:semiHidden/>
    <w:rsid w:val="00932964"/>
    <w:rPr>
      <w:rFonts w:ascii="Arial" w:eastAsia="MS Mincho" w:hAnsi="Arial" w:cs="Times New Roman"/>
      <w:sz w:val="20"/>
      <w:szCs w:val="20"/>
      <w:lang w:eastAsia="ja-JP"/>
    </w:rPr>
  </w:style>
  <w:style w:type="character" w:customStyle="1" w:styleId="TextalignCENTERChar">
    <w:name w:val="Text align CENTER Char"/>
    <w:link w:val="TextalignCENTER"/>
    <w:rsid w:val="00932964"/>
    <w:rPr>
      <w:rFonts w:ascii="Arial" w:eastAsia="MS Mincho" w:hAnsi="Arial" w:cs="Times New Roman"/>
      <w:sz w:val="20"/>
      <w:szCs w:val="24"/>
      <w:lang w:eastAsia="ja-JP"/>
    </w:rPr>
  </w:style>
  <w:style w:type="paragraph" w:styleId="CommentSubject">
    <w:name w:val="annotation subject"/>
    <w:basedOn w:val="CommentText"/>
    <w:next w:val="CommentText"/>
    <w:link w:val="CommentSubjectChar"/>
    <w:semiHidden/>
    <w:rsid w:val="00932964"/>
    <w:rPr>
      <w:b/>
      <w:bCs/>
    </w:rPr>
  </w:style>
  <w:style w:type="character" w:customStyle="1" w:styleId="CommentSubjectChar">
    <w:name w:val="Comment Subject Char"/>
    <w:basedOn w:val="CommentTextChar"/>
    <w:link w:val="CommentSubject"/>
    <w:semiHidden/>
    <w:rsid w:val="00932964"/>
    <w:rPr>
      <w:rFonts w:ascii="Arial" w:eastAsia="MS Mincho" w:hAnsi="Arial" w:cs="Times New Roman"/>
      <w:b/>
      <w:bCs/>
      <w:sz w:val="20"/>
      <w:szCs w:val="20"/>
      <w:lang w:eastAsia="ja-JP"/>
    </w:rPr>
  </w:style>
  <w:style w:type="paragraph" w:styleId="BalloonText">
    <w:name w:val="Balloon Text"/>
    <w:basedOn w:val="Normal"/>
    <w:link w:val="BalloonTextChar"/>
    <w:semiHidden/>
    <w:rsid w:val="00932964"/>
    <w:rPr>
      <w:rFonts w:ascii="Tahoma" w:hAnsi="Tahoma" w:cs="Tahoma"/>
      <w:sz w:val="16"/>
      <w:szCs w:val="16"/>
    </w:rPr>
  </w:style>
  <w:style w:type="character" w:customStyle="1" w:styleId="BalloonTextChar">
    <w:name w:val="Balloon Text Char"/>
    <w:basedOn w:val="DefaultParagraphFont"/>
    <w:link w:val="BalloonText"/>
    <w:semiHidden/>
    <w:rsid w:val="00932964"/>
    <w:rPr>
      <w:rFonts w:ascii="Tahoma" w:eastAsia="MS Mincho" w:hAnsi="Tahoma" w:cs="Tahoma"/>
      <w:sz w:val="16"/>
      <w:szCs w:val="16"/>
      <w:lang w:eastAsia="ja-JP"/>
    </w:rPr>
  </w:style>
  <w:style w:type="paragraph" w:customStyle="1" w:styleId="Tabletext">
    <w:name w:val="Tabletext"/>
    <w:basedOn w:val="Normal"/>
    <w:link w:val="TabletextChar"/>
    <w:rsid w:val="00932964"/>
    <w:pPr>
      <w:spacing w:before="120" w:after="120"/>
      <w:ind w:left="57"/>
      <w:jc w:val="both"/>
    </w:pPr>
    <w:rPr>
      <w:rFonts w:ascii="Trebuchet MS" w:eastAsia="Times New Roman" w:hAnsi="Trebuchet MS"/>
      <w:szCs w:val="20"/>
      <w:lang w:val="en-GB" w:eastAsia="x-none"/>
    </w:rPr>
  </w:style>
  <w:style w:type="character" w:customStyle="1" w:styleId="TabletextChar">
    <w:name w:val="Tabletext Char"/>
    <w:link w:val="Tabletext"/>
    <w:rsid w:val="00932964"/>
    <w:rPr>
      <w:rFonts w:ascii="Trebuchet MS" w:eastAsia="Times New Roman" w:hAnsi="Trebuchet MS" w:cs="Times New Roman"/>
      <w:sz w:val="20"/>
      <w:szCs w:val="20"/>
      <w:lang w:val="en-GB" w:eastAsia="x-none"/>
    </w:rPr>
  </w:style>
  <w:style w:type="numbering" w:styleId="111111">
    <w:name w:val="Outline List 2"/>
    <w:basedOn w:val="NoList"/>
    <w:semiHidden/>
    <w:rsid w:val="00932964"/>
    <w:pPr>
      <w:numPr>
        <w:numId w:val="6"/>
      </w:numPr>
    </w:pPr>
  </w:style>
  <w:style w:type="numbering" w:styleId="1ai">
    <w:name w:val="Outline List 1"/>
    <w:basedOn w:val="NoList"/>
    <w:semiHidden/>
    <w:rsid w:val="00932964"/>
    <w:pPr>
      <w:numPr>
        <w:numId w:val="7"/>
      </w:numPr>
    </w:pPr>
  </w:style>
  <w:style w:type="numbering" w:styleId="ArticleSection">
    <w:name w:val="Outline List 3"/>
    <w:basedOn w:val="NoList"/>
    <w:semiHidden/>
    <w:rsid w:val="00932964"/>
    <w:pPr>
      <w:numPr>
        <w:numId w:val="8"/>
      </w:numPr>
    </w:pPr>
  </w:style>
  <w:style w:type="paragraph" w:styleId="BlockText">
    <w:name w:val="Block Text"/>
    <w:basedOn w:val="Normal"/>
    <w:semiHidden/>
    <w:rsid w:val="00932964"/>
    <w:pPr>
      <w:spacing w:after="120"/>
      <w:ind w:left="1440" w:right="1440"/>
    </w:pPr>
  </w:style>
  <w:style w:type="paragraph" w:styleId="BodyText">
    <w:name w:val="Body Text"/>
    <w:basedOn w:val="Normal"/>
    <w:link w:val="BodyTextChar"/>
    <w:rsid w:val="00932964"/>
    <w:pPr>
      <w:spacing w:after="120"/>
    </w:pPr>
  </w:style>
  <w:style w:type="character" w:customStyle="1" w:styleId="BodyTextChar">
    <w:name w:val="Body Text Char"/>
    <w:basedOn w:val="DefaultParagraphFont"/>
    <w:link w:val="BodyText"/>
    <w:rsid w:val="00932964"/>
    <w:rPr>
      <w:rFonts w:ascii="Arial" w:eastAsia="MS Mincho" w:hAnsi="Arial" w:cs="Times New Roman"/>
      <w:sz w:val="20"/>
      <w:szCs w:val="24"/>
      <w:lang w:eastAsia="ja-JP"/>
    </w:rPr>
  </w:style>
  <w:style w:type="paragraph" w:styleId="BodyText2">
    <w:name w:val="Body Text 2"/>
    <w:basedOn w:val="Normal"/>
    <w:link w:val="BodyText2Char"/>
    <w:rsid w:val="00932964"/>
    <w:pPr>
      <w:spacing w:after="120" w:line="480" w:lineRule="auto"/>
    </w:pPr>
  </w:style>
  <w:style w:type="character" w:customStyle="1" w:styleId="BodyText2Char">
    <w:name w:val="Body Text 2 Char"/>
    <w:basedOn w:val="DefaultParagraphFont"/>
    <w:link w:val="BodyText2"/>
    <w:rsid w:val="00932964"/>
    <w:rPr>
      <w:rFonts w:ascii="Arial" w:eastAsia="MS Mincho" w:hAnsi="Arial" w:cs="Times New Roman"/>
      <w:sz w:val="20"/>
      <w:szCs w:val="24"/>
      <w:lang w:eastAsia="ja-JP"/>
    </w:rPr>
  </w:style>
  <w:style w:type="paragraph" w:styleId="BodyText3">
    <w:name w:val="Body Text 3"/>
    <w:basedOn w:val="Normal"/>
    <w:link w:val="BodyText3Char"/>
    <w:rsid w:val="00932964"/>
    <w:pPr>
      <w:spacing w:after="120"/>
    </w:pPr>
    <w:rPr>
      <w:sz w:val="16"/>
      <w:szCs w:val="16"/>
      <w:lang w:val="x-none"/>
    </w:rPr>
  </w:style>
  <w:style w:type="character" w:customStyle="1" w:styleId="BodyText3Char">
    <w:name w:val="Body Text 3 Char"/>
    <w:basedOn w:val="DefaultParagraphFont"/>
    <w:link w:val="BodyText3"/>
    <w:rsid w:val="00932964"/>
    <w:rPr>
      <w:rFonts w:ascii="Arial" w:eastAsia="MS Mincho" w:hAnsi="Arial" w:cs="Times New Roman"/>
      <w:sz w:val="16"/>
      <w:szCs w:val="16"/>
      <w:lang w:val="x-none" w:eastAsia="ja-JP"/>
    </w:rPr>
  </w:style>
  <w:style w:type="paragraph" w:styleId="BodyTextFirstIndent">
    <w:name w:val="Body Text First Indent"/>
    <w:basedOn w:val="BodyText"/>
    <w:link w:val="BodyTextFirstIndentChar"/>
    <w:semiHidden/>
    <w:rsid w:val="00932964"/>
    <w:pPr>
      <w:ind w:firstLine="210"/>
    </w:pPr>
  </w:style>
  <w:style w:type="character" w:customStyle="1" w:styleId="BodyTextFirstIndentChar">
    <w:name w:val="Body Text First Indent Char"/>
    <w:basedOn w:val="BodyTextChar"/>
    <w:link w:val="BodyTextFirstIndent"/>
    <w:semiHidden/>
    <w:rsid w:val="00932964"/>
    <w:rPr>
      <w:rFonts w:ascii="Arial" w:eastAsia="MS Mincho" w:hAnsi="Arial" w:cs="Times New Roman"/>
      <w:sz w:val="20"/>
      <w:szCs w:val="24"/>
      <w:lang w:eastAsia="ja-JP"/>
    </w:rPr>
  </w:style>
  <w:style w:type="paragraph" w:styleId="BodyTextIndent">
    <w:name w:val="Body Text Indent"/>
    <w:basedOn w:val="Normal"/>
    <w:link w:val="BodyTextIndentChar"/>
    <w:semiHidden/>
    <w:rsid w:val="00932964"/>
    <w:pPr>
      <w:spacing w:after="120"/>
      <w:ind w:left="283"/>
    </w:pPr>
  </w:style>
  <w:style w:type="character" w:customStyle="1" w:styleId="BodyTextIndentChar">
    <w:name w:val="Body Text Indent Char"/>
    <w:basedOn w:val="DefaultParagraphFont"/>
    <w:link w:val="BodyTextIndent"/>
    <w:semiHidden/>
    <w:rsid w:val="00932964"/>
    <w:rPr>
      <w:rFonts w:ascii="Arial" w:eastAsia="MS Mincho" w:hAnsi="Arial" w:cs="Times New Roman"/>
      <w:sz w:val="20"/>
      <w:szCs w:val="24"/>
      <w:lang w:eastAsia="ja-JP"/>
    </w:rPr>
  </w:style>
  <w:style w:type="paragraph" w:styleId="BodyTextFirstIndent2">
    <w:name w:val="Body Text First Indent 2"/>
    <w:basedOn w:val="BodyTextIndent"/>
    <w:link w:val="BodyTextFirstIndent2Char"/>
    <w:semiHidden/>
    <w:rsid w:val="00932964"/>
    <w:pPr>
      <w:ind w:firstLine="210"/>
    </w:pPr>
  </w:style>
  <w:style w:type="character" w:customStyle="1" w:styleId="BodyTextFirstIndent2Char">
    <w:name w:val="Body Text First Indent 2 Char"/>
    <w:basedOn w:val="BodyTextIndentChar"/>
    <w:link w:val="BodyTextFirstIndent2"/>
    <w:semiHidden/>
    <w:rsid w:val="00932964"/>
    <w:rPr>
      <w:rFonts w:ascii="Arial" w:eastAsia="MS Mincho" w:hAnsi="Arial" w:cs="Times New Roman"/>
      <w:sz w:val="20"/>
      <w:szCs w:val="24"/>
      <w:lang w:eastAsia="ja-JP"/>
    </w:rPr>
  </w:style>
  <w:style w:type="paragraph" w:styleId="BodyTextIndent2">
    <w:name w:val="Body Text Indent 2"/>
    <w:basedOn w:val="Normal"/>
    <w:link w:val="BodyTextIndent2Char"/>
    <w:semiHidden/>
    <w:rsid w:val="00932964"/>
    <w:pPr>
      <w:spacing w:after="120" w:line="480" w:lineRule="auto"/>
      <w:ind w:left="283"/>
    </w:pPr>
  </w:style>
  <w:style w:type="character" w:customStyle="1" w:styleId="BodyTextIndent2Char">
    <w:name w:val="Body Text Indent 2 Char"/>
    <w:basedOn w:val="DefaultParagraphFont"/>
    <w:link w:val="BodyTextIndent2"/>
    <w:semiHidden/>
    <w:rsid w:val="00932964"/>
    <w:rPr>
      <w:rFonts w:ascii="Arial" w:eastAsia="MS Mincho" w:hAnsi="Arial" w:cs="Times New Roman"/>
      <w:sz w:val="20"/>
      <w:szCs w:val="24"/>
      <w:lang w:eastAsia="ja-JP"/>
    </w:rPr>
  </w:style>
  <w:style w:type="paragraph" w:styleId="BodyTextIndent3">
    <w:name w:val="Body Text Indent 3"/>
    <w:basedOn w:val="Normal"/>
    <w:link w:val="BodyTextIndent3Char"/>
    <w:semiHidden/>
    <w:rsid w:val="00932964"/>
    <w:pPr>
      <w:spacing w:after="120"/>
      <w:ind w:left="283"/>
    </w:pPr>
    <w:rPr>
      <w:sz w:val="16"/>
      <w:szCs w:val="16"/>
    </w:rPr>
  </w:style>
  <w:style w:type="character" w:customStyle="1" w:styleId="BodyTextIndent3Char">
    <w:name w:val="Body Text Indent 3 Char"/>
    <w:basedOn w:val="DefaultParagraphFont"/>
    <w:link w:val="BodyTextIndent3"/>
    <w:semiHidden/>
    <w:rsid w:val="00932964"/>
    <w:rPr>
      <w:rFonts w:ascii="Arial" w:eastAsia="MS Mincho" w:hAnsi="Arial" w:cs="Times New Roman"/>
      <w:sz w:val="16"/>
      <w:szCs w:val="16"/>
      <w:lang w:eastAsia="ja-JP"/>
    </w:rPr>
  </w:style>
  <w:style w:type="paragraph" w:styleId="Closing">
    <w:name w:val="Closing"/>
    <w:basedOn w:val="Normal"/>
    <w:link w:val="ClosingChar"/>
    <w:semiHidden/>
    <w:rsid w:val="00932964"/>
    <w:pPr>
      <w:ind w:left="4252"/>
    </w:pPr>
  </w:style>
  <w:style w:type="character" w:customStyle="1" w:styleId="ClosingChar">
    <w:name w:val="Closing Char"/>
    <w:basedOn w:val="DefaultParagraphFont"/>
    <w:link w:val="Closing"/>
    <w:semiHidden/>
    <w:rsid w:val="00932964"/>
    <w:rPr>
      <w:rFonts w:ascii="Arial" w:eastAsia="MS Mincho" w:hAnsi="Arial" w:cs="Times New Roman"/>
      <w:sz w:val="20"/>
      <w:szCs w:val="24"/>
      <w:lang w:eastAsia="ja-JP"/>
    </w:rPr>
  </w:style>
  <w:style w:type="paragraph" w:styleId="Date">
    <w:name w:val="Date"/>
    <w:basedOn w:val="Normal"/>
    <w:next w:val="Normal"/>
    <w:link w:val="DateChar"/>
    <w:semiHidden/>
    <w:rsid w:val="00932964"/>
  </w:style>
  <w:style w:type="character" w:customStyle="1" w:styleId="DateChar">
    <w:name w:val="Date Char"/>
    <w:basedOn w:val="DefaultParagraphFont"/>
    <w:link w:val="Date"/>
    <w:semiHidden/>
    <w:rsid w:val="00932964"/>
    <w:rPr>
      <w:rFonts w:ascii="Arial" w:eastAsia="MS Mincho" w:hAnsi="Arial" w:cs="Times New Roman"/>
      <w:sz w:val="20"/>
      <w:szCs w:val="24"/>
      <w:lang w:eastAsia="ja-JP"/>
    </w:rPr>
  </w:style>
  <w:style w:type="paragraph" w:styleId="E-mailSignature">
    <w:name w:val="E-mail Signature"/>
    <w:basedOn w:val="Normal"/>
    <w:link w:val="E-mailSignatureChar"/>
    <w:semiHidden/>
    <w:rsid w:val="00932964"/>
  </w:style>
  <w:style w:type="character" w:customStyle="1" w:styleId="E-mailSignatureChar">
    <w:name w:val="E-mail Signature Char"/>
    <w:basedOn w:val="DefaultParagraphFont"/>
    <w:link w:val="E-mailSignature"/>
    <w:semiHidden/>
    <w:rsid w:val="00932964"/>
    <w:rPr>
      <w:rFonts w:ascii="Arial" w:eastAsia="MS Mincho" w:hAnsi="Arial" w:cs="Times New Roman"/>
      <w:sz w:val="20"/>
      <w:szCs w:val="24"/>
      <w:lang w:eastAsia="ja-JP"/>
    </w:rPr>
  </w:style>
  <w:style w:type="character" w:styleId="Emphasis">
    <w:name w:val="Emphasis"/>
    <w:qFormat/>
    <w:rsid w:val="00932964"/>
    <w:rPr>
      <w:i/>
      <w:iCs/>
    </w:rPr>
  </w:style>
  <w:style w:type="paragraph" w:styleId="EnvelopeAddress">
    <w:name w:val="envelope address"/>
    <w:basedOn w:val="Normal"/>
    <w:semiHidden/>
    <w:rsid w:val="00932964"/>
    <w:pPr>
      <w:framePr w:w="7920" w:h="1980" w:hRule="exact" w:hSpace="180" w:wrap="auto" w:hAnchor="page" w:xAlign="center" w:yAlign="bottom"/>
      <w:ind w:left="2880"/>
    </w:pPr>
    <w:rPr>
      <w:rFonts w:cs="Arial"/>
      <w:sz w:val="24"/>
    </w:rPr>
  </w:style>
  <w:style w:type="paragraph" w:styleId="EnvelopeReturn">
    <w:name w:val="envelope return"/>
    <w:basedOn w:val="Normal"/>
    <w:semiHidden/>
    <w:rsid w:val="00932964"/>
    <w:rPr>
      <w:rFonts w:cs="Arial"/>
      <w:szCs w:val="20"/>
    </w:rPr>
  </w:style>
  <w:style w:type="character" w:styleId="FollowedHyperlink">
    <w:name w:val="FollowedHyperlink"/>
    <w:rsid w:val="00932964"/>
    <w:rPr>
      <w:color w:val="800080"/>
      <w:u w:val="single"/>
    </w:rPr>
  </w:style>
  <w:style w:type="character" w:styleId="HTMLAcronym">
    <w:name w:val="HTML Acronym"/>
    <w:basedOn w:val="DefaultParagraphFont"/>
    <w:semiHidden/>
    <w:rsid w:val="00932964"/>
  </w:style>
  <w:style w:type="paragraph" w:styleId="HTMLAddress">
    <w:name w:val="HTML Address"/>
    <w:basedOn w:val="Normal"/>
    <w:link w:val="HTMLAddressChar"/>
    <w:semiHidden/>
    <w:rsid w:val="00932964"/>
    <w:rPr>
      <w:i/>
      <w:iCs/>
    </w:rPr>
  </w:style>
  <w:style w:type="character" w:customStyle="1" w:styleId="HTMLAddressChar">
    <w:name w:val="HTML Address Char"/>
    <w:basedOn w:val="DefaultParagraphFont"/>
    <w:link w:val="HTMLAddress"/>
    <w:semiHidden/>
    <w:rsid w:val="00932964"/>
    <w:rPr>
      <w:rFonts w:ascii="Arial" w:eastAsia="MS Mincho" w:hAnsi="Arial" w:cs="Times New Roman"/>
      <w:i/>
      <w:iCs/>
      <w:sz w:val="20"/>
      <w:szCs w:val="24"/>
      <w:lang w:eastAsia="ja-JP"/>
    </w:rPr>
  </w:style>
  <w:style w:type="character" w:styleId="HTMLCite">
    <w:name w:val="HTML Cite"/>
    <w:semiHidden/>
    <w:rsid w:val="00932964"/>
    <w:rPr>
      <w:i/>
      <w:iCs/>
    </w:rPr>
  </w:style>
  <w:style w:type="character" w:styleId="HTMLCode">
    <w:name w:val="HTML Code"/>
    <w:semiHidden/>
    <w:rsid w:val="00932964"/>
    <w:rPr>
      <w:rFonts w:ascii="Courier New" w:hAnsi="Courier New" w:cs="Courier New"/>
      <w:sz w:val="20"/>
      <w:szCs w:val="20"/>
    </w:rPr>
  </w:style>
  <w:style w:type="character" w:styleId="HTMLDefinition">
    <w:name w:val="HTML Definition"/>
    <w:semiHidden/>
    <w:rsid w:val="00932964"/>
    <w:rPr>
      <w:i/>
      <w:iCs/>
    </w:rPr>
  </w:style>
  <w:style w:type="character" w:styleId="HTMLKeyboard">
    <w:name w:val="HTML Keyboard"/>
    <w:semiHidden/>
    <w:rsid w:val="00932964"/>
    <w:rPr>
      <w:rFonts w:ascii="Courier New" w:hAnsi="Courier New" w:cs="Courier New"/>
      <w:sz w:val="20"/>
      <w:szCs w:val="20"/>
    </w:rPr>
  </w:style>
  <w:style w:type="paragraph" w:styleId="HTMLPreformatted">
    <w:name w:val="HTML Preformatted"/>
    <w:basedOn w:val="Normal"/>
    <w:link w:val="HTMLPreformattedChar"/>
    <w:semiHidden/>
    <w:rsid w:val="00932964"/>
    <w:rPr>
      <w:rFonts w:ascii="Courier New" w:hAnsi="Courier New" w:cs="Courier New"/>
      <w:szCs w:val="20"/>
    </w:rPr>
  </w:style>
  <w:style w:type="character" w:customStyle="1" w:styleId="HTMLPreformattedChar">
    <w:name w:val="HTML Preformatted Char"/>
    <w:basedOn w:val="DefaultParagraphFont"/>
    <w:link w:val="HTMLPreformatted"/>
    <w:semiHidden/>
    <w:rsid w:val="00932964"/>
    <w:rPr>
      <w:rFonts w:ascii="Courier New" w:eastAsia="MS Mincho" w:hAnsi="Courier New" w:cs="Courier New"/>
      <w:sz w:val="20"/>
      <w:szCs w:val="20"/>
      <w:lang w:eastAsia="ja-JP"/>
    </w:rPr>
  </w:style>
  <w:style w:type="character" w:styleId="HTMLSample">
    <w:name w:val="HTML Sample"/>
    <w:semiHidden/>
    <w:rsid w:val="00932964"/>
    <w:rPr>
      <w:rFonts w:ascii="Courier New" w:hAnsi="Courier New" w:cs="Courier New"/>
    </w:rPr>
  </w:style>
  <w:style w:type="character" w:styleId="HTMLTypewriter">
    <w:name w:val="HTML Typewriter"/>
    <w:semiHidden/>
    <w:rsid w:val="00932964"/>
    <w:rPr>
      <w:rFonts w:ascii="Courier New" w:hAnsi="Courier New" w:cs="Courier New"/>
      <w:sz w:val="20"/>
      <w:szCs w:val="20"/>
    </w:rPr>
  </w:style>
  <w:style w:type="character" w:styleId="HTMLVariable">
    <w:name w:val="HTML Variable"/>
    <w:semiHidden/>
    <w:rsid w:val="00932964"/>
    <w:rPr>
      <w:i/>
      <w:iCs/>
    </w:rPr>
  </w:style>
  <w:style w:type="character" w:styleId="Hyperlink">
    <w:name w:val="Hyperlink"/>
    <w:uiPriority w:val="99"/>
    <w:rsid w:val="00932964"/>
    <w:rPr>
      <w:color w:val="0000FF"/>
      <w:u w:val="single"/>
    </w:rPr>
  </w:style>
  <w:style w:type="character" w:styleId="LineNumber">
    <w:name w:val="line number"/>
    <w:basedOn w:val="DefaultParagraphFont"/>
    <w:semiHidden/>
    <w:rsid w:val="00932964"/>
  </w:style>
  <w:style w:type="paragraph" w:styleId="List">
    <w:name w:val="List"/>
    <w:basedOn w:val="Normal"/>
    <w:semiHidden/>
    <w:rsid w:val="00932964"/>
    <w:pPr>
      <w:ind w:left="283" w:hanging="283"/>
    </w:pPr>
  </w:style>
  <w:style w:type="paragraph" w:styleId="List2">
    <w:name w:val="List 2"/>
    <w:basedOn w:val="Normal"/>
    <w:semiHidden/>
    <w:rsid w:val="00932964"/>
    <w:pPr>
      <w:ind w:left="566" w:hanging="283"/>
    </w:pPr>
  </w:style>
  <w:style w:type="paragraph" w:styleId="List3">
    <w:name w:val="List 3"/>
    <w:basedOn w:val="Normal"/>
    <w:semiHidden/>
    <w:rsid w:val="00932964"/>
    <w:pPr>
      <w:ind w:left="849" w:hanging="283"/>
    </w:pPr>
  </w:style>
  <w:style w:type="paragraph" w:styleId="List4">
    <w:name w:val="List 4"/>
    <w:basedOn w:val="Normal"/>
    <w:semiHidden/>
    <w:rsid w:val="00932964"/>
    <w:pPr>
      <w:ind w:left="1132" w:hanging="283"/>
    </w:pPr>
  </w:style>
  <w:style w:type="paragraph" w:styleId="List5">
    <w:name w:val="List 5"/>
    <w:basedOn w:val="Normal"/>
    <w:semiHidden/>
    <w:rsid w:val="00932964"/>
    <w:pPr>
      <w:ind w:left="1415" w:hanging="283"/>
    </w:pPr>
  </w:style>
  <w:style w:type="paragraph" w:styleId="ListBullet4">
    <w:name w:val="List Bullet 4"/>
    <w:basedOn w:val="Normal"/>
    <w:rsid w:val="00932964"/>
    <w:pPr>
      <w:numPr>
        <w:numId w:val="2"/>
      </w:numPr>
    </w:pPr>
  </w:style>
  <w:style w:type="paragraph" w:styleId="ListBullet5">
    <w:name w:val="List Bullet 5"/>
    <w:basedOn w:val="Normal"/>
    <w:rsid w:val="00932964"/>
    <w:pPr>
      <w:numPr>
        <w:numId w:val="3"/>
      </w:numPr>
    </w:pPr>
  </w:style>
  <w:style w:type="paragraph" w:styleId="ListContinue">
    <w:name w:val="List Continue"/>
    <w:basedOn w:val="Normal"/>
    <w:semiHidden/>
    <w:rsid w:val="00932964"/>
    <w:pPr>
      <w:spacing w:after="120"/>
      <w:ind w:left="283"/>
    </w:pPr>
  </w:style>
  <w:style w:type="paragraph" w:styleId="ListContinue2">
    <w:name w:val="List Continue 2"/>
    <w:basedOn w:val="Normal"/>
    <w:semiHidden/>
    <w:rsid w:val="00932964"/>
    <w:pPr>
      <w:spacing w:after="120"/>
      <w:ind w:left="566"/>
    </w:pPr>
  </w:style>
  <w:style w:type="paragraph" w:styleId="ListContinue3">
    <w:name w:val="List Continue 3"/>
    <w:basedOn w:val="Normal"/>
    <w:semiHidden/>
    <w:rsid w:val="00932964"/>
    <w:pPr>
      <w:spacing w:after="120"/>
      <w:ind w:left="849"/>
    </w:pPr>
  </w:style>
  <w:style w:type="paragraph" w:styleId="ListContinue4">
    <w:name w:val="List Continue 4"/>
    <w:basedOn w:val="Normal"/>
    <w:semiHidden/>
    <w:rsid w:val="00932964"/>
    <w:pPr>
      <w:spacing w:after="120"/>
      <w:ind w:left="1132"/>
    </w:pPr>
  </w:style>
  <w:style w:type="paragraph" w:styleId="ListContinue5">
    <w:name w:val="List Continue 5"/>
    <w:basedOn w:val="Normal"/>
    <w:semiHidden/>
    <w:rsid w:val="00932964"/>
    <w:pPr>
      <w:spacing w:after="120"/>
      <w:ind w:left="1415"/>
    </w:pPr>
  </w:style>
  <w:style w:type="paragraph" w:styleId="ListNumber4">
    <w:name w:val="List Number 4"/>
    <w:basedOn w:val="Normal"/>
    <w:rsid w:val="00932964"/>
    <w:pPr>
      <w:numPr>
        <w:numId w:val="4"/>
      </w:numPr>
    </w:pPr>
  </w:style>
  <w:style w:type="paragraph" w:styleId="ListNumber5">
    <w:name w:val="List Number 5"/>
    <w:basedOn w:val="Normal"/>
    <w:rsid w:val="00932964"/>
    <w:pPr>
      <w:numPr>
        <w:numId w:val="5"/>
      </w:numPr>
    </w:pPr>
  </w:style>
  <w:style w:type="paragraph" w:styleId="MessageHeader">
    <w:name w:val="Message Header"/>
    <w:basedOn w:val="Normal"/>
    <w:link w:val="MessageHeaderChar"/>
    <w:semiHidden/>
    <w:rsid w:val="00932964"/>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MessageHeaderChar">
    <w:name w:val="Message Header Char"/>
    <w:basedOn w:val="DefaultParagraphFont"/>
    <w:link w:val="MessageHeader"/>
    <w:semiHidden/>
    <w:rsid w:val="00932964"/>
    <w:rPr>
      <w:rFonts w:ascii="Arial" w:eastAsia="MS Mincho" w:hAnsi="Arial" w:cs="Arial"/>
      <w:sz w:val="24"/>
      <w:szCs w:val="24"/>
      <w:shd w:val="pct20" w:color="auto" w:fill="auto"/>
      <w:lang w:eastAsia="ja-JP"/>
    </w:rPr>
  </w:style>
  <w:style w:type="paragraph" w:styleId="NormalWeb">
    <w:name w:val="Normal (Web)"/>
    <w:basedOn w:val="Normal"/>
    <w:semiHidden/>
    <w:rsid w:val="00932964"/>
    <w:rPr>
      <w:rFonts w:ascii="Times New Roman" w:hAnsi="Times New Roman"/>
      <w:sz w:val="24"/>
    </w:rPr>
  </w:style>
  <w:style w:type="paragraph" w:styleId="NormalIndent">
    <w:name w:val="Normal Indent"/>
    <w:basedOn w:val="Normal"/>
    <w:semiHidden/>
    <w:rsid w:val="00932964"/>
    <w:pPr>
      <w:ind w:left="720"/>
    </w:pPr>
  </w:style>
  <w:style w:type="paragraph" w:styleId="NoteHeading">
    <w:name w:val="Note Heading"/>
    <w:basedOn w:val="Normal"/>
    <w:next w:val="Normal"/>
    <w:link w:val="NoteHeadingChar"/>
    <w:semiHidden/>
    <w:rsid w:val="00932964"/>
  </w:style>
  <w:style w:type="character" w:customStyle="1" w:styleId="NoteHeadingChar">
    <w:name w:val="Note Heading Char"/>
    <w:basedOn w:val="DefaultParagraphFont"/>
    <w:link w:val="NoteHeading"/>
    <w:semiHidden/>
    <w:rsid w:val="00932964"/>
    <w:rPr>
      <w:rFonts w:ascii="Arial" w:eastAsia="MS Mincho" w:hAnsi="Arial" w:cs="Times New Roman"/>
      <w:sz w:val="20"/>
      <w:szCs w:val="24"/>
      <w:lang w:eastAsia="ja-JP"/>
    </w:rPr>
  </w:style>
  <w:style w:type="character" w:styleId="PageNumber">
    <w:name w:val="page number"/>
    <w:basedOn w:val="DefaultParagraphFont"/>
    <w:rsid w:val="00932964"/>
  </w:style>
  <w:style w:type="paragraph" w:styleId="PlainText">
    <w:name w:val="Plain Text"/>
    <w:basedOn w:val="Normal"/>
    <w:link w:val="PlainTextChar"/>
    <w:semiHidden/>
    <w:rsid w:val="00932964"/>
    <w:rPr>
      <w:rFonts w:ascii="Courier New" w:hAnsi="Courier New" w:cs="Courier New"/>
      <w:szCs w:val="20"/>
    </w:rPr>
  </w:style>
  <w:style w:type="character" w:customStyle="1" w:styleId="PlainTextChar">
    <w:name w:val="Plain Text Char"/>
    <w:basedOn w:val="DefaultParagraphFont"/>
    <w:link w:val="PlainText"/>
    <w:semiHidden/>
    <w:rsid w:val="00932964"/>
    <w:rPr>
      <w:rFonts w:ascii="Courier New" w:eastAsia="MS Mincho" w:hAnsi="Courier New" w:cs="Courier New"/>
      <w:sz w:val="20"/>
      <w:szCs w:val="20"/>
      <w:lang w:eastAsia="ja-JP"/>
    </w:rPr>
  </w:style>
  <w:style w:type="paragraph" w:styleId="Salutation">
    <w:name w:val="Salutation"/>
    <w:basedOn w:val="Normal"/>
    <w:next w:val="Normal"/>
    <w:link w:val="SalutationChar"/>
    <w:semiHidden/>
    <w:rsid w:val="00932964"/>
  </w:style>
  <w:style w:type="character" w:customStyle="1" w:styleId="SalutationChar">
    <w:name w:val="Salutation Char"/>
    <w:basedOn w:val="DefaultParagraphFont"/>
    <w:link w:val="Salutation"/>
    <w:semiHidden/>
    <w:rsid w:val="00932964"/>
    <w:rPr>
      <w:rFonts w:ascii="Arial" w:eastAsia="MS Mincho" w:hAnsi="Arial" w:cs="Times New Roman"/>
      <w:sz w:val="20"/>
      <w:szCs w:val="24"/>
      <w:lang w:eastAsia="ja-JP"/>
    </w:rPr>
  </w:style>
  <w:style w:type="paragraph" w:styleId="Signature">
    <w:name w:val="Signature"/>
    <w:basedOn w:val="Normal"/>
    <w:link w:val="SignatureChar"/>
    <w:semiHidden/>
    <w:rsid w:val="00932964"/>
    <w:pPr>
      <w:ind w:left="4252"/>
    </w:pPr>
  </w:style>
  <w:style w:type="character" w:customStyle="1" w:styleId="SignatureChar">
    <w:name w:val="Signature Char"/>
    <w:basedOn w:val="DefaultParagraphFont"/>
    <w:link w:val="Signature"/>
    <w:semiHidden/>
    <w:rsid w:val="00932964"/>
    <w:rPr>
      <w:rFonts w:ascii="Arial" w:eastAsia="MS Mincho" w:hAnsi="Arial" w:cs="Times New Roman"/>
      <w:sz w:val="20"/>
      <w:szCs w:val="24"/>
      <w:lang w:eastAsia="ja-JP"/>
    </w:rPr>
  </w:style>
  <w:style w:type="character" w:styleId="Strong">
    <w:name w:val="Strong"/>
    <w:uiPriority w:val="22"/>
    <w:qFormat/>
    <w:rsid w:val="00932964"/>
    <w:rPr>
      <w:b/>
      <w:bCs/>
    </w:rPr>
  </w:style>
  <w:style w:type="paragraph" w:styleId="Subtitle">
    <w:name w:val="Subtitle"/>
    <w:basedOn w:val="Normal"/>
    <w:link w:val="SubtitleChar"/>
    <w:qFormat/>
    <w:rsid w:val="00932964"/>
    <w:pPr>
      <w:spacing w:after="60"/>
      <w:jc w:val="center"/>
      <w:outlineLvl w:val="1"/>
    </w:pPr>
    <w:rPr>
      <w:rFonts w:cs="Arial"/>
      <w:sz w:val="24"/>
    </w:rPr>
  </w:style>
  <w:style w:type="character" w:customStyle="1" w:styleId="SubtitleChar">
    <w:name w:val="Subtitle Char"/>
    <w:basedOn w:val="DefaultParagraphFont"/>
    <w:link w:val="Subtitle"/>
    <w:rsid w:val="00932964"/>
    <w:rPr>
      <w:rFonts w:ascii="Arial" w:eastAsia="MS Mincho" w:hAnsi="Arial" w:cs="Arial"/>
      <w:sz w:val="24"/>
      <w:szCs w:val="24"/>
      <w:lang w:eastAsia="ja-JP"/>
    </w:rPr>
  </w:style>
  <w:style w:type="table" w:styleId="Table3Deffects1">
    <w:name w:val="Table 3D effects 1"/>
    <w:basedOn w:val="TableNormal"/>
    <w:semiHidden/>
    <w:rsid w:val="00932964"/>
    <w:pPr>
      <w:spacing w:after="0" w:line="240" w:lineRule="auto"/>
    </w:pPr>
    <w:rPr>
      <w:rFonts w:ascii="Times New Roman" w:eastAsia="MS Mincho" w:hAnsi="Times New Roman" w:cs="Times New Roman"/>
      <w:sz w:val="20"/>
      <w:szCs w:val="20"/>
      <w:lang w:eastAsia="ja-JP"/>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932964"/>
    <w:pPr>
      <w:spacing w:after="0" w:line="240" w:lineRule="auto"/>
    </w:pPr>
    <w:rPr>
      <w:rFonts w:ascii="Times New Roman" w:eastAsia="MS Mincho" w:hAnsi="Times New Roman" w:cs="Times New Roman"/>
      <w:sz w:val="20"/>
      <w:szCs w:val="20"/>
      <w:lang w:eastAsia="ja-JP"/>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932964"/>
    <w:pPr>
      <w:spacing w:after="0" w:line="240" w:lineRule="auto"/>
    </w:pPr>
    <w:rPr>
      <w:rFonts w:ascii="Times New Roman" w:eastAsia="MS Mincho" w:hAnsi="Times New Roman" w:cs="Times New Roman"/>
      <w:sz w:val="20"/>
      <w:szCs w:val="20"/>
      <w:lang w:eastAsia="ja-JP"/>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932964"/>
    <w:pPr>
      <w:spacing w:after="0" w:line="240" w:lineRule="auto"/>
    </w:pPr>
    <w:rPr>
      <w:rFonts w:ascii="Times New Roman" w:eastAsia="MS Mincho" w:hAnsi="Times New Roman" w:cs="Times New Roman"/>
      <w:color w:val="000080"/>
      <w:sz w:val="20"/>
      <w:szCs w:val="20"/>
      <w:lang w:eastAsia="ja-JP"/>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932964"/>
    <w:pPr>
      <w:spacing w:after="0" w:line="240" w:lineRule="auto"/>
    </w:pPr>
    <w:rPr>
      <w:rFonts w:ascii="Times New Roman" w:eastAsia="MS Mincho" w:hAnsi="Times New Roman" w:cs="Times New Roman"/>
      <w:color w:val="FFFFFF"/>
      <w:sz w:val="20"/>
      <w:szCs w:val="20"/>
      <w:lang w:eastAsia="ja-JP"/>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932964"/>
    <w:pPr>
      <w:spacing w:after="0" w:line="240" w:lineRule="auto"/>
    </w:pPr>
    <w:rPr>
      <w:rFonts w:ascii="Times New Roman" w:eastAsia="MS Mincho" w:hAnsi="Times New Roman" w:cs="Times New Roman"/>
      <w:sz w:val="20"/>
      <w:szCs w:val="20"/>
      <w:lang w:eastAsia="ja-JP"/>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932964"/>
    <w:pPr>
      <w:spacing w:after="0" w:line="240" w:lineRule="auto"/>
    </w:pPr>
    <w:rPr>
      <w:rFonts w:ascii="Times New Roman" w:eastAsia="MS Mincho" w:hAnsi="Times New Roman" w:cs="Times New Roman"/>
      <w:b/>
      <w:bCs/>
      <w:sz w:val="20"/>
      <w:szCs w:val="20"/>
      <w:lang w:eastAsia="ja-JP"/>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932964"/>
    <w:pPr>
      <w:spacing w:after="0" w:line="240" w:lineRule="auto"/>
    </w:pPr>
    <w:rPr>
      <w:rFonts w:ascii="Times New Roman" w:eastAsia="MS Mincho" w:hAnsi="Times New Roman" w:cs="Times New Roman"/>
      <w:b/>
      <w:bCs/>
      <w:sz w:val="20"/>
      <w:szCs w:val="20"/>
      <w:lang w:eastAsia="ja-JP"/>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932964"/>
    <w:pPr>
      <w:spacing w:after="0" w:line="240" w:lineRule="auto"/>
    </w:pPr>
    <w:rPr>
      <w:rFonts w:ascii="Times New Roman" w:eastAsia="MS Mincho" w:hAnsi="Times New Roman" w:cs="Times New Roman"/>
      <w:b/>
      <w:bCs/>
      <w:sz w:val="20"/>
      <w:szCs w:val="20"/>
      <w:lang w:eastAsia="ja-JP"/>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932964"/>
    <w:pPr>
      <w:spacing w:after="0" w:line="240" w:lineRule="auto"/>
    </w:pPr>
    <w:rPr>
      <w:rFonts w:ascii="Times New Roman" w:eastAsia="MS Mincho" w:hAnsi="Times New Roman" w:cs="Times New Roman"/>
      <w:sz w:val="20"/>
      <w:szCs w:val="20"/>
      <w:lang w:eastAsia="ja-JP"/>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932964"/>
    <w:pPr>
      <w:spacing w:after="0" w:line="240" w:lineRule="auto"/>
    </w:pPr>
    <w:rPr>
      <w:rFonts w:ascii="Times New Roman" w:eastAsia="MS Mincho" w:hAnsi="Times New Roman" w:cs="Times New Roman"/>
      <w:sz w:val="20"/>
      <w:szCs w:val="20"/>
      <w:lang w:eastAsia="ja-JP"/>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932964"/>
    <w:pPr>
      <w:spacing w:after="0" w:line="240" w:lineRule="auto"/>
    </w:pPr>
    <w:rPr>
      <w:rFonts w:ascii="Times New Roman" w:eastAsia="MS Mincho" w:hAnsi="Times New Roman" w:cs="Times New Roman"/>
      <w:sz w:val="20"/>
      <w:szCs w:val="20"/>
      <w:lang w:eastAsia="ja-JP"/>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932964"/>
    <w:pPr>
      <w:spacing w:after="0" w:line="240" w:lineRule="auto"/>
    </w:pPr>
    <w:rPr>
      <w:rFonts w:ascii="Times New Roman" w:eastAsia="MS Mincho" w:hAnsi="Times New Roman" w:cs="Times New Roman"/>
      <w:sz w:val="20"/>
      <w:szCs w:val="20"/>
      <w:lang w:eastAsia="ja-JP"/>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932964"/>
    <w:pPr>
      <w:spacing w:after="0" w:line="240" w:lineRule="auto"/>
    </w:pPr>
    <w:rPr>
      <w:rFonts w:ascii="Times New Roman" w:eastAsia="MS Mincho" w:hAnsi="Times New Roman" w:cs="Times New Roman"/>
      <w:sz w:val="20"/>
      <w:szCs w:val="20"/>
      <w:lang w:eastAsia="ja-JP"/>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932964"/>
    <w:pPr>
      <w:spacing w:after="0" w:line="240" w:lineRule="auto"/>
    </w:pPr>
    <w:rPr>
      <w:rFonts w:ascii="Times New Roman" w:eastAsia="MS Mincho" w:hAnsi="Times New Roman" w:cs="Times New Roman"/>
      <w:sz w:val="20"/>
      <w:szCs w:val="20"/>
      <w:lang w:eastAsia="ja-JP"/>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932964"/>
    <w:pPr>
      <w:spacing w:after="0" w:line="240" w:lineRule="auto"/>
    </w:pPr>
    <w:rPr>
      <w:rFonts w:ascii="Times New Roman" w:eastAsia="MS Mincho" w:hAnsi="Times New Roman" w:cs="Times New Roman"/>
      <w:b/>
      <w:bCs/>
      <w:sz w:val="20"/>
      <w:szCs w:val="20"/>
      <w:lang w:eastAsia="ja-JP"/>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932964"/>
    <w:pPr>
      <w:spacing w:after="0" w:line="240" w:lineRule="auto"/>
    </w:pPr>
    <w:rPr>
      <w:rFonts w:ascii="Times New Roman" w:eastAsia="MS Mincho" w:hAnsi="Times New Roman" w:cs="Times New Roman"/>
      <w:sz w:val="20"/>
      <w:szCs w:val="20"/>
      <w:lang w:eastAsia="ja-JP"/>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932964"/>
    <w:pPr>
      <w:spacing w:after="0" w:line="240" w:lineRule="auto"/>
    </w:pPr>
    <w:rPr>
      <w:rFonts w:ascii="Times New Roman" w:eastAsia="MS Mincho" w:hAnsi="Times New Roman" w:cs="Times New Roman"/>
      <w:sz w:val="20"/>
      <w:szCs w:val="20"/>
      <w:lang w:eastAsia="ja-JP"/>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932964"/>
    <w:pPr>
      <w:spacing w:after="0" w:line="240" w:lineRule="auto"/>
    </w:pPr>
    <w:rPr>
      <w:rFonts w:ascii="Times New Roman" w:eastAsia="MS Mincho" w:hAnsi="Times New Roman" w:cs="Times New Roman"/>
      <w:sz w:val="20"/>
      <w:szCs w:val="20"/>
      <w:lang w:eastAsia="ja-JP"/>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932964"/>
    <w:pPr>
      <w:spacing w:after="0" w:line="240" w:lineRule="auto"/>
    </w:pPr>
    <w:rPr>
      <w:rFonts w:ascii="Times New Roman" w:eastAsia="MS Mincho" w:hAnsi="Times New Roman" w:cs="Times New Roman"/>
      <w:sz w:val="20"/>
      <w:szCs w:val="20"/>
      <w:lang w:eastAsia="ja-JP"/>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932964"/>
    <w:pPr>
      <w:spacing w:after="0" w:line="240" w:lineRule="auto"/>
    </w:pPr>
    <w:rPr>
      <w:rFonts w:ascii="Times New Roman" w:eastAsia="MS Mincho" w:hAnsi="Times New Roman" w:cs="Times New Roman"/>
      <w:sz w:val="20"/>
      <w:szCs w:val="20"/>
      <w:lang w:eastAsia="ja-JP"/>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932964"/>
    <w:pPr>
      <w:spacing w:after="0" w:line="240" w:lineRule="auto"/>
    </w:pPr>
    <w:rPr>
      <w:rFonts w:ascii="Times New Roman" w:eastAsia="MS Mincho" w:hAnsi="Times New Roman" w:cs="Times New Roman"/>
      <w:sz w:val="20"/>
      <w:szCs w:val="20"/>
      <w:lang w:eastAsia="ja-JP"/>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932964"/>
    <w:pPr>
      <w:spacing w:after="0" w:line="240" w:lineRule="auto"/>
    </w:pPr>
    <w:rPr>
      <w:rFonts w:ascii="Times New Roman" w:eastAsia="MS Mincho" w:hAnsi="Times New Roman" w:cs="Times New Roman"/>
      <w:sz w:val="20"/>
      <w:szCs w:val="20"/>
      <w:lang w:eastAsia="ja-JP"/>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932964"/>
    <w:pPr>
      <w:spacing w:after="0" w:line="240" w:lineRule="auto"/>
    </w:pPr>
    <w:rPr>
      <w:rFonts w:ascii="Times New Roman" w:eastAsia="MS Mincho" w:hAnsi="Times New Roman" w:cs="Times New Roman"/>
      <w:sz w:val="20"/>
      <w:szCs w:val="20"/>
      <w:lang w:eastAsia="ja-JP"/>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932964"/>
    <w:pPr>
      <w:spacing w:after="0" w:line="240" w:lineRule="auto"/>
    </w:pPr>
    <w:rPr>
      <w:rFonts w:ascii="Times New Roman" w:eastAsia="MS Mincho"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932964"/>
    <w:pPr>
      <w:spacing w:after="0" w:line="240" w:lineRule="auto"/>
    </w:pPr>
    <w:rPr>
      <w:rFonts w:ascii="Times New Roman" w:eastAsia="MS Mincho" w:hAnsi="Times New Roman" w:cs="Times New Roman"/>
      <w:sz w:val="20"/>
      <w:szCs w:val="20"/>
      <w:lang w:eastAsia="ja-JP"/>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932964"/>
    <w:pPr>
      <w:spacing w:after="0" w:line="240" w:lineRule="auto"/>
    </w:pPr>
    <w:rPr>
      <w:rFonts w:ascii="Times New Roman" w:eastAsia="MS Mincho" w:hAnsi="Times New Roman" w:cs="Times New Roman"/>
      <w:sz w:val="20"/>
      <w:szCs w:val="20"/>
      <w:lang w:eastAsia="ja-JP"/>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932964"/>
    <w:pPr>
      <w:spacing w:after="0" w:line="240" w:lineRule="auto"/>
    </w:pPr>
    <w:rPr>
      <w:rFonts w:ascii="Times New Roman" w:eastAsia="MS Mincho" w:hAnsi="Times New Roman" w:cs="Times New Roman"/>
      <w:sz w:val="20"/>
      <w:szCs w:val="20"/>
      <w:lang w:eastAsia="ja-JP"/>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932964"/>
    <w:pPr>
      <w:spacing w:before="240" w:after="60"/>
      <w:jc w:val="center"/>
      <w:outlineLvl w:val="0"/>
    </w:pPr>
    <w:rPr>
      <w:rFonts w:cs="Arial"/>
      <w:b/>
      <w:bCs/>
      <w:kern w:val="28"/>
      <w:sz w:val="32"/>
      <w:szCs w:val="32"/>
    </w:rPr>
  </w:style>
  <w:style w:type="character" w:customStyle="1" w:styleId="TitleChar">
    <w:name w:val="Title Char"/>
    <w:basedOn w:val="DefaultParagraphFont"/>
    <w:link w:val="Title"/>
    <w:rsid w:val="00932964"/>
    <w:rPr>
      <w:rFonts w:ascii="Arial" w:eastAsia="MS Mincho" w:hAnsi="Arial" w:cs="Arial"/>
      <w:b/>
      <w:bCs/>
      <w:kern w:val="28"/>
      <w:sz w:val="32"/>
      <w:szCs w:val="32"/>
      <w:lang w:eastAsia="ja-JP"/>
    </w:rPr>
  </w:style>
  <w:style w:type="paragraph" w:customStyle="1" w:styleId="bodytext0">
    <w:name w:val="bodytext"/>
    <w:basedOn w:val="Normal"/>
    <w:rsid w:val="00932964"/>
    <w:pPr>
      <w:widowControl w:val="0"/>
      <w:tabs>
        <w:tab w:val="left" w:pos="864"/>
      </w:tabs>
      <w:overflowPunct w:val="0"/>
      <w:autoSpaceDE w:val="0"/>
      <w:autoSpaceDN w:val="0"/>
      <w:adjustRightInd w:val="0"/>
      <w:spacing w:before="20" w:after="20"/>
      <w:jc w:val="both"/>
      <w:textAlignment w:val="baseline"/>
    </w:pPr>
    <w:rPr>
      <w:rFonts w:ascii="Trebuchet MS" w:eastAsia="Times New Roman" w:hAnsi="Trebuchet MS"/>
      <w:color w:val="000000"/>
      <w:szCs w:val="20"/>
      <w:lang w:val="en-GB" w:eastAsia="en-US"/>
    </w:rPr>
  </w:style>
  <w:style w:type="paragraph" w:customStyle="1" w:styleId="TableHeader">
    <w:name w:val="TableHeader"/>
    <w:basedOn w:val="Normal"/>
    <w:rsid w:val="00932964"/>
    <w:pPr>
      <w:spacing w:before="120" w:after="120"/>
      <w:ind w:left="57"/>
      <w:jc w:val="both"/>
    </w:pPr>
    <w:rPr>
      <w:rFonts w:ascii="Trebuchet MS" w:eastAsia="Times New Roman" w:hAnsi="Trebuchet MS"/>
      <w:b/>
      <w:i/>
      <w:sz w:val="22"/>
      <w:szCs w:val="20"/>
      <w:lang w:val="en-GB" w:eastAsia="en-US"/>
    </w:rPr>
  </w:style>
  <w:style w:type="paragraph" w:customStyle="1" w:styleId="aProposaltext">
    <w:name w:val="a Proposal  text"/>
    <w:basedOn w:val="Normal"/>
    <w:rsid w:val="00932964"/>
    <w:pPr>
      <w:spacing w:after="120"/>
      <w:jc w:val="both"/>
    </w:pPr>
    <w:rPr>
      <w:rFonts w:ascii="Trebuchet MS" w:eastAsia="Times New Roman" w:hAnsi="Trebuchet MS"/>
      <w:szCs w:val="20"/>
      <w:lang w:eastAsia="en-US"/>
    </w:rPr>
  </w:style>
  <w:style w:type="paragraph" w:customStyle="1" w:styleId="SourceCode">
    <w:name w:val="SourceCode"/>
    <w:basedOn w:val="Normal"/>
    <w:rsid w:val="00932964"/>
    <w:pPr>
      <w:spacing w:after="0"/>
    </w:pPr>
    <w:rPr>
      <w:rFonts w:ascii="Trebuchet MS" w:eastAsia="Times New Roman" w:hAnsi="Trebuchet MS" w:cs="Courier New"/>
      <w:lang w:val="de-DE" w:eastAsia="de-DE"/>
    </w:rPr>
  </w:style>
  <w:style w:type="character" w:customStyle="1" w:styleId="CodeStyleChar">
    <w:name w:val="Code Style Char"/>
    <w:link w:val="CodeStyle"/>
    <w:rsid w:val="00932964"/>
    <w:rPr>
      <w:rFonts w:ascii="Courier New" w:eastAsia="MS Mincho" w:hAnsi="Courier New" w:cs="Times New Roman"/>
      <w:noProof/>
      <w:color w:val="0000FF"/>
      <w:sz w:val="18"/>
      <w:szCs w:val="24"/>
      <w:lang w:val="sq-AL" w:eastAsia="ja-JP"/>
    </w:rPr>
  </w:style>
  <w:style w:type="character" w:customStyle="1" w:styleId="UserClosedDoor">
    <w:name w:val="User Closed Door"/>
    <w:rsid w:val="00932964"/>
    <w:rPr>
      <w:bdr w:val="none" w:sz="0" w:space="0" w:color="auto"/>
      <w:shd w:val="clear" w:color="auto" w:fill="FFCC00"/>
    </w:rPr>
  </w:style>
  <w:style w:type="character" w:customStyle="1" w:styleId="TBD">
    <w:name w:val="T.B.D"/>
    <w:rsid w:val="00932964"/>
    <w:rPr>
      <w:bdr w:val="none" w:sz="0" w:space="0" w:color="auto"/>
      <w:shd w:val="clear" w:color="auto" w:fill="CCCCCC"/>
    </w:rPr>
  </w:style>
  <w:style w:type="paragraph" w:styleId="Revision">
    <w:name w:val="Revision"/>
    <w:hidden/>
    <w:uiPriority w:val="99"/>
    <w:semiHidden/>
    <w:rsid w:val="00932964"/>
    <w:pPr>
      <w:spacing w:after="0" w:line="240" w:lineRule="auto"/>
    </w:pPr>
    <w:rPr>
      <w:rFonts w:ascii="Arial" w:eastAsia="MS Mincho" w:hAnsi="Arial" w:cs="Times New Roman"/>
      <w:sz w:val="20"/>
      <w:szCs w:val="24"/>
      <w:lang w:eastAsia="ja-JP"/>
    </w:rPr>
  </w:style>
  <w:style w:type="paragraph" w:styleId="TableofFigures">
    <w:name w:val="table of figures"/>
    <w:basedOn w:val="Normal"/>
    <w:next w:val="Normal"/>
    <w:uiPriority w:val="99"/>
    <w:rsid w:val="00932964"/>
    <w:pPr>
      <w:widowControl w:val="0"/>
      <w:overflowPunct w:val="0"/>
      <w:autoSpaceDE w:val="0"/>
      <w:autoSpaceDN w:val="0"/>
      <w:adjustRightInd w:val="0"/>
      <w:spacing w:before="20" w:after="20"/>
      <w:ind w:left="400" w:hanging="400"/>
      <w:jc w:val="both"/>
      <w:textAlignment w:val="baseline"/>
    </w:pPr>
    <w:rPr>
      <w:rFonts w:eastAsia="Times New Roman"/>
      <w:b/>
      <w:color w:val="000000"/>
      <w:szCs w:val="20"/>
      <w:lang w:eastAsia="en-US"/>
    </w:rPr>
  </w:style>
  <w:style w:type="paragraph" w:styleId="DocumentMap">
    <w:name w:val="Document Map"/>
    <w:basedOn w:val="Normal"/>
    <w:link w:val="DocumentMapChar"/>
    <w:rsid w:val="00932964"/>
    <w:rPr>
      <w:rFonts w:ascii="Tahoma" w:hAnsi="Tahoma"/>
      <w:sz w:val="16"/>
      <w:szCs w:val="16"/>
      <w:lang w:val="x-none"/>
    </w:rPr>
  </w:style>
  <w:style w:type="character" w:customStyle="1" w:styleId="DocumentMapChar">
    <w:name w:val="Document Map Char"/>
    <w:basedOn w:val="DefaultParagraphFont"/>
    <w:link w:val="DocumentMap"/>
    <w:rsid w:val="00932964"/>
    <w:rPr>
      <w:rFonts w:ascii="Tahoma" w:eastAsia="MS Mincho" w:hAnsi="Tahoma" w:cs="Times New Roman"/>
      <w:sz w:val="16"/>
      <w:szCs w:val="16"/>
      <w:lang w:val="x-none" w:eastAsia="ja-JP"/>
    </w:rPr>
  </w:style>
  <w:style w:type="paragraph" w:customStyle="1" w:styleId="Tabletext0">
    <w:name w:val="Table text"/>
    <w:basedOn w:val="BodyText"/>
    <w:autoRedefine/>
    <w:rsid w:val="00932964"/>
    <w:pPr>
      <w:tabs>
        <w:tab w:val="left" w:pos="173"/>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s>
      <w:spacing w:after="0"/>
      <w:ind w:right="72"/>
      <w:jc w:val="both"/>
    </w:pPr>
    <w:rPr>
      <w:rFonts w:eastAsia="Times New Roman" w:cs="Arial"/>
      <w:bCs/>
      <w:color w:val="000000"/>
      <w:szCs w:val="20"/>
      <w:lang w:val="en-GB" w:eastAsia="en-US"/>
    </w:rPr>
  </w:style>
  <w:style w:type="paragraph" w:customStyle="1" w:styleId="a6">
    <w:name w:val="a6"/>
    <w:basedOn w:val="Heading6"/>
    <w:next w:val="Normal"/>
    <w:rsid w:val="00932964"/>
    <w:pPr>
      <w:keepNext/>
      <w:widowControl w:val="0"/>
      <w:tabs>
        <w:tab w:val="left" w:pos="1140"/>
        <w:tab w:val="left" w:pos="1360"/>
        <w:tab w:val="num" w:pos="1440"/>
      </w:tabs>
      <w:overflowPunct w:val="0"/>
      <w:autoSpaceDE w:val="0"/>
      <w:autoSpaceDN w:val="0"/>
      <w:adjustRightInd w:val="0"/>
      <w:spacing w:before="0" w:after="0"/>
      <w:textAlignment w:val="baseline"/>
    </w:pPr>
    <w:rPr>
      <w:rFonts w:ascii="Arial" w:eastAsia="Times New Roman" w:hAnsi="Arial"/>
      <w:sz w:val="20"/>
      <w:lang w:eastAsia="en-US"/>
    </w:rPr>
  </w:style>
  <w:style w:type="paragraph" w:styleId="Index1">
    <w:name w:val="index 1"/>
    <w:basedOn w:val="Normal"/>
    <w:next w:val="Normal"/>
    <w:autoRedefine/>
    <w:rsid w:val="00932964"/>
    <w:pPr>
      <w:widowControl w:val="0"/>
      <w:tabs>
        <w:tab w:val="left" w:pos="864"/>
      </w:tabs>
      <w:overflowPunct w:val="0"/>
      <w:autoSpaceDE w:val="0"/>
      <w:autoSpaceDN w:val="0"/>
      <w:adjustRightInd w:val="0"/>
      <w:spacing w:before="20" w:after="120"/>
      <w:ind w:left="200" w:hanging="200"/>
      <w:jc w:val="both"/>
      <w:textAlignment w:val="baseline"/>
    </w:pPr>
    <w:rPr>
      <w:rFonts w:ascii="Trebuchet MS" w:eastAsia="Times New Roman" w:hAnsi="Trebuchet MS"/>
      <w:color w:val="000000"/>
      <w:szCs w:val="20"/>
      <w:lang w:eastAsia="en-US"/>
    </w:rPr>
  </w:style>
  <w:style w:type="paragraph" w:styleId="Index2">
    <w:name w:val="index 2"/>
    <w:basedOn w:val="Normal"/>
    <w:next w:val="Normal"/>
    <w:autoRedefine/>
    <w:rsid w:val="00932964"/>
    <w:pPr>
      <w:widowControl w:val="0"/>
      <w:tabs>
        <w:tab w:val="left" w:pos="864"/>
      </w:tabs>
      <w:overflowPunct w:val="0"/>
      <w:autoSpaceDE w:val="0"/>
      <w:autoSpaceDN w:val="0"/>
      <w:adjustRightInd w:val="0"/>
      <w:spacing w:before="20" w:after="120"/>
      <w:ind w:left="400" w:hanging="200"/>
      <w:jc w:val="both"/>
      <w:textAlignment w:val="baseline"/>
    </w:pPr>
    <w:rPr>
      <w:rFonts w:ascii="Trebuchet MS" w:eastAsia="Times New Roman" w:hAnsi="Trebuchet MS"/>
      <w:color w:val="000000"/>
      <w:szCs w:val="20"/>
      <w:lang w:eastAsia="en-US"/>
    </w:rPr>
  </w:style>
  <w:style w:type="paragraph" w:styleId="Index3">
    <w:name w:val="index 3"/>
    <w:basedOn w:val="Normal"/>
    <w:next w:val="Normal"/>
    <w:autoRedefine/>
    <w:rsid w:val="00932964"/>
    <w:pPr>
      <w:widowControl w:val="0"/>
      <w:tabs>
        <w:tab w:val="left" w:pos="864"/>
      </w:tabs>
      <w:overflowPunct w:val="0"/>
      <w:autoSpaceDE w:val="0"/>
      <w:autoSpaceDN w:val="0"/>
      <w:adjustRightInd w:val="0"/>
      <w:spacing w:before="20" w:after="120"/>
      <w:ind w:left="600" w:hanging="200"/>
      <w:jc w:val="both"/>
      <w:textAlignment w:val="baseline"/>
    </w:pPr>
    <w:rPr>
      <w:rFonts w:ascii="Trebuchet MS" w:eastAsia="Times New Roman" w:hAnsi="Trebuchet MS"/>
      <w:color w:val="000000"/>
      <w:szCs w:val="20"/>
      <w:lang w:eastAsia="en-US"/>
    </w:rPr>
  </w:style>
  <w:style w:type="paragraph" w:styleId="Index4">
    <w:name w:val="index 4"/>
    <w:basedOn w:val="Normal"/>
    <w:next w:val="Normal"/>
    <w:autoRedefine/>
    <w:rsid w:val="00932964"/>
    <w:pPr>
      <w:widowControl w:val="0"/>
      <w:tabs>
        <w:tab w:val="left" w:pos="864"/>
      </w:tabs>
      <w:overflowPunct w:val="0"/>
      <w:autoSpaceDE w:val="0"/>
      <w:autoSpaceDN w:val="0"/>
      <w:adjustRightInd w:val="0"/>
      <w:spacing w:before="20" w:after="120"/>
      <w:ind w:left="800" w:hanging="200"/>
      <w:jc w:val="both"/>
      <w:textAlignment w:val="baseline"/>
    </w:pPr>
    <w:rPr>
      <w:rFonts w:ascii="Trebuchet MS" w:eastAsia="Times New Roman" w:hAnsi="Trebuchet MS"/>
      <w:color w:val="000000"/>
      <w:szCs w:val="20"/>
      <w:lang w:eastAsia="en-US"/>
    </w:rPr>
  </w:style>
  <w:style w:type="paragraph" w:styleId="Index5">
    <w:name w:val="index 5"/>
    <w:basedOn w:val="Normal"/>
    <w:next w:val="Normal"/>
    <w:autoRedefine/>
    <w:rsid w:val="00932964"/>
    <w:pPr>
      <w:widowControl w:val="0"/>
      <w:tabs>
        <w:tab w:val="left" w:pos="864"/>
      </w:tabs>
      <w:overflowPunct w:val="0"/>
      <w:autoSpaceDE w:val="0"/>
      <w:autoSpaceDN w:val="0"/>
      <w:adjustRightInd w:val="0"/>
      <w:spacing w:before="20" w:after="120"/>
      <w:ind w:left="1000" w:hanging="200"/>
      <w:jc w:val="both"/>
      <w:textAlignment w:val="baseline"/>
    </w:pPr>
    <w:rPr>
      <w:rFonts w:ascii="Trebuchet MS" w:eastAsia="Times New Roman" w:hAnsi="Trebuchet MS"/>
      <w:color w:val="000000"/>
      <w:szCs w:val="20"/>
      <w:lang w:eastAsia="en-US"/>
    </w:rPr>
  </w:style>
  <w:style w:type="paragraph" w:styleId="Index6">
    <w:name w:val="index 6"/>
    <w:basedOn w:val="Normal"/>
    <w:next w:val="Normal"/>
    <w:autoRedefine/>
    <w:rsid w:val="00932964"/>
    <w:pPr>
      <w:widowControl w:val="0"/>
      <w:tabs>
        <w:tab w:val="left" w:pos="864"/>
      </w:tabs>
      <w:overflowPunct w:val="0"/>
      <w:autoSpaceDE w:val="0"/>
      <w:autoSpaceDN w:val="0"/>
      <w:adjustRightInd w:val="0"/>
      <w:spacing w:before="20" w:after="120"/>
      <w:ind w:left="1200" w:hanging="200"/>
      <w:jc w:val="both"/>
      <w:textAlignment w:val="baseline"/>
    </w:pPr>
    <w:rPr>
      <w:rFonts w:ascii="Trebuchet MS" w:eastAsia="Times New Roman" w:hAnsi="Trebuchet MS"/>
      <w:color w:val="000000"/>
      <w:szCs w:val="20"/>
      <w:lang w:eastAsia="en-US"/>
    </w:rPr>
  </w:style>
  <w:style w:type="paragraph" w:styleId="Index7">
    <w:name w:val="index 7"/>
    <w:basedOn w:val="Normal"/>
    <w:next w:val="Normal"/>
    <w:autoRedefine/>
    <w:rsid w:val="00932964"/>
    <w:pPr>
      <w:widowControl w:val="0"/>
      <w:tabs>
        <w:tab w:val="left" w:pos="864"/>
      </w:tabs>
      <w:overflowPunct w:val="0"/>
      <w:autoSpaceDE w:val="0"/>
      <w:autoSpaceDN w:val="0"/>
      <w:adjustRightInd w:val="0"/>
      <w:spacing w:before="20" w:after="120"/>
      <w:ind w:left="1400" w:hanging="200"/>
      <w:jc w:val="both"/>
      <w:textAlignment w:val="baseline"/>
    </w:pPr>
    <w:rPr>
      <w:rFonts w:ascii="Trebuchet MS" w:eastAsia="Times New Roman" w:hAnsi="Trebuchet MS"/>
      <w:color w:val="000000"/>
      <w:szCs w:val="20"/>
      <w:lang w:eastAsia="en-US"/>
    </w:rPr>
  </w:style>
  <w:style w:type="paragraph" w:styleId="Index8">
    <w:name w:val="index 8"/>
    <w:basedOn w:val="Normal"/>
    <w:next w:val="Normal"/>
    <w:autoRedefine/>
    <w:rsid w:val="00932964"/>
    <w:pPr>
      <w:widowControl w:val="0"/>
      <w:tabs>
        <w:tab w:val="left" w:pos="864"/>
      </w:tabs>
      <w:overflowPunct w:val="0"/>
      <w:autoSpaceDE w:val="0"/>
      <w:autoSpaceDN w:val="0"/>
      <w:adjustRightInd w:val="0"/>
      <w:spacing w:before="20" w:after="120"/>
      <w:ind w:left="1600" w:hanging="200"/>
      <w:jc w:val="both"/>
      <w:textAlignment w:val="baseline"/>
    </w:pPr>
    <w:rPr>
      <w:rFonts w:ascii="Trebuchet MS" w:eastAsia="Times New Roman" w:hAnsi="Trebuchet MS"/>
      <w:color w:val="000000"/>
      <w:szCs w:val="20"/>
      <w:lang w:eastAsia="en-US"/>
    </w:rPr>
  </w:style>
  <w:style w:type="paragraph" w:styleId="Index9">
    <w:name w:val="index 9"/>
    <w:basedOn w:val="Normal"/>
    <w:next w:val="Normal"/>
    <w:autoRedefine/>
    <w:rsid w:val="00932964"/>
    <w:pPr>
      <w:widowControl w:val="0"/>
      <w:tabs>
        <w:tab w:val="left" w:pos="864"/>
      </w:tabs>
      <w:overflowPunct w:val="0"/>
      <w:autoSpaceDE w:val="0"/>
      <w:autoSpaceDN w:val="0"/>
      <w:adjustRightInd w:val="0"/>
      <w:spacing w:before="20" w:after="120"/>
      <w:ind w:left="1800" w:hanging="200"/>
      <w:jc w:val="both"/>
      <w:textAlignment w:val="baseline"/>
    </w:pPr>
    <w:rPr>
      <w:rFonts w:ascii="Trebuchet MS" w:eastAsia="Times New Roman" w:hAnsi="Trebuchet MS"/>
      <w:color w:val="000000"/>
      <w:szCs w:val="20"/>
      <w:lang w:eastAsia="en-US"/>
    </w:rPr>
  </w:style>
  <w:style w:type="paragraph" w:styleId="TOC6">
    <w:name w:val="toc 6"/>
    <w:basedOn w:val="Normal"/>
    <w:next w:val="Normal"/>
    <w:autoRedefine/>
    <w:uiPriority w:val="39"/>
    <w:rsid w:val="00932964"/>
    <w:pPr>
      <w:widowControl w:val="0"/>
      <w:tabs>
        <w:tab w:val="left" w:pos="864"/>
      </w:tabs>
      <w:overflowPunct w:val="0"/>
      <w:autoSpaceDE w:val="0"/>
      <w:autoSpaceDN w:val="0"/>
      <w:adjustRightInd w:val="0"/>
      <w:spacing w:before="20" w:after="20"/>
      <w:ind w:left="1000"/>
      <w:jc w:val="both"/>
      <w:textAlignment w:val="baseline"/>
    </w:pPr>
    <w:rPr>
      <w:rFonts w:ascii="Trebuchet MS" w:eastAsia="Times New Roman" w:hAnsi="Trebuchet MS"/>
      <w:color w:val="000000"/>
      <w:szCs w:val="20"/>
      <w:lang w:eastAsia="en-US"/>
    </w:rPr>
  </w:style>
  <w:style w:type="paragraph" w:styleId="TOC7">
    <w:name w:val="toc 7"/>
    <w:basedOn w:val="Normal"/>
    <w:next w:val="Normal"/>
    <w:autoRedefine/>
    <w:uiPriority w:val="39"/>
    <w:rsid w:val="00932964"/>
    <w:pPr>
      <w:widowControl w:val="0"/>
      <w:tabs>
        <w:tab w:val="left" w:pos="864"/>
      </w:tabs>
      <w:overflowPunct w:val="0"/>
      <w:autoSpaceDE w:val="0"/>
      <w:autoSpaceDN w:val="0"/>
      <w:adjustRightInd w:val="0"/>
      <w:spacing w:before="20" w:after="20"/>
      <w:ind w:left="1200"/>
      <w:jc w:val="both"/>
      <w:textAlignment w:val="baseline"/>
    </w:pPr>
    <w:rPr>
      <w:rFonts w:ascii="Trebuchet MS" w:eastAsia="Times New Roman" w:hAnsi="Trebuchet MS"/>
      <w:color w:val="000000"/>
      <w:szCs w:val="20"/>
      <w:lang w:eastAsia="en-US"/>
    </w:rPr>
  </w:style>
  <w:style w:type="paragraph" w:styleId="TOC8">
    <w:name w:val="toc 8"/>
    <w:basedOn w:val="Normal"/>
    <w:next w:val="Normal"/>
    <w:autoRedefine/>
    <w:uiPriority w:val="39"/>
    <w:rsid w:val="00932964"/>
    <w:pPr>
      <w:widowControl w:val="0"/>
      <w:tabs>
        <w:tab w:val="left" w:pos="864"/>
      </w:tabs>
      <w:overflowPunct w:val="0"/>
      <w:autoSpaceDE w:val="0"/>
      <w:autoSpaceDN w:val="0"/>
      <w:adjustRightInd w:val="0"/>
      <w:spacing w:before="20" w:after="20"/>
      <w:ind w:left="1400"/>
      <w:jc w:val="both"/>
      <w:textAlignment w:val="baseline"/>
    </w:pPr>
    <w:rPr>
      <w:rFonts w:ascii="Trebuchet MS" w:eastAsia="Times New Roman" w:hAnsi="Trebuchet MS"/>
      <w:color w:val="000000"/>
      <w:szCs w:val="20"/>
      <w:lang w:eastAsia="en-US"/>
    </w:rPr>
  </w:style>
  <w:style w:type="paragraph" w:styleId="TOC9">
    <w:name w:val="toc 9"/>
    <w:basedOn w:val="Normal"/>
    <w:next w:val="Normal"/>
    <w:autoRedefine/>
    <w:uiPriority w:val="39"/>
    <w:rsid w:val="00932964"/>
    <w:pPr>
      <w:widowControl w:val="0"/>
      <w:tabs>
        <w:tab w:val="left" w:pos="864"/>
      </w:tabs>
      <w:overflowPunct w:val="0"/>
      <w:autoSpaceDE w:val="0"/>
      <w:autoSpaceDN w:val="0"/>
      <w:adjustRightInd w:val="0"/>
      <w:spacing w:before="20" w:after="20"/>
      <w:ind w:left="1600"/>
      <w:jc w:val="both"/>
      <w:textAlignment w:val="baseline"/>
    </w:pPr>
    <w:rPr>
      <w:rFonts w:ascii="Trebuchet MS" w:eastAsia="Times New Roman" w:hAnsi="Trebuchet MS"/>
      <w:color w:val="000000"/>
      <w:szCs w:val="20"/>
      <w:lang w:eastAsia="en-US"/>
    </w:rPr>
  </w:style>
  <w:style w:type="paragraph" w:styleId="ListBullet">
    <w:name w:val="List Bullet"/>
    <w:basedOn w:val="Normal"/>
    <w:rsid w:val="00932964"/>
    <w:pPr>
      <w:tabs>
        <w:tab w:val="num" w:pos="360"/>
      </w:tabs>
      <w:spacing w:before="20" w:after="20"/>
      <w:ind w:left="360" w:hanging="360"/>
      <w:jc w:val="both"/>
    </w:pPr>
    <w:rPr>
      <w:rFonts w:ascii="Trebuchet MS" w:eastAsia="Times New Roman" w:hAnsi="Trebuchet MS"/>
      <w:szCs w:val="20"/>
      <w:lang w:val="en-GB" w:eastAsia="en-US"/>
    </w:rPr>
  </w:style>
  <w:style w:type="paragraph" w:styleId="ListBullet2">
    <w:name w:val="List Bullet 2"/>
    <w:basedOn w:val="Normal"/>
    <w:rsid w:val="00932964"/>
    <w:pPr>
      <w:tabs>
        <w:tab w:val="num" w:pos="720"/>
      </w:tabs>
      <w:spacing w:before="20" w:after="20"/>
      <w:ind w:left="714" w:hanging="357"/>
      <w:jc w:val="both"/>
    </w:pPr>
    <w:rPr>
      <w:rFonts w:ascii="Trebuchet MS" w:eastAsia="Times New Roman" w:hAnsi="Trebuchet MS"/>
      <w:szCs w:val="20"/>
      <w:lang w:val="en-GB" w:eastAsia="en-US"/>
    </w:rPr>
  </w:style>
  <w:style w:type="paragraph" w:styleId="ListBullet3">
    <w:name w:val="List Bullet 3"/>
    <w:basedOn w:val="Normal"/>
    <w:rsid w:val="00932964"/>
    <w:pPr>
      <w:tabs>
        <w:tab w:val="num" w:pos="1080"/>
      </w:tabs>
      <w:spacing w:before="20" w:after="20"/>
      <w:ind w:left="1077" w:hanging="357"/>
      <w:jc w:val="both"/>
    </w:pPr>
    <w:rPr>
      <w:rFonts w:ascii="Trebuchet MS" w:eastAsia="Times New Roman" w:hAnsi="Trebuchet MS"/>
      <w:szCs w:val="20"/>
      <w:lang w:val="en-GB" w:eastAsia="en-US"/>
    </w:rPr>
  </w:style>
  <w:style w:type="paragraph" w:styleId="ListNumber">
    <w:name w:val="List Number"/>
    <w:basedOn w:val="Normal"/>
    <w:rsid w:val="00932964"/>
    <w:pPr>
      <w:tabs>
        <w:tab w:val="num" w:pos="360"/>
      </w:tabs>
      <w:spacing w:before="20" w:after="20"/>
      <w:ind w:left="357" w:hanging="357"/>
      <w:jc w:val="both"/>
    </w:pPr>
    <w:rPr>
      <w:rFonts w:ascii="Trebuchet MS" w:eastAsia="Times New Roman" w:hAnsi="Trebuchet MS"/>
      <w:szCs w:val="20"/>
      <w:lang w:val="en-GB" w:eastAsia="en-US"/>
    </w:rPr>
  </w:style>
  <w:style w:type="paragraph" w:styleId="ListNumber2">
    <w:name w:val="List Number 2"/>
    <w:basedOn w:val="Normal"/>
    <w:rsid w:val="00932964"/>
    <w:pPr>
      <w:tabs>
        <w:tab w:val="num" w:pos="720"/>
      </w:tabs>
      <w:spacing w:before="20" w:after="20"/>
      <w:ind w:left="714" w:hanging="357"/>
      <w:jc w:val="both"/>
    </w:pPr>
    <w:rPr>
      <w:rFonts w:ascii="Trebuchet MS" w:eastAsia="Times New Roman" w:hAnsi="Trebuchet MS"/>
      <w:szCs w:val="20"/>
      <w:lang w:val="en-GB" w:eastAsia="en-US"/>
    </w:rPr>
  </w:style>
  <w:style w:type="paragraph" w:styleId="ListNumber3">
    <w:name w:val="List Number 3"/>
    <w:basedOn w:val="Normal"/>
    <w:rsid w:val="00932964"/>
    <w:pPr>
      <w:tabs>
        <w:tab w:val="num" w:pos="1080"/>
      </w:tabs>
      <w:spacing w:before="20" w:after="20"/>
      <w:ind w:left="1077" w:hanging="357"/>
      <w:jc w:val="both"/>
    </w:pPr>
    <w:rPr>
      <w:rFonts w:ascii="Trebuchet MS" w:eastAsia="Times New Roman" w:hAnsi="Trebuchet MS"/>
      <w:szCs w:val="20"/>
      <w:lang w:val="en-GB" w:eastAsia="en-US"/>
    </w:rPr>
  </w:style>
  <w:style w:type="paragraph" w:styleId="IndexHeading">
    <w:name w:val="index heading"/>
    <w:basedOn w:val="Normal"/>
    <w:next w:val="Index1"/>
    <w:rsid w:val="00932964"/>
    <w:pPr>
      <w:widowControl w:val="0"/>
      <w:tabs>
        <w:tab w:val="left" w:pos="864"/>
      </w:tabs>
      <w:overflowPunct w:val="0"/>
      <w:autoSpaceDE w:val="0"/>
      <w:autoSpaceDN w:val="0"/>
      <w:adjustRightInd w:val="0"/>
      <w:spacing w:before="20" w:after="120"/>
      <w:jc w:val="both"/>
      <w:textAlignment w:val="baseline"/>
    </w:pPr>
    <w:rPr>
      <w:rFonts w:ascii="Trebuchet MS" w:eastAsia="Times New Roman" w:hAnsi="Trebuchet MS"/>
      <w:color w:val="000000"/>
      <w:szCs w:val="20"/>
      <w:lang w:eastAsia="en-US"/>
    </w:rPr>
  </w:style>
  <w:style w:type="paragraph" w:customStyle="1" w:styleId="Default">
    <w:name w:val="Default"/>
    <w:rsid w:val="00932964"/>
    <w:pPr>
      <w:autoSpaceDE w:val="0"/>
      <w:autoSpaceDN w:val="0"/>
      <w:adjustRightInd w:val="0"/>
      <w:spacing w:after="0" w:line="240" w:lineRule="auto"/>
    </w:pPr>
    <w:rPr>
      <w:rFonts w:ascii="Trebuchet MS" w:eastAsia="Times New Roman" w:hAnsi="Trebuchet MS" w:cs="Arial"/>
      <w:color w:val="000000"/>
      <w:sz w:val="24"/>
      <w:szCs w:val="24"/>
    </w:rPr>
  </w:style>
  <w:style w:type="paragraph" w:customStyle="1" w:styleId="REQText">
    <w:name w:val="REQText"/>
    <w:basedOn w:val="Normal"/>
    <w:rsid w:val="00932964"/>
    <w:pPr>
      <w:spacing w:after="0"/>
    </w:pPr>
    <w:rPr>
      <w:rFonts w:ascii="Trebuchet MS" w:eastAsia="Arial Unicode MS" w:hAnsi="Trebuchet MS" w:cs="Arial"/>
      <w:color w:val="000000"/>
      <w:lang w:val="en-GB" w:eastAsia="de-DE"/>
    </w:rPr>
  </w:style>
  <w:style w:type="paragraph" w:customStyle="1" w:styleId="REQTopic">
    <w:name w:val="REQTopic"/>
    <w:basedOn w:val="Normal"/>
    <w:rsid w:val="00932964"/>
    <w:pPr>
      <w:spacing w:after="0"/>
      <w:jc w:val="both"/>
    </w:pPr>
    <w:rPr>
      <w:rFonts w:ascii="Trebuchet MS" w:eastAsia="Arial Unicode MS" w:hAnsi="Trebuchet MS" w:cs="Arial"/>
      <w:b/>
      <w:i/>
      <w:color w:val="000000"/>
      <w:lang w:val="en-GB" w:eastAsia="de-DE"/>
    </w:rPr>
  </w:style>
  <w:style w:type="paragraph" w:customStyle="1" w:styleId="StyleHeading3FunctionNameh3h3subheadingModuleFunctionName3">
    <w:name w:val="Style Heading 3FunctionNameh3h3 sub headingModuleFunctionName3..."/>
    <w:basedOn w:val="Heading3"/>
    <w:rsid w:val="00932964"/>
    <w:pPr>
      <w:keepNext w:val="0"/>
      <w:widowControl w:val="0"/>
      <w:numPr>
        <w:ilvl w:val="0"/>
        <w:numId w:val="0"/>
      </w:numPr>
      <w:tabs>
        <w:tab w:val="num" w:pos="720"/>
      </w:tabs>
      <w:spacing w:before="240" w:after="60"/>
      <w:ind w:left="144" w:hanging="144"/>
      <w:jc w:val="both"/>
    </w:pPr>
    <w:rPr>
      <w:rFonts w:ascii="Trebuchet MS" w:eastAsia="Times New Roman" w:hAnsi="Trebuchet MS" w:cs="Times New Roman"/>
      <w:iCs w:val="0"/>
      <w:caps/>
      <w:kern w:val="0"/>
      <w:sz w:val="20"/>
      <w:szCs w:val="20"/>
      <w:lang w:eastAsia="en-US"/>
    </w:rPr>
  </w:style>
  <w:style w:type="paragraph" w:customStyle="1" w:styleId="CharCharCharCharCharCharChar">
    <w:name w:val="(文字) (文字) Char (文字) (文字) Char Char Char Char Char Char"/>
    <w:basedOn w:val="Normal"/>
    <w:rsid w:val="00932964"/>
    <w:pPr>
      <w:spacing w:before="120" w:after="160" w:line="240" w:lineRule="exact"/>
    </w:pPr>
    <w:rPr>
      <w:rFonts w:ascii="Verdana" w:eastAsia="Times New Roman" w:hAnsi="Verdana" w:cs="Arial"/>
      <w:szCs w:val="20"/>
      <w:lang w:eastAsia="en-US"/>
    </w:rPr>
  </w:style>
  <w:style w:type="paragraph" w:customStyle="1" w:styleId="NormalTrebuchetMS">
    <w:name w:val="Normal + Trebuchet MS"/>
    <w:aliases w:val="Bold,Line spacing:  At least 12 pt"/>
    <w:basedOn w:val="Normal"/>
    <w:rsid w:val="00932964"/>
    <w:pPr>
      <w:widowControl w:val="0"/>
      <w:tabs>
        <w:tab w:val="left" w:pos="864"/>
      </w:tabs>
      <w:overflowPunct w:val="0"/>
      <w:autoSpaceDE w:val="0"/>
      <w:autoSpaceDN w:val="0"/>
      <w:adjustRightInd w:val="0"/>
      <w:spacing w:before="20" w:after="20"/>
      <w:jc w:val="both"/>
      <w:textAlignment w:val="baseline"/>
    </w:pPr>
    <w:rPr>
      <w:rFonts w:eastAsia="Times New Roman"/>
      <w:color w:val="000000"/>
      <w:szCs w:val="20"/>
      <w:lang w:eastAsia="en-US"/>
    </w:rPr>
  </w:style>
  <w:style w:type="paragraph" w:customStyle="1" w:styleId="ISO-Standard-TNR">
    <w:name w:val="ISO-Standard-TNR"/>
    <w:basedOn w:val="Normal"/>
    <w:rsid w:val="00932964"/>
    <w:pPr>
      <w:overflowPunct w:val="0"/>
      <w:autoSpaceDE w:val="0"/>
      <w:autoSpaceDN w:val="0"/>
      <w:adjustRightInd w:val="0"/>
      <w:spacing w:after="0"/>
      <w:jc w:val="both"/>
      <w:textAlignment w:val="baseline"/>
    </w:pPr>
    <w:rPr>
      <w:rFonts w:ascii="Times New Roman" w:eastAsia="Times New Roman" w:hAnsi="Times New Roman"/>
      <w:szCs w:val="20"/>
      <w:lang w:eastAsia="en-US"/>
    </w:rPr>
  </w:style>
  <w:style w:type="paragraph" w:styleId="FootnoteText">
    <w:name w:val="footnote text"/>
    <w:basedOn w:val="Normal"/>
    <w:link w:val="FootnoteTextChar"/>
    <w:rsid w:val="00932964"/>
    <w:pPr>
      <w:widowControl w:val="0"/>
      <w:tabs>
        <w:tab w:val="left" w:pos="864"/>
      </w:tabs>
      <w:overflowPunct w:val="0"/>
      <w:autoSpaceDE w:val="0"/>
      <w:autoSpaceDN w:val="0"/>
      <w:adjustRightInd w:val="0"/>
      <w:spacing w:before="20" w:after="20"/>
      <w:jc w:val="both"/>
      <w:textAlignment w:val="baseline"/>
    </w:pPr>
    <w:rPr>
      <w:rFonts w:eastAsia="Times New Roman"/>
      <w:color w:val="000000"/>
      <w:szCs w:val="20"/>
      <w:lang w:val="x-none" w:eastAsia="x-none"/>
    </w:rPr>
  </w:style>
  <w:style w:type="character" w:customStyle="1" w:styleId="FootnoteTextChar">
    <w:name w:val="Footnote Text Char"/>
    <w:basedOn w:val="DefaultParagraphFont"/>
    <w:link w:val="FootnoteText"/>
    <w:rsid w:val="00932964"/>
    <w:rPr>
      <w:rFonts w:ascii="Arial" w:eastAsia="Times New Roman" w:hAnsi="Arial" w:cs="Times New Roman"/>
      <w:color w:val="000000"/>
      <w:sz w:val="20"/>
      <w:szCs w:val="20"/>
      <w:lang w:val="x-none" w:eastAsia="x-none"/>
    </w:rPr>
  </w:style>
  <w:style w:type="paragraph" w:customStyle="1" w:styleId="BulletList1">
    <w:name w:val="BulletList_1"/>
    <w:basedOn w:val="Normal"/>
    <w:autoRedefine/>
    <w:rsid w:val="00932964"/>
    <w:pPr>
      <w:spacing w:after="120"/>
      <w:jc w:val="both"/>
    </w:pPr>
    <w:rPr>
      <w:rFonts w:eastAsia="Times New Roman"/>
      <w:bCs/>
      <w:lang w:eastAsia="en-US"/>
    </w:rPr>
  </w:style>
  <w:style w:type="paragraph" w:customStyle="1" w:styleId="a">
    <w:name w:val="表内"/>
    <w:basedOn w:val="Normal"/>
    <w:link w:val="a0"/>
    <w:rsid w:val="00932964"/>
    <w:pPr>
      <w:widowControl w:val="0"/>
      <w:tabs>
        <w:tab w:val="left" w:pos="864"/>
      </w:tabs>
      <w:overflowPunct w:val="0"/>
      <w:autoSpaceDE w:val="0"/>
      <w:autoSpaceDN w:val="0"/>
      <w:adjustRightInd w:val="0"/>
      <w:spacing w:before="20" w:after="20"/>
      <w:jc w:val="both"/>
      <w:textAlignment w:val="baseline"/>
    </w:pPr>
    <w:rPr>
      <w:rFonts w:eastAsia="MS Gothic"/>
      <w:kern w:val="2"/>
      <w:szCs w:val="16"/>
      <w:lang w:val="x-none" w:eastAsia="x-none"/>
    </w:rPr>
  </w:style>
  <w:style w:type="character" w:customStyle="1" w:styleId="a0">
    <w:name w:val="表内 (文字)"/>
    <w:link w:val="a"/>
    <w:rsid w:val="00932964"/>
    <w:rPr>
      <w:rFonts w:ascii="Arial" w:eastAsia="MS Gothic" w:hAnsi="Arial" w:cs="Times New Roman"/>
      <w:kern w:val="2"/>
      <w:sz w:val="20"/>
      <w:szCs w:val="16"/>
      <w:lang w:val="x-none" w:eastAsia="x-none"/>
    </w:rPr>
  </w:style>
  <w:style w:type="paragraph" w:styleId="ListParagraph">
    <w:name w:val="List Paragraph"/>
    <w:basedOn w:val="Normal"/>
    <w:uiPriority w:val="34"/>
    <w:qFormat/>
    <w:rsid w:val="00932964"/>
    <w:pPr>
      <w:ind w:left="720"/>
      <w:contextualSpacing/>
    </w:pPr>
  </w:style>
  <w:style w:type="table" w:customStyle="1" w:styleId="TableHHeader">
    <w:name w:val="Table H.Header"/>
    <w:basedOn w:val="TableGrid"/>
    <w:uiPriority w:val="99"/>
    <w:rsid w:val="00932964"/>
    <w:tblPr/>
    <w:tcPr>
      <w:shd w:val="clear" w:color="auto" w:fill="auto"/>
    </w:tcPr>
    <w:tblStylePr w:type="firstRow">
      <w:pPr>
        <w:wordWrap/>
        <w:spacing w:beforeLines="0" w:before="100" w:beforeAutospacing="1"/>
        <w:jc w:val="left"/>
      </w:pPr>
      <w:rPr>
        <w:rFonts w:ascii="Arial" w:hAnsi="Arial"/>
        <w:b/>
        <w:i w:val="0"/>
        <w:sz w:val="20"/>
      </w:rPr>
      <w:tblPr/>
      <w:tcPr>
        <w:shd w:val="clear" w:color="auto" w:fill="CCCCCC"/>
        <w:vAlign w:val="center"/>
      </w:tcPr>
    </w:tblStylePr>
    <w:tblStylePr w:type="lastRow">
      <w:pPr>
        <w:keepNext/>
        <w:wordWrap/>
      </w:pPr>
    </w:tblStylePr>
    <w:tblStylePr w:type="neCell">
      <w:rPr>
        <w:rFonts w:ascii="Arial" w:hAnsi="Arial"/>
        <w:b/>
        <w:sz w:val="20"/>
      </w:rPr>
    </w:tblStylePr>
    <w:tblStylePr w:type="nwCell">
      <w:rPr>
        <w:rFonts w:ascii="Arial" w:hAnsi="Arial"/>
        <w:b/>
        <w:sz w:val="20"/>
      </w:rPr>
    </w:tblStylePr>
  </w:style>
  <w:style w:type="table" w:customStyle="1" w:styleId="TableVHeader">
    <w:name w:val="Table V.Header"/>
    <w:basedOn w:val="TableGrid1"/>
    <w:uiPriority w:val="99"/>
    <w:rsid w:val="00932964"/>
    <w:tblPr/>
    <w:tcPr>
      <w:shd w:val="clear" w:color="auto" w:fill="auto"/>
    </w:tcPr>
    <w:tblStylePr w:type="lastRow">
      <w:rPr>
        <w:i/>
        <w:iCs/>
      </w:rPr>
      <w:tblPr/>
      <w:tcPr>
        <w:tcBorders>
          <w:tl2br w:val="none" w:sz="0" w:space="0" w:color="auto"/>
          <w:tr2bl w:val="none" w:sz="0" w:space="0" w:color="auto"/>
        </w:tcBorders>
      </w:tcPr>
    </w:tblStylePr>
    <w:tblStylePr w:type="firstCol">
      <w:rPr>
        <w:b/>
      </w:rPr>
      <w:tblPr/>
      <w:tcPr>
        <w:shd w:val="clear" w:color="auto" w:fill="D0CECE"/>
      </w:tcPr>
    </w:tblStylePr>
    <w:tblStylePr w:type="lastCol">
      <w:rPr>
        <w:i/>
        <w:iCs/>
      </w:rPr>
      <w:tblPr/>
      <w:tcPr>
        <w:tcBorders>
          <w:tl2br w:val="none" w:sz="0" w:space="0" w:color="auto"/>
          <w:tr2bl w:val="none" w:sz="0" w:space="0" w:color="auto"/>
        </w:tcBorders>
      </w:tcPr>
    </w:tblStylePr>
  </w:style>
  <w:style w:type="table" w:customStyle="1" w:styleId="TableHHeaderwiNo">
    <w:name w:val="Table H.Header wi.No"/>
    <w:basedOn w:val="TableHHeader"/>
    <w:uiPriority w:val="99"/>
    <w:rsid w:val="00932964"/>
    <w:tblPr/>
    <w:tcPr>
      <w:shd w:val="clear" w:color="auto" w:fill="auto"/>
    </w:tcPr>
    <w:tblStylePr w:type="firstRow">
      <w:pPr>
        <w:wordWrap/>
        <w:spacing w:beforeLines="0" w:before="100" w:beforeAutospacing="1"/>
        <w:jc w:val="left"/>
      </w:pPr>
      <w:rPr>
        <w:rFonts w:ascii="Arial" w:hAnsi="Arial"/>
        <w:b/>
        <w:i w:val="0"/>
        <w:sz w:val="20"/>
      </w:rPr>
      <w:tblPr/>
      <w:tcPr>
        <w:shd w:val="clear" w:color="auto" w:fill="CCCCCC"/>
        <w:vAlign w:val="center"/>
      </w:tcPr>
    </w:tblStylePr>
    <w:tblStylePr w:type="lastRow">
      <w:pPr>
        <w:keepNext/>
        <w:wordWrap/>
      </w:pPr>
    </w:tblStylePr>
    <w:tblStylePr w:type="firstCol">
      <w:pPr>
        <w:jc w:val="center"/>
      </w:pPr>
      <w:tblPr/>
      <w:tcPr>
        <w:vAlign w:val="center"/>
      </w:tcPr>
    </w:tblStylePr>
    <w:tblStylePr w:type="neCell">
      <w:rPr>
        <w:rFonts w:ascii="Arial" w:hAnsi="Arial"/>
        <w:b/>
        <w:sz w:val="20"/>
      </w:rPr>
    </w:tblStylePr>
    <w:tblStylePr w:type="nwCell">
      <w:rPr>
        <w:rFonts w:ascii="Arial" w:hAnsi="Arial"/>
        <w:b/>
        <w:sz w:val="20"/>
      </w:rPr>
    </w:tblStylePr>
  </w:style>
  <w:style w:type="paragraph" w:customStyle="1" w:styleId="CaptionTable">
    <w:name w:val="Caption Table"/>
    <w:basedOn w:val="Caption"/>
    <w:next w:val="Normal"/>
    <w:link w:val="CaptionTableChar"/>
    <w:qFormat/>
    <w:rsid w:val="00932964"/>
    <w:pPr>
      <w:numPr>
        <w:numId w:val="18"/>
      </w:numPr>
      <w:spacing w:before="120" w:after="120"/>
      <w:jc w:val="center"/>
    </w:pPr>
    <w:rPr>
      <w:color w:val="auto"/>
      <w:sz w:val="20"/>
      <w:szCs w:val="20"/>
    </w:rPr>
  </w:style>
  <w:style w:type="character" w:customStyle="1" w:styleId="CaptionChar">
    <w:name w:val="Caption Char"/>
    <w:link w:val="Caption"/>
    <w:uiPriority w:val="99"/>
    <w:rsid w:val="00932964"/>
    <w:rPr>
      <w:b/>
      <w:bCs/>
      <w:color w:val="4F81BD" w:themeColor="accent1"/>
      <w:sz w:val="18"/>
      <w:szCs w:val="18"/>
    </w:rPr>
  </w:style>
  <w:style w:type="character" w:customStyle="1" w:styleId="CaptionTableChar">
    <w:name w:val="Caption Table Char"/>
    <w:link w:val="CaptionTable"/>
    <w:rsid w:val="00932964"/>
    <w:rPr>
      <w:rFonts w:ascii="Arial" w:eastAsia="MS Mincho" w:hAnsi="Arial" w:cs="Times New Roman"/>
      <w:b/>
      <w:bCs/>
      <w:sz w:val="20"/>
      <w:szCs w:val="20"/>
      <w:lang w:eastAsia="ja-JP"/>
    </w:rPr>
  </w:style>
  <w:style w:type="paragraph" w:customStyle="1" w:styleId="DesignID">
    <w:name w:val="DesignID"/>
    <w:basedOn w:val="Normal"/>
    <w:next w:val="Normal"/>
    <w:link w:val="DesignIDChar"/>
    <w:qFormat/>
    <w:rsid w:val="00932964"/>
    <w:rPr>
      <w:b/>
    </w:rPr>
  </w:style>
  <w:style w:type="paragraph" w:customStyle="1" w:styleId="RefReq">
    <w:name w:val="RefReq"/>
    <w:basedOn w:val="Normal"/>
    <w:next w:val="Normal"/>
    <w:link w:val="RefReqChar"/>
    <w:qFormat/>
    <w:rsid w:val="00932964"/>
    <w:rPr>
      <w:i/>
    </w:rPr>
  </w:style>
  <w:style w:type="character" w:customStyle="1" w:styleId="DesignIDChar">
    <w:name w:val="DesignID Char"/>
    <w:link w:val="DesignID"/>
    <w:rsid w:val="00932964"/>
    <w:rPr>
      <w:rFonts w:ascii="Arial" w:eastAsia="MS Mincho" w:hAnsi="Arial" w:cs="Times New Roman"/>
      <w:b/>
      <w:sz w:val="20"/>
      <w:szCs w:val="24"/>
      <w:lang w:eastAsia="ja-JP"/>
    </w:rPr>
  </w:style>
  <w:style w:type="character" w:customStyle="1" w:styleId="RefReqChar">
    <w:name w:val="RefReq Char"/>
    <w:link w:val="RefReq"/>
    <w:rsid w:val="00932964"/>
    <w:rPr>
      <w:rFonts w:ascii="Arial" w:eastAsia="MS Mincho" w:hAnsi="Arial" w:cs="Times New Roman"/>
      <w:i/>
      <w:sz w:val="20"/>
      <w:szCs w:val="24"/>
      <w:lang w:eastAsia="ja-JP"/>
    </w:rPr>
  </w:style>
  <w:style w:type="paragraph" w:customStyle="1" w:styleId="ClassCaption">
    <w:name w:val="Class Caption"/>
    <w:basedOn w:val="CaptionTable"/>
    <w:next w:val="BodyText"/>
    <w:link w:val="ClassCaptionChar"/>
    <w:qFormat/>
    <w:rsid w:val="00932964"/>
    <w:pPr>
      <w:numPr>
        <w:numId w:val="19"/>
      </w:numPr>
    </w:pPr>
  </w:style>
  <w:style w:type="character" w:customStyle="1" w:styleId="ClassCaptionChar">
    <w:name w:val="Class Caption Char"/>
    <w:link w:val="ClassCaption"/>
    <w:rsid w:val="00932964"/>
    <w:rPr>
      <w:rFonts w:ascii="Arial" w:eastAsia="MS Mincho" w:hAnsi="Arial" w:cs="Times New Roman"/>
      <w:b/>
      <w:bCs/>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62405">
      <w:bodyDiv w:val="1"/>
      <w:marLeft w:val="0"/>
      <w:marRight w:val="0"/>
      <w:marTop w:val="0"/>
      <w:marBottom w:val="0"/>
      <w:divBdr>
        <w:top w:val="none" w:sz="0" w:space="0" w:color="auto"/>
        <w:left w:val="none" w:sz="0" w:space="0" w:color="auto"/>
        <w:bottom w:val="none" w:sz="0" w:space="0" w:color="auto"/>
        <w:right w:val="none" w:sz="0" w:space="0" w:color="auto"/>
      </w:divBdr>
    </w:div>
    <w:div w:id="50927913">
      <w:bodyDiv w:val="1"/>
      <w:marLeft w:val="0"/>
      <w:marRight w:val="0"/>
      <w:marTop w:val="0"/>
      <w:marBottom w:val="0"/>
      <w:divBdr>
        <w:top w:val="none" w:sz="0" w:space="0" w:color="auto"/>
        <w:left w:val="none" w:sz="0" w:space="0" w:color="auto"/>
        <w:bottom w:val="none" w:sz="0" w:space="0" w:color="auto"/>
        <w:right w:val="none" w:sz="0" w:space="0" w:color="auto"/>
      </w:divBdr>
    </w:div>
    <w:div w:id="88351189">
      <w:bodyDiv w:val="1"/>
      <w:marLeft w:val="0"/>
      <w:marRight w:val="0"/>
      <w:marTop w:val="0"/>
      <w:marBottom w:val="0"/>
      <w:divBdr>
        <w:top w:val="none" w:sz="0" w:space="0" w:color="auto"/>
        <w:left w:val="none" w:sz="0" w:space="0" w:color="auto"/>
        <w:bottom w:val="none" w:sz="0" w:space="0" w:color="auto"/>
        <w:right w:val="none" w:sz="0" w:space="0" w:color="auto"/>
      </w:divBdr>
    </w:div>
    <w:div w:id="114060608">
      <w:bodyDiv w:val="1"/>
      <w:marLeft w:val="0"/>
      <w:marRight w:val="0"/>
      <w:marTop w:val="0"/>
      <w:marBottom w:val="0"/>
      <w:divBdr>
        <w:top w:val="none" w:sz="0" w:space="0" w:color="auto"/>
        <w:left w:val="none" w:sz="0" w:space="0" w:color="auto"/>
        <w:bottom w:val="none" w:sz="0" w:space="0" w:color="auto"/>
        <w:right w:val="none" w:sz="0" w:space="0" w:color="auto"/>
      </w:divBdr>
    </w:div>
    <w:div w:id="271086506">
      <w:bodyDiv w:val="1"/>
      <w:marLeft w:val="0"/>
      <w:marRight w:val="0"/>
      <w:marTop w:val="0"/>
      <w:marBottom w:val="0"/>
      <w:divBdr>
        <w:top w:val="none" w:sz="0" w:space="0" w:color="auto"/>
        <w:left w:val="none" w:sz="0" w:space="0" w:color="auto"/>
        <w:bottom w:val="none" w:sz="0" w:space="0" w:color="auto"/>
        <w:right w:val="none" w:sz="0" w:space="0" w:color="auto"/>
      </w:divBdr>
    </w:div>
    <w:div w:id="417142928">
      <w:bodyDiv w:val="1"/>
      <w:marLeft w:val="0"/>
      <w:marRight w:val="0"/>
      <w:marTop w:val="0"/>
      <w:marBottom w:val="0"/>
      <w:divBdr>
        <w:top w:val="none" w:sz="0" w:space="0" w:color="auto"/>
        <w:left w:val="none" w:sz="0" w:space="0" w:color="auto"/>
        <w:bottom w:val="none" w:sz="0" w:space="0" w:color="auto"/>
        <w:right w:val="none" w:sz="0" w:space="0" w:color="auto"/>
      </w:divBdr>
      <w:divsChild>
        <w:div w:id="635646246">
          <w:marLeft w:val="720"/>
          <w:marRight w:val="0"/>
          <w:marTop w:val="240"/>
          <w:marBottom w:val="0"/>
          <w:divBdr>
            <w:top w:val="none" w:sz="0" w:space="0" w:color="auto"/>
            <w:left w:val="none" w:sz="0" w:space="0" w:color="auto"/>
            <w:bottom w:val="none" w:sz="0" w:space="0" w:color="auto"/>
            <w:right w:val="none" w:sz="0" w:space="0" w:color="auto"/>
          </w:divBdr>
        </w:div>
        <w:div w:id="858739575">
          <w:marLeft w:val="720"/>
          <w:marRight w:val="0"/>
          <w:marTop w:val="240"/>
          <w:marBottom w:val="0"/>
          <w:divBdr>
            <w:top w:val="none" w:sz="0" w:space="0" w:color="auto"/>
            <w:left w:val="none" w:sz="0" w:space="0" w:color="auto"/>
            <w:bottom w:val="none" w:sz="0" w:space="0" w:color="auto"/>
            <w:right w:val="none" w:sz="0" w:space="0" w:color="auto"/>
          </w:divBdr>
        </w:div>
      </w:divsChild>
    </w:div>
    <w:div w:id="455217420">
      <w:bodyDiv w:val="1"/>
      <w:marLeft w:val="0"/>
      <w:marRight w:val="0"/>
      <w:marTop w:val="0"/>
      <w:marBottom w:val="0"/>
      <w:divBdr>
        <w:top w:val="none" w:sz="0" w:space="0" w:color="auto"/>
        <w:left w:val="none" w:sz="0" w:space="0" w:color="auto"/>
        <w:bottom w:val="none" w:sz="0" w:space="0" w:color="auto"/>
        <w:right w:val="none" w:sz="0" w:space="0" w:color="auto"/>
      </w:divBdr>
    </w:div>
    <w:div w:id="472405409">
      <w:bodyDiv w:val="1"/>
      <w:marLeft w:val="0"/>
      <w:marRight w:val="0"/>
      <w:marTop w:val="0"/>
      <w:marBottom w:val="0"/>
      <w:divBdr>
        <w:top w:val="none" w:sz="0" w:space="0" w:color="auto"/>
        <w:left w:val="none" w:sz="0" w:space="0" w:color="auto"/>
        <w:bottom w:val="none" w:sz="0" w:space="0" w:color="auto"/>
        <w:right w:val="none" w:sz="0" w:space="0" w:color="auto"/>
      </w:divBdr>
    </w:div>
    <w:div w:id="507643831">
      <w:bodyDiv w:val="1"/>
      <w:marLeft w:val="0"/>
      <w:marRight w:val="0"/>
      <w:marTop w:val="0"/>
      <w:marBottom w:val="0"/>
      <w:divBdr>
        <w:top w:val="none" w:sz="0" w:space="0" w:color="auto"/>
        <w:left w:val="none" w:sz="0" w:space="0" w:color="auto"/>
        <w:bottom w:val="none" w:sz="0" w:space="0" w:color="auto"/>
        <w:right w:val="none" w:sz="0" w:space="0" w:color="auto"/>
      </w:divBdr>
    </w:div>
    <w:div w:id="510334389">
      <w:bodyDiv w:val="1"/>
      <w:marLeft w:val="0"/>
      <w:marRight w:val="0"/>
      <w:marTop w:val="0"/>
      <w:marBottom w:val="0"/>
      <w:divBdr>
        <w:top w:val="none" w:sz="0" w:space="0" w:color="auto"/>
        <w:left w:val="none" w:sz="0" w:space="0" w:color="auto"/>
        <w:bottom w:val="none" w:sz="0" w:space="0" w:color="auto"/>
        <w:right w:val="none" w:sz="0" w:space="0" w:color="auto"/>
      </w:divBdr>
    </w:div>
    <w:div w:id="617878759">
      <w:bodyDiv w:val="1"/>
      <w:marLeft w:val="0"/>
      <w:marRight w:val="0"/>
      <w:marTop w:val="0"/>
      <w:marBottom w:val="0"/>
      <w:divBdr>
        <w:top w:val="none" w:sz="0" w:space="0" w:color="auto"/>
        <w:left w:val="none" w:sz="0" w:space="0" w:color="auto"/>
        <w:bottom w:val="none" w:sz="0" w:space="0" w:color="auto"/>
        <w:right w:val="none" w:sz="0" w:space="0" w:color="auto"/>
      </w:divBdr>
      <w:divsChild>
        <w:div w:id="104538805">
          <w:marLeft w:val="547"/>
          <w:marRight w:val="0"/>
          <w:marTop w:val="0"/>
          <w:marBottom w:val="0"/>
          <w:divBdr>
            <w:top w:val="none" w:sz="0" w:space="0" w:color="auto"/>
            <w:left w:val="none" w:sz="0" w:space="0" w:color="auto"/>
            <w:bottom w:val="none" w:sz="0" w:space="0" w:color="auto"/>
            <w:right w:val="none" w:sz="0" w:space="0" w:color="auto"/>
          </w:divBdr>
        </w:div>
        <w:div w:id="1962567341">
          <w:marLeft w:val="547"/>
          <w:marRight w:val="0"/>
          <w:marTop w:val="0"/>
          <w:marBottom w:val="0"/>
          <w:divBdr>
            <w:top w:val="none" w:sz="0" w:space="0" w:color="auto"/>
            <w:left w:val="none" w:sz="0" w:space="0" w:color="auto"/>
            <w:bottom w:val="none" w:sz="0" w:space="0" w:color="auto"/>
            <w:right w:val="none" w:sz="0" w:space="0" w:color="auto"/>
          </w:divBdr>
        </w:div>
      </w:divsChild>
    </w:div>
    <w:div w:id="747457298">
      <w:bodyDiv w:val="1"/>
      <w:marLeft w:val="0"/>
      <w:marRight w:val="0"/>
      <w:marTop w:val="0"/>
      <w:marBottom w:val="0"/>
      <w:divBdr>
        <w:top w:val="none" w:sz="0" w:space="0" w:color="auto"/>
        <w:left w:val="none" w:sz="0" w:space="0" w:color="auto"/>
        <w:bottom w:val="none" w:sz="0" w:space="0" w:color="auto"/>
        <w:right w:val="none" w:sz="0" w:space="0" w:color="auto"/>
      </w:divBdr>
    </w:div>
    <w:div w:id="802038243">
      <w:bodyDiv w:val="1"/>
      <w:marLeft w:val="0"/>
      <w:marRight w:val="0"/>
      <w:marTop w:val="0"/>
      <w:marBottom w:val="0"/>
      <w:divBdr>
        <w:top w:val="none" w:sz="0" w:space="0" w:color="auto"/>
        <w:left w:val="none" w:sz="0" w:space="0" w:color="auto"/>
        <w:bottom w:val="none" w:sz="0" w:space="0" w:color="auto"/>
        <w:right w:val="none" w:sz="0" w:space="0" w:color="auto"/>
      </w:divBdr>
    </w:div>
    <w:div w:id="827940809">
      <w:bodyDiv w:val="1"/>
      <w:marLeft w:val="0"/>
      <w:marRight w:val="0"/>
      <w:marTop w:val="0"/>
      <w:marBottom w:val="0"/>
      <w:divBdr>
        <w:top w:val="none" w:sz="0" w:space="0" w:color="auto"/>
        <w:left w:val="none" w:sz="0" w:space="0" w:color="auto"/>
        <w:bottom w:val="none" w:sz="0" w:space="0" w:color="auto"/>
        <w:right w:val="none" w:sz="0" w:space="0" w:color="auto"/>
      </w:divBdr>
    </w:div>
    <w:div w:id="936714182">
      <w:bodyDiv w:val="1"/>
      <w:marLeft w:val="0"/>
      <w:marRight w:val="0"/>
      <w:marTop w:val="0"/>
      <w:marBottom w:val="0"/>
      <w:divBdr>
        <w:top w:val="none" w:sz="0" w:space="0" w:color="auto"/>
        <w:left w:val="none" w:sz="0" w:space="0" w:color="auto"/>
        <w:bottom w:val="none" w:sz="0" w:space="0" w:color="auto"/>
        <w:right w:val="none" w:sz="0" w:space="0" w:color="auto"/>
      </w:divBdr>
    </w:div>
    <w:div w:id="983239431">
      <w:bodyDiv w:val="1"/>
      <w:marLeft w:val="0"/>
      <w:marRight w:val="0"/>
      <w:marTop w:val="0"/>
      <w:marBottom w:val="0"/>
      <w:divBdr>
        <w:top w:val="none" w:sz="0" w:space="0" w:color="auto"/>
        <w:left w:val="none" w:sz="0" w:space="0" w:color="auto"/>
        <w:bottom w:val="none" w:sz="0" w:space="0" w:color="auto"/>
        <w:right w:val="none" w:sz="0" w:space="0" w:color="auto"/>
      </w:divBdr>
    </w:div>
    <w:div w:id="1071122335">
      <w:bodyDiv w:val="1"/>
      <w:marLeft w:val="0"/>
      <w:marRight w:val="0"/>
      <w:marTop w:val="0"/>
      <w:marBottom w:val="0"/>
      <w:divBdr>
        <w:top w:val="none" w:sz="0" w:space="0" w:color="auto"/>
        <w:left w:val="none" w:sz="0" w:space="0" w:color="auto"/>
        <w:bottom w:val="none" w:sz="0" w:space="0" w:color="auto"/>
        <w:right w:val="none" w:sz="0" w:space="0" w:color="auto"/>
      </w:divBdr>
    </w:div>
    <w:div w:id="1170097024">
      <w:bodyDiv w:val="1"/>
      <w:marLeft w:val="0"/>
      <w:marRight w:val="0"/>
      <w:marTop w:val="0"/>
      <w:marBottom w:val="0"/>
      <w:divBdr>
        <w:top w:val="none" w:sz="0" w:space="0" w:color="auto"/>
        <w:left w:val="none" w:sz="0" w:space="0" w:color="auto"/>
        <w:bottom w:val="none" w:sz="0" w:space="0" w:color="auto"/>
        <w:right w:val="none" w:sz="0" w:space="0" w:color="auto"/>
      </w:divBdr>
    </w:div>
    <w:div w:id="1220484174">
      <w:bodyDiv w:val="1"/>
      <w:marLeft w:val="0"/>
      <w:marRight w:val="0"/>
      <w:marTop w:val="0"/>
      <w:marBottom w:val="0"/>
      <w:divBdr>
        <w:top w:val="none" w:sz="0" w:space="0" w:color="auto"/>
        <w:left w:val="none" w:sz="0" w:space="0" w:color="auto"/>
        <w:bottom w:val="none" w:sz="0" w:space="0" w:color="auto"/>
        <w:right w:val="none" w:sz="0" w:space="0" w:color="auto"/>
      </w:divBdr>
    </w:div>
    <w:div w:id="1222981418">
      <w:bodyDiv w:val="1"/>
      <w:marLeft w:val="0"/>
      <w:marRight w:val="0"/>
      <w:marTop w:val="0"/>
      <w:marBottom w:val="0"/>
      <w:divBdr>
        <w:top w:val="none" w:sz="0" w:space="0" w:color="auto"/>
        <w:left w:val="none" w:sz="0" w:space="0" w:color="auto"/>
        <w:bottom w:val="none" w:sz="0" w:space="0" w:color="auto"/>
        <w:right w:val="none" w:sz="0" w:space="0" w:color="auto"/>
      </w:divBdr>
    </w:div>
    <w:div w:id="1396775698">
      <w:bodyDiv w:val="1"/>
      <w:marLeft w:val="0"/>
      <w:marRight w:val="0"/>
      <w:marTop w:val="0"/>
      <w:marBottom w:val="0"/>
      <w:divBdr>
        <w:top w:val="none" w:sz="0" w:space="0" w:color="auto"/>
        <w:left w:val="none" w:sz="0" w:space="0" w:color="auto"/>
        <w:bottom w:val="none" w:sz="0" w:space="0" w:color="auto"/>
        <w:right w:val="none" w:sz="0" w:space="0" w:color="auto"/>
      </w:divBdr>
    </w:div>
    <w:div w:id="1433209293">
      <w:bodyDiv w:val="1"/>
      <w:marLeft w:val="0"/>
      <w:marRight w:val="0"/>
      <w:marTop w:val="0"/>
      <w:marBottom w:val="0"/>
      <w:divBdr>
        <w:top w:val="none" w:sz="0" w:space="0" w:color="auto"/>
        <w:left w:val="none" w:sz="0" w:space="0" w:color="auto"/>
        <w:bottom w:val="none" w:sz="0" w:space="0" w:color="auto"/>
        <w:right w:val="none" w:sz="0" w:space="0" w:color="auto"/>
      </w:divBdr>
      <w:divsChild>
        <w:div w:id="1852210522">
          <w:marLeft w:val="446"/>
          <w:marRight w:val="0"/>
          <w:marTop w:val="0"/>
          <w:marBottom w:val="0"/>
          <w:divBdr>
            <w:top w:val="none" w:sz="0" w:space="0" w:color="auto"/>
            <w:left w:val="none" w:sz="0" w:space="0" w:color="auto"/>
            <w:bottom w:val="none" w:sz="0" w:space="0" w:color="auto"/>
            <w:right w:val="none" w:sz="0" w:space="0" w:color="auto"/>
          </w:divBdr>
        </w:div>
        <w:div w:id="98330802">
          <w:marLeft w:val="446"/>
          <w:marRight w:val="0"/>
          <w:marTop w:val="0"/>
          <w:marBottom w:val="0"/>
          <w:divBdr>
            <w:top w:val="none" w:sz="0" w:space="0" w:color="auto"/>
            <w:left w:val="none" w:sz="0" w:space="0" w:color="auto"/>
            <w:bottom w:val="none" w:sz="0" w:space="0" w:color="auto"/>
            <w:right w:val="none" w:sz="0" w:space="0" w:color="auto"/>
          </w:divBdr>
        </w:div>
        <w:div w:id="1569725178">
          <w:marLeft w:val="446"/>
          <w:marRight w:val="0"/>
          <w:marTop w:val="0"/>
          <w:marBottom w:val="0"/>
          <w:divBdr>
            <w:top w:val="none" w:sz="0" w:space="0" w:color="auto"/>
            <w:left w:val="none" w:sz="0" w:space="0" w:color="auto"/>
            <w:bottom w:val="none" w:sz="0" w:space="0" w:color="auto"/>
            <w:right w:val="none" w:sz="0" w:space="0" w:color="auto"/>
          </w:divBdr>
        </w:div>
        <w:div w:id="1031300674">
          <w:marLeft w:val="446"/>
          <w:marRight w:val="0"/>
          <w:marTop w:val="0"/>
          <w:marBottom w:val="0"/>
          <w:divBdr>
            <w:top w:val="none" w:sz="0" w:space="0" w:color="auto"/>
            <w:left w:val="none" w:sz="0" w:space="0" w:color="auto"/>
            <w:bottom w:val="none" w:sz="0" w:space="0" w:color="auto"/>
            <w:right w:val="none" w:sz="0" w:space="0" w:color="auto"/>
          </w:divBdr>
        </w:div>
        <w:div w:id="391001674">
          <w:marLeft w:val="446"/>
          <w:marRight w:val="0"/>
          <w:marTop w:val="0"/>
          <w:marBottom w:val="0"/>
          <w:divBdr>
            <w:top w:val="none" w:sz="0" w:space="0" w:color="auto"/>
            <w:left w:val="none" w:sz="0" w:space="0" w:color="auto"/>
            <w:bottom w:val="none" w:sz="0" w:space="0" w:color="auto"/>
            <w:right w:val="none" w:sz="0" w:space="0" w:color="auto"/>
          </w:divBdr>
        </w:div>
      </w:divsChild>
    </w:div>
    <w:div w:id="1509170804">
      <w:bodyDiv w:val="1"/>
      <w:marLeft w:val="0"/>
      <w:marRight w:val="0"/>
      <w:marTop w:val="0"/>
      <w:marBottom w:val="0"/>
      <w:divBdr>
        <w:top w:val="none" w:sz="0" w:space="0" w:color="auto"/>
        <w:left w:val="none" w:sz="0" w:space="0" w:color="auto"/>
        <w:bottom w:val="none" w:sz="0" w:space="0" w:color="auto"/>
        <w:right w:val="none" w:sz="0" w:space="0" w:color="auto"/>
      </w:divBdr>
      <w:divsChild>
        <w:div w:id="1459957252">
          <w:marLeft w:val="720"/>
          <w:marRight w:val="0"/>
          <w:marTop w:val="240"/>
          <w:marBottom w:val="0"/>
          <w:divBdr>
            <w:top w:val="none" w:sz="0" w:space="0" w:color="auto"/>
            <w:left w:val="none" w:sz="0" w:space="0" w:color="auto"/>
            <w:bottom w:val="none" w:sz="0" w:space="0" w:color="auto"/>
            <w:right w:val="none" w:sz="0" w:space="0" w:color="auto"/>
          </w:divBdr>
        </w:div>
      </w:divsChild>
    </w:div>
    <w:div w:id="1580284868">
      <w:bodyDiv w:val="1"/>
      <w:marLeft w:val="0"/>
      <w:marRight w:val="0"/>
      <w:marTop w:val="0"/>
      <w:marBottom w:val="0"/>
      <w:divBdr>
        <w:top w:val="none" w:sz="0" w:space="0" w:color="auto"/>
        <w:left w:val="none" w:sz="0" w:space="0" w:color="auto"/>
        <w:bottom w:val="none" w:sz="0" w:space="0" w:color="auto"/>
        <w:right w:val="none" w:sz="0" w:space="0" w:color="auto"/>
      </w:divBdr>
    </w:div>
    <w:div w:id="1590040159">
      <w:bodyDiv w:val="1"/>
      <w:marLeft w:val="0"/>
      <w:marRight w:val="0"/>
      <w:marTop w:val="0"/>
      <w:marBottom w:val="0"/>
      <w:divBdr>
        <w:top w:val="none" w:sz="0" w:space="0" w:color="auto"/>
        <w:left w:val="none" w:sz="0" w:space="0" w:color="auto"/>
        <w:bottom w:val="none" w:sz="0" w:space="0" w:color="auto"/>
        <w:right w:val="none" w:sz="0" w:space="0" w:color="auto"/>
      </w:divBdr>
    </w:div>
    <w:div w:id="1683971581">
      <w:bodyDiv w:val="1"/>
      <w:marLeft w:val="0"/>
      <w:marRight w:val="0"/>
      <w:marTop w:val="0"/>
      <w:marBottom w:val="0"/>
      <w:divBdr>
        <w:top w:val="none" w:sz="0" w:space="0" w:color="auto"/>
        <w:left w:val="none" w:sz="0" w:space="0" w:color="auto"/>
        <w:bottom w:val="none" w:sz="0" w:space="0" w:color="auto"/>
        <w:right w:val="none" w:sz="0" w:space="0" w:color="auto"/>
      </w:divBdr>
      <w:divsChild>
        <w:div w:id="232012526">
          <w:marLeft w:val="547"/>
          <w:marRight w:val="0"/>
          <w:marTop w:val="0"/>
          <w:marBottom w:val="0"/>
          <w:divBdr>
            <w:top w:val="none" w:sz="0" w:space="0" w:color="auto"/>
            <w:left w:val="none" w:sz="0" w:space="0" w:color="auto"/>
            <w:bottom w:val="none" w:sz="0" w:space="0" w:color="auto"/>
            <w:right w:val="none" w:sz="0" w:space="0" w:color="auto"/>
          </w:divBdr>
        </w:div>
        <w:div w:id="686904605">
          <w:marLeft w:val="547"/>
          <w:marRight w:val="0"/>
          <w:marTop w:val="0"/>
          <w:marBottom w:val="0"/>
          <w:divBdr>
            <w:top w:val="none" w:sz="0" w:space="0" w:color="auto"/>
            <w:left w:val="none" w:sz="0" w:space="0" w:color="auto"/>
            <w:bottom w:val="none" w:sz="0" w:space="0" w:color="auto"/>
            <w:right w:val="none" w:sz="0" w:space="0" w:color="auto"/>
          </w:divBdr>
        </w:div>
        <w:div w:id="1892645098">
          <w:marLeft w:val="547"/>
          <w:marRight w:val="0"/>
          <w:marTop w:val="0"/>
          <w:marBottom w:val="0"/>
          <w:divBdr>
            <w:top w:val="none" w:sz="0" w:space="0" w:color="auto"/>
            <w:left w:val="none" w:sz="0" w:space="0" w:color="auto"/>
            <w:bottom w:val="none" w:sz="0" w:space="0" w:color="auto"/>
            <w:right w:val="none" w:sz="0" w:space="0" w:color="auto"/>
          </w:divBdr>
        </w:div>
        <w:div w:id="738291453">
          <w:marLeft w:val="547"/>
          <w:marRight w:val="0"/>
          <w:marTop w:val="0"/>
          <w:marBottom w:val="0"/>
          <w:divBdr>
            <w:top w:val="none" w:sz="0" w:space="0" w:color="auto"/>
            <w:left w:val="none" w:sz="0" w:space="0" w:color="auto"/>
            <w:bottom w:val="none" w:sz="0" w:space="0" w:color="auto"/>
            <w:right w:val="none" w:sz="0" w:space="0" w:color="auto"/>
          </w:divBdr>
        </w:div>
        <w:div w:id="716274976">
          <w:marLeft w:val="547"/>
          <w:marRight w:val="0"/>
          <w:marTop w:val="0"/>
          <w:marBottom w:val="0"/>
          <w:divBdr>
            <w:top w:val="none" w:sz="0" w:space="0" w:color="auto"/>
            <w:left w:val="none" w:sz="0" w:space="0" w:color="auto"/>
            <w:bottom w:val="none" w:sz="0" w:space="0" w:color="auto"/>
            <w:right w:val="none" w:sz="0" w:space="0" w:color="auto"/>
          </w:divBdr>
        </w:div>
      </w:divsChild>
    </w:div>
    <w:div w:id="1685014212">
      <w:bodyDiv w:val="1"/>
      <w:marLeft w:val="0"/>
      <w:marRight w:val="0"/>
      <w:marTop w:val="0"/>
      <w:marBottom w:val="0"/>
      <w:divBdr>
        <w:top w:val="none" w:sz="0" w:space="0" w:color="auto"/>
        <w:left w:val="none" w:sz="0" w:space="0" w:color="auto"/>
        <w:bottom w:val="none" w:sz="0" w:space="0" w:color="auto"/>
        <w:right w:val="none" w:sz="0" w:space="0" w:color="auto"/>
      </w:divBdr>
    </w:div>
    <w:div w:id="1714308499">
      <w:bodyDiv w:val="1"/>
      <w:marLeft w:val="0"/>
      <w:marRight w:val="0"/>
      <w:marTop w:val="0"/>
      <w:marBottom w:val="0"/>
      <w:divBdr>
        <w:top w:val="none" w:sz="0" w:space="0" w:color="auto"/>
        <w:left w:val="none" w:sz="0" w:space="0" w:color="auto"/>
        <w:bottom w:val="none" w:sz="0" w:space="0" w:color="auto"/>
        <w:right w:val="none" w:sz="0" w:space="0" w:color="auto"/>
      </w:divBdr>
    </w:div>
    <w:div w:id="1782917073">
      <w:bodyDiv w:val="1"/>
      <w:marLeft w:val="0"/>
      <w:marRight w:val="0"/>
      <w:marTop w:val="0"/>
      <w:marBottom w:val="0"/>
      <w:divBdr>
        <w:top w:val="none" w:sz="0" w:space="0" w:color="auto"/>
        <w:left w:val="none" w:sz="0" w:space="0" w:color="auto"/>
        <w:bottom w:val="none" w:sz="0" w:space="0" w:color="auto"/>
        <w:right w:val="none" w:sz="0" w:space="0" w:color="auto"/>
      </w:divBdr>
    </w:div>
    <w:div w:id="1783959744">
      <w:bodyDiv w:val="1"/>
      <w:marLeft w:val="0"/>
      <w:marRight w:val="0"/>
      <w:marTop w:val="0"/>
      <w:marBottom w:val="0"/>
      <w:divBdr>
        <w:top w:val="none" w:sz="0" w:space="0" w:color="auto"/>
        <w:left w:val="none" w:sz="0" w:space="0" w:color="auto"/>
        <w:bottom w:val="none" w:sz="0" w:space="0" w:color="auto"/>
        <w:right w:val="none" w:sz="0" w:space="0" w:color="auto"/>
      </w:divBdr>
    </w:div>
    <w:div w:id="1787459413">
      <w:bodyDiv w:val="1"/>
      <w:marLeft w:val="0"/>
      <w:marRight w:val="0"/>
      <w:marTop w:val="0"/>
      <w:marBottom w:val="0"/>
      <w:divBdr>
        <w:top w:val="none" w:sz="0" w:space="0" w:color="auto"/>
        <w:left w:val="none" w:sz="0" w:space="0" w:color="auto"/>
        <w:bottom w:val="none" w:sz="0" w:space="0" w:color="auto"/>
        <w:right w:val="none" w:sz="0" w:space="0" w:color="auto"/>
      </w:divBdr>
    </w:div>
    <w:div w:id="1829707671">
      <w:bodyDiv w:val="1"/>
      <w:marLeft w:val="0"/>
      <w:marRight w:val="0"/>
      <w:marTop w:val="0"/>
      <w:marBottom w:val="0"/>
      <w:divBdr>
        <w:top w:val="none" w:sz="0" w:space="0" w:color="auto"/>
        <w:left w:val="none" w:sz="0" w:space="0" w:color="auto"/>
        <w:bottom w:val="none" w:sz="0" w:space="0" w:color="auto"/>
        <w:right w:val="none" w:sz="0" w:space="0" w:color="auto"/>
      </w:divBdr>
    </w:div>
    <w:div w:id="1869373103">
      <w:bodyDiv w:val="1"/>
      <w:marLeft w:val="0"/>
      <w:marRight w:val="0"/>
      <w:marTop w:val="0"/>
      <w:marBottom w:val="0"/>
      <w:divBdr>
        <w:top w:val="none" w:sz="0" w:space="0" w:color="auto"/>
        <w:left w:val="none" w:sz="0" w:space="0" w:color="auto"/>
        <w:bottom w:val="none" w:sz="0" w:space="0" w:color="auto"/>
        <w:right w:val="none" w:sz="0" w:space="0" w:color="auto"/>
      </w:divBdr>
    </w:div>
    <w:div w:id="1885825222">
      <w:bodyDiv w:val="1"/>
      <w:marLeft w:val="0"/>
      <w:marRight w:val="0"/>
      <w:marTop w:val="0"/>
      <w:marBottom w:val="0"/>
      <w:divBdr>
        <w:top w:val="none" w:sz="0" w:space="0" w:color="auto"/>
        <w:left w:val="none" w:sz="0" w:space="0" w:color="auto"/>
        <w:bottom w:val="none" w:sz="0" w:space="0" w:color="auto"/>
        <w:right w:val="none" w:sz="0" w:space="0" w:color="auto"/>
      </w:divBdr>
    </w:div>
    <w:div w:id="1899314715">
      <w:bodyDiv w:val="1"/>
      <w:marLeft w:val="0"/>
      <w:marRight w:val="0"/>
      <w:marTop w:val="0"/>
      <w:marBottom w:val="0"/>
      <w:divBdr>
        <w:top w:val="none" w:sz="0" w:space="0" w:color="auto"/>
        <w:left w:val="none" w:sz="0" w:space="0" w:color="auto"/>
        <w:bottom w:val="none" w:sz="0" w:space="0" w:color="auto"/>
        <w:right w:val="none" w:sz="0" w:space="0" w:color="auto"/>
      </w:divBdr>
    </w:div>
    <w:div w:id="1942301376">
      <w:bodyDiv w:val="1"/>
      <w:marLeft w:val="0"/>
      <w:marRight w:val="0"/>
      <w:marTop w:val="0"/>
      <w:marBottom w:val="0"/>
      <w:divBdr>
        <w:top w:val="none" w:sz="0" w:space="0" w:color="auto"/>
        <w:left w:val="none" w:sz="0" w:space="0" w:color="auto"/>
        <w:bottom w:val="none" w:sz="0" w:space="0" w:color="auto"/>
        <w:right w:val="none" w:sz="0" w:space="0" w:color="auto"/>
      </w:divBdr>
    </w:div>
    <w:div w:id="2007324640">
      <w:bodyDiv w:val="1"/>
      <w:marLeft w:val="0"/>
      <w:marRight w:val="0"/>
      <w:marTop w:val="0"/>
      <w:marBottom w:val="0"/>
      <w:divBdr>
        <w:top w:val="none" w:sz="0" w:space="0" w:color="auto"/>
        <w:left w:val="none" w:sz="0" w:space="0" w:color="auto"/>
        <w:bottom w:val="none" w:sz="0" w:space="0" w:color="auto"/>
        <w:right w:val="none" w:sz="0" w:space="0" w:color="auto"/>
      </w:divBdr>
      <w:divsChild>
        <w:div w:id="1153529047">
          <w:marLeft w:val="446"/>
          <w:marRight w:val="0"/>
          <w:marTop w:val="0"/>
          <w:marBottom w:val="0"/>
          <w:divBdr>
            <w:top w:val="none" w:sz="0" w:space="0" w:color="auto"/>
            <w:left w:val="none" w:sz="0" w:space="0" w:color="auto"/>
            <w:bottom w:val="none" w:sz="0" w:space="0" w:color="auto"/>
            <w:right w:val="none" w:sz="0" w:space="0" w:color="auto"/>
          </w:divBdr>
        </w:div>
        <w:div w:id="247227088">
          <w:marLeft w:val="446"/>
          <w:marRight w:val="0"/>
          <w:marTop w:val="0"/>
          <w:marBottom w:val="0"/>
          <w:divBdr>
            <w:top w:val="none" w:sz="0" w:space="0" w:color="auto"/>
            <w:left w:val="none" w:sz="0" w:space="0" w:color="auto"/>
            <w:bottom w:val="none" w:sz="0" w:space="0" w:color="auto"/>
            <w:right w:val="none" w:sz="0" w:space="0" w:color="auto"/>
          </w:divBdr>
        </w:div>
      </w:divsChild>
    </w:div>
    <w:div w:id="2027948205">
      <w:bodyDiv w:val="1"/>
      <w:marLeft w:val="0"/>
      <w:marRight w:val="0"/>
      <w:marTop w:val="0"/>
      <w:marBottom w:val="0"/>
      <w:divBdr>
        <w:top w:val="none" w:sz="0" w:space="0" w:color="auto"/>
        <w:left w:val="none" w:sz="0" w:space="0" w:color="auto"/>
        <w:bottom w:val="none" w:sz="0" w:space="0" w:color="auto"/>
        <w:right w:val="none" w:sz="0" w:space="0" w:color="auto"/>
      </w:divBdr>
    </w:div>
    <w:div w:id="205888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5.png"/><Relationship Id="rId50" Type="http://schemas.openxmlformats.org/officeDocument/2006/relationships/oleObject" Target="embeddings/oleObject12.bin"/><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oleObject" Target="embeddings/oleObject7.bin"/><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oleObject" Target="embeddings/oleObject3.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3.png"/><Relationship Id="rId48" Type="http://schemas.openxmlformats.org/officeDocument/2006/relationships/oleObject" Target="embeddings/oleObject11.bin"/><Relationship Id="rId56"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20" Type="http://schemas.openxmlformats.org/officeDocument/2006/relationships/oleObject" Target="embeddings/oleObject2.bin"/><Relationship Id="rId41" Type="http://schemas.openxmlformats.org/officeDocument/2006/relationships/image" Target="media/image22.png"/><Relationship Id="rId54" Type="http://schemas.openxmlformats.org/officeDocument/2006/relationships/image" Target="media/image30.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oleObject" Target="embeddings/oleObject5.bin"/><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01A40B-48B2-428E-96AD-4C4BB59E6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14825</TotalTime>
  <Pages>297</Pages>
  <Words>46092</Words>
  <Characters>262730</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Tri. Le</dc:creator>
  <cp:lastModifiedBy>Pham Minh Tu</cp:lastModifiedBy>
  <cp:revision>478</cp:revision>
  <dcterms:created xsi:type="dcterms:W3CDTF">2017-09-26T08:00:00Z</dcterms:created>
  <dcterms:modified xsi:type="dcterms:W3CDTF">2020-01-06T09:54:00Z</dcterms:modified>
</cp:coreProperties>
</file>